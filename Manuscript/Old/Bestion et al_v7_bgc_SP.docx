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6992" w:rsidRDefault="00AB5751">
      <w:pPr>
        <w:spacing w:line="240" w:lineRule="auto"/>
        <w:jc w:val="both"/>
        <w:rPr>
          <w:rFonts w:ascii="Times New Roman" w:hAnsi="Times New Roman" w:cs="Times New Roman"/>
          <w:b/>
          <w:sz w:val="24"/>
          <w:szCs w:val="24"/>
        </w:rPr>
      </w:pPr>
      <w:ins w:id="0" w:author="Garcia Carreras, Bernardo" w:date="2017-03-13T18:34:00Z">
        <w:r w:rsidRPr="00AB5751">
          <w:rPr>
            <w:rFonts w:ascii="Times New Roman" w:hAnsi="Times New Roman" w:cs="Times New Roman"/>
            <w:b/>
            <w:sz w:val="24"/>
            <w:szCs w:val="24"/>
          </w:rPr>
          <w:t xml:space="preserve">Physiological </w:t>
        </w:r>
      </w:ins>
      <w:ins w:id="1" w:author="Garcia Carreras, Bernardo" w:date="2017-03-13T18:35:00Z">
        <w:r w:rsidR="00ED1582">
          <w:rPr>
            <w:rFonts w:ascii="Times New Roman" w:hAnsi="Times New Roman" w:cs="Times New Roman"/>
            <w:b/>
            <w:sz w:val="24"/>
            <w:szCs w:val="24"/>
          </w:rPr>
          <w:t>m</w:t>
        </w:r>
      </w:ins>
      <w:ins w:id="2" w:author="Garcia Carreras, Bernardo" w:date="2017-03-13T18:34:00Z">
        <w:r w:rsidRPr="00AB5751">
          <w:rPr>
            <w:rFonts w:ascii="Times New Roman" w:hAnsi="Times New Roman" w:cs="Times New Roman"/>
            <w:b/>
            <w:sz w:val="24"/>
            <w:szCs w:val="24"/>
          </w:rPr>
          <w:t>ismatches predict competitive outcomes among phytoplankton</w:t>
        </w:r>
        <w:r w:rsidR="00ED1582" w:rsidRPr="00ED1582" w:rsidDel="00ED1582">
          <w:rPr>
            <w:rFonts w:ascii="Times New Roman" w:hAnsi="Times New Roman" w:cs="Times New Roman"/>
            <w:b/>
            <w:sz w:val="24"/>
            <w:szCs w:val="24"/>
          </w:rPr>
          <w:t xml:space="preserve"> </w:t>
        </w:r>
      </w:ins>
      <w:del w:id="3" w:author="Garcia Carreras, Bernardo" w:date="2017-03-13T18:34:00Z">
        <w:r w:rsidR="00D46E49" w:rsidRPr="00ED1582" w:rsidDel="00ED1582">
          <w:rPr>
            <w:rFonts w:ascii="Times New Roman" w:hAnsi="Times New Roman" w:cs="Times New Roman"/>
            <w:b/>
            <w:sz w:val="24"/>
            <w:szCs w:val="24"/>
          </w:rPr>
          <w:delText xml:space="preserve">Temperature-dependence of nutrient physiology </w:delText>
        </w:r>
        <w:r w:rsidR="00B02739" w:rsidRPr="00ED1582" w:rsidDel="00ED1582">
          <w:rPr>
            <w:rFonts w:ascii="Times New Roman" w:hAnsi="Times New Roman" w:cs="Times New Roman"/>
            <w:b/>
            <w:sz w:val="24"/>
            <w:szCs w:val="24"/>
          </w:rPr>
          <w:delText xml:space="preserve">drives competition </w:delText>
        </w:r>
        <w:r w:rsidR="005A3B04" w:rsidRPr="00ED1582" w:rsidDel="00ED1582">
          <w:rPr>
            <w:rFonts w:ascii="Times New Roman" w:hAnsi="Times New Roman" w:cs="Times New Roman"/>
            <w:b/>
            <w:sz w:val="24"/>
            <w:szCs w:val="24"/>
          </w:rPr>
          <w:delText>in six</w:delText>
        </w:r>
        <w:r w:rsidR="00D46E49" w:rsidRPr="00ED1582" w:rsidDel="00ED1582">
          <w:rPr>
            <w:rFonts w:ascii="Times New Roman" w:hAnsi="Times New Roman" w:cs="Times New Roman"/>
            <w:b/>
            <w:sz w:val="24"/>
            <w:szCs w:val="24"/>
          </w:rPr>
          <w:delText xml:space="preserve"> freshwater phytoplankton species</w:delText>
        </w:r>
      </w:del>
    </w:p>
    <w:p w:rsidR="00756992" w:rsidRDefault="0020576C">
      <w:pPr>
        <w:spacing w:line="240" w:lineRule="auto"/>
        <w:rPr>
          <w:rFonts w:ascii="Times New Roman" w:hAnsi="Times New Roman" w:cs="Times New Roman"/>
          <w:sz w:val="24"/>
          <w:szCs w:val="24"/>
        </w:rPr>
      </w:pPr>
      <w:proofErr w:type="spellStart"/>
      <w:r w:rsidRPr="0020576C">
        <w:rPr>
          <w:rFonts w:ascii="Times New Roman" w:hAnsi="Times New Roman" w:cs="Times New Roman"/>
          <w:sz w:val="24"/>
          <w:szCs w:val="24"/>
        </w:rPr>
        <w:t>Elvire</w:t>
      </w:r>
      <w:proofErr w:type="spellEnd"/>
      <w:r w:rsidRPr="0020576C">
        <w:rPr>
          <w:rFonts w:ascii="Times New Roman" w:hAnsi="Times New Roman" w:cs="Times New Roman"/>
          <w:sz w:val="24"/>
          <w:szCs w:val="24"/>
        </w:rPr>
        <w:t xml:space="preserve"> Bestion</w:t>
      </w:r>
      <w:r w:rsidRPr="0020576C">
        <w:rPr>
          <w:rFonts w:ascii="Times New Roman" w:hAnsi="Times New Roman" w:cs="Times New Roman"/>
          <w:sz w:val="24"/>
          <w:szCs w:val="24"/>
          <w:vertAlign w:val="superscript"/>
        </w:rPr>
        <w:t>1</w:t>
      </w:r>
      <w:r w:rsidR="00CF35DE">
        <w:rPr>
          <w:rFonts w:ascii="Times New Roman" w:hAnsi="Times New Roman" w:cs="Times New Roman"/>
          <w:sz w:val="24"/>
          <w:szCs w:val="24"/>
          <w:vertAlign w:val="superscript"/>
        </w:rPr>
        <w:t>*</w:t>
      </w:r>
      <w:r w:rsidR="0012428C">
        <w:rPr>
          <w:rFonts w:ascii="Times New Roman" w:hAnsi="Times New Roman" w:cs="Times New Roman"/>
          <w:sz w:val="24"/>
          <w:szCs w:val="24"/>
        </w:rPr>
        <w:t xml:space="preserve">, </w:t>
      </w:r>
      <w:r w:rsidRPr="0020576C">
        <w:rPr>
          <w:rFonts w:ascii="Times New Roman" w:hAnsi="Times New Roman" w:cs="Times New Roman"/>
          <w:sz w:val="24"/>
          <w:szCs w:val="24"/>
        </w:rPr>
        <w:t>Bernardo Garcia-Carreras</w:t>
      </w:r>
      <w:r w:rsidRPr="0020576C">
        <w:rPr>
          <w:rFonts w:ascii="Times New Roman" w:hAnsi="Times New Roman" w:cs="Times New Roman"/>
          <w:sz w:val="24"/>
          <w:szCs w:val="24"/>
          <w:vertAlign w:val="superscript"/>
        </w:rPr>
        <w:t>2</w:t>
      </w:r>
      <w:r w:rsidR="00D4078D" w:rsidRPr="00D4078D">
        <w:rPr>
          <w:rFonts w:ascii="Times New Roman" w:hAnsi="Times New Roman" w:cs="Times New Roman"/>
          <w:sz w:val="24"/>
          <w:szCs w:val="24"/>
        </w:rPr>
        <w:t>,</w:t>
      </w:r>
      <w:r w:rsidR="00D4078D">
        <w:rPr>
          <w:rFonts w:ascii="Times New Roman" w:hAnsi="Times New Roman" w:cs="Times New Roman"/>
          <w:sz w:val="24"/>
          <w:szCs w:val="24"/>
        </w:rPr>
        <w:t xml:space="preserve"> Charlotte-Elisa Schaum</w:t>
      </w:r>
      <w:r w:rsidR="00D4078D" w:rsidRPr="0020576C">
        <w:rPr>
          <w:rFonts w:ascii="Times New Roman" w:hAnsi="Times New Roman" w:cs="Times New Roman"/>
          <w:sz w:val="24"/>
          <w:szCs w:val="24"/>
          <w:vertAlign w:val="superscript"/>
        </w:rPr>
        <w:t>1</w:t>
      </w:r>
      <w:r w:rsidR="00D4078D" w:rsidRPr="00D4078D">
        <w:rPr>
          <w:rFonts w:ascii="Times New Roman" w:hAnsi="Times New Roman" w:cs="Times New Roman"/>
          <w:sz w:val="24"/>
          <w:szCs w:val="24"/>
        </w:rPr>
        <w:t>,</w:t>
      </w:r>
      <w:r w:rsidR="00D4078D">
        <w:rPr>
          <w:rFonts w:ascii="Times New Roman" w:hAnsi="Times New Roman" w:cs="Times New Roman"/>
          <w:sz w:val="24"/>
          <w:szCs w:val="24"/>
        </w:rPr>
        <w:t xml:space="preserve"> Samraat</w:t>
      </w:r>
      <w:r w:rsidRPr="0020576C">
        <w:rPr>
          <w:rFonts w:ascii="Times New Roman" w:hAnsi="Times New Roman" w:cs="Times New Roman"/>
          <w:sz w:val="24"/>
          <w:szCs w:val="24"/>
        </w:rPr>
        <w:t xml:space="preserve"> Pawar</w:t>
      </w:r>
      <w:r w:rsidRPr="0020576C">
        <w:rPr>
          <w:rFonts w:ascii="Times New Roman" w:hAnsi="Times New Roman" w:cs="Times New Roman"/>
          <w:sz w:val="24"/>
          <w:szCs w:val="24"/>
          <w:vertAlign w:val="superscript"/>
        </w:rPr>
        <w:t>2</w:t>
      </w:r>
      <w:r w:rsidRPr="0020576C">
        <w:rPr>
          <w:rFonts w:ascii="Times New Roman" w:hAnsi="Times New Roman" w:cs="Times New Roman"/>
          <w:sz w:val="24"/>
          <w:szCs w:val="24"/>
        </w:rPr>
        <w:t>, G</w:t>
      </w:r>
      <w:r w:rsidR="00D4078D">
        <w:rPr>
          <w:rFonts w:ascii="Times New Roman" w:hAnsi="Times New Roman" w:cs="Times New Roman"/>
          <w:sz w:val="24"/>
          <w:szCs w:val="24"/>
        </w:rPr>
        <w:t>abriel</w:t>
      </w:r>
      <w:r w:rsidRPr="0020576C">
        <w:rPr>
          <w:rFonts w:ascii="Times New Roman" w:hAnsi="Times New Roman" w:cs="Times New Roman"/>
          <w:sz w:val="24"/>
          <w:szCs w:val="24"/>
        </w:rPr>
        <w:t xml:space="preserve"> Yvon-Durocher</w:t>
      </w:r>
      <w:r w:rsidRPr="0020576C">
        <w:rPr>
          <w:rFonts w:ascii="Times New Roman" w:hAnsi="Times New Roman" w:cs="Times New Roman"/>
          <w:sz w:val="24"/>
          <w:szCs w:val="24"/>
          <w:vertAlign w:val="superscript"/>
        </w:rPr>
        <w:t>1</w:t>
      </w:r>
      <w:r w:rsidR="00CF35DE">
        <w:rPr>
          <w:rFonts w:ascii="Times New Roman" w:hAnsi="Times New Roman" w:cs="Times New Roman"/>
          <w:sz w:val="24"/>
          <w:szCs w:val="24"/>
          <w:vertAlign w:val="superscript"/>
        </w:rPr>
        <w:t>*</w:t>
      </w:r>
    </w:p>
    <w:p w:rsidR="0020576C" w:rsidRPr="0020576C" w:rsidRDefault="0020576C" w:rsidP="00924FFC">
      <w:pPr>
        <w:pStyle w:val="Authors"/>
        <w:rPr>
          <w:vertAlign w:val="superscript"/>
        </w:rPr>
      </w:pPr>
    </w:p>
    <w:p w:rsidR="00756992" w:rsidRDefault="0020576C">
      <w:pPr>
        <w:widowControl w:val="0"/>
        <w:autoSpaceDE w:val="0"/>
        <w:autoSpaceDN w:val="0"/>
        <w:adjustRightInd w:val="0"/>
        <w:spacing w:after="240" w:line="240" w:lineRule="auto"/>
        <w:outlineLvl w:val="0"/>
        <w:rPr>
          <w:rFonts w:ascii="Times New Roman" w:hAnsi="Times New Roman" w:cs="Times New Roman"/>
          <w:sz w:val="24"/>
          <w:szCs w:val="24"/>
        </w:rPr>
      </w:pPr>
      <w:r w:rsidRPr="0020576C">
        <w:rPr>
          <w:rFonts w:ascii="Times New Roman" w:hAnsi="Times New Roman" w:cs="Times New Roman"/>
          <w:sz w:val="24"/>
          <w:szCs w:val="24"/>
          <w:vertAlign w:val="superscript"/>
        </w:rPr>
        <w:t>1</w:t>
      </w:r>
      <w:r w:rsidRPr="0020576C">
        <w:rPr>
          <w:rFonts w:ascii="Times New Roman" w:hAnsi="Times New Roman" w:cs="Times New Roman"/>
          <w:sz w:val="24"/>
          <w:szCs w:val="24"/>
        </w:rPr>
        <w:t xml:space="preserve">Environment and Sustainability Institute, University of Exeter, </w:t>
      </w:r>
      <w:proofErr w:type="spellStart"/>
      <w:r w:rsidRPr="0020576C">
        <w:rPr>
          <w:rFonts w:ascii="Times New Roman" w:hAnsi="Times New Roman" w:cs="Times New Roman"/>
          <w:sz w:val="24"/>
          <w:szCs w:val="24"/>
        </w:rPr>
        <w:t>Penryn</w:t>
      </w:r>
      <w:proofErr w:type="spellEnd"/>
      <w:r w:rsidRPr="0020576C">
        <w:rPr>
          <w:rFonts w:ascii="Times New Roman" w:hAnsi="Times New Roman" w:cs="Times New Roman"/>
          <w:sz w:val="24"/>
          <w:szCs w:val="24"/>
        </w:rPr>
        <w:t xml:space="preserve">, Cornwall TR10 9EZ, UK </w:t>
      </w:r>
    </w:p>
    <w:p w:rsidR="00756992" w:rsidRDefault="0020576C">
      <w:pPr>
        <w:widowControl w:val="0"/>
        <w:autoSpaceDE w:val="0"/>
        <w:autoSpaceDN w:val="0"/>
        <w:adjustRightInd w:val="0"/>
        <w:spacing w:after="240" w:line="240" w:lineRule="auto"/>
        <w:outlineLvl w:val="0"/>
        <w:rPr>
          <w:rFonts w:ascii="Times New Roman" w:hAnsi="Times New Roman" w:cs="Times New Roman"/>
          <w:iCs/>
          <w:sz w:val="24"/>
          <w:szCs w:val="24"/>
        </w:rPr>
      </w:pPr>
      <w:r w:rsidRPr="0020576C">
        <w:rPr>
          <w:rFonts w:ascii="Times New Roman" w:hAnsi="Times New Roman" w:cs="Times New Roman"/>
          <w:sz w:val="24"/>
          <w:szCs w:val="24"/>
          <w:vertAlign w:val="superscript"/>
        </w:rPr>
        <w:t xml:space="preserve">2 </w:t>
      </w:r>
      <w:proofErr w:type="gramStart"/>
      <w:r w:rsidRPr="0020576C">
        <w:rPr>
          <w:rFonts w:ascii="Times New Roman" w:hAnsi="Times New Roman" w:cs="Times New Roman"/>
          <w:iCs/>
          <w:sz w:val="24"/>
          <w:szCs w:val="24"/>
        </w:rPr>
        <w:t>Department</w:t>
      </w:r>
      <w:proofErr w:type="gramEnd"/>
      <w:r w:rsidRPr="0020576C">
        <w:rPr>
          <w:rFonts w:ascii="Times New Roman" w:hAnsi="Times New Roman" w:cs="Times New Roman"/>
          <w:iCs/>
          <w:sz w:val="24"/>
          <w:szCs w:val="24"/>
        </w:rPr>
        <w:t xml:space="preserve"> of Life Sciences, Imperial College London, </w:t>
      </w:r>
      <w:proofErr w:type="spellStart"/>
      <w:r w:rsidRPr="0020576C">
        <w:rPr>
          <w:rFonts w:ascii="Times New Roman" w:hAnsi="Times New Roman" w:cs="Times New Roman"/>
          <w:iCs/>
          <w:sz w:val="24"/>
          <w:szCs w:val="24"/>
        </w:rPr>
        <w:t>Silwood</w:t>
      </w:r>
      <w:proofErr w:type="spellEnd"/>
      <w:r w:rsidRPr="0020576C">
        <w:rPr>
          <w:rFonts w:ascii="Times New Roman" w:hAnsi="Times New Roman" w:cs="Times New Roman"/>
          <w:iCs/>
          <w:sz w:val="24"/>
          <w:szCs w:val="24"/>
        </w:rPr>
        <w:t xml:space="preserve"> Park Campus, Ascot, Berkshire,</w:t>
      </w:r>
      <w:ins w:id="4" w:author="Garcia Carreras, Bernardo" w:date="2017-02-22T15:41:00Z">
        <w:r w:rsidR="006448B0">
          <w:rPr>
            <w:rFonts w:ascii="Times New Roman" w:hAnsi="Times New Roman" w:cs="Times New Roman"/>
            <w:iCs/>
            <w:sz w:val="24"/>
            <w:szCs w:val="24"/>
          </w:rPr>
          <w:t xml:space="preserve"> </w:t>
        </w:r>
      </w:ins>
      <w:ins w:id="5" w:author="Garcia Carreras, Bernardo" w:date="2017-02-22T16:53:00Z">
        <w:r w:rsidR="00343A93">
          <w:rPr>
            <w:rFonts w:ascii="Times New Roman" w:hAnsi="Times New Roman" w:cs="Times New Roman"/>
            <w:iCs/>
            <w:sz w:val="24"/>
            <w:szCs w:val="24"/>
          </w:rPr>
          <w:t xml:space="preserve">SL5 7PY, </w:t>
        </w:r>
      </w:ins>
      <w:r w:rsidRPr="0020576C">
        <w:rPr>
          <w:rFonts w:ascii="Times New Roman" w:hAnsi="Times New Roman" w:cs="Times New Roman"/>
          <w:iCs/>
          <w:sz w:val="24"/>
          <w:szCs w:val="24"/>
        </w:rPr>
        <w:t xml:space="preserve">UK </w:t>
      </w:r>
    </w:p>
    <w:p w:rsidR="00756992" w:rsidRDefault="00CF35DE">
      <w:pPr>
        <w:widowControl w:val="0"/>
        <w:autoSpaceDE w:val="0"/>
        <w:autoSpaceDN w:val="0"/>
        <w:adjustRightInd w:val="0"/>
        <w:spacing w:after="240" w:line="240" w:lineRule="auto"/>
        <w:outlineLvl w:val="0"/>
        <w:rPr>
          <w:rFonts w:ascii="Times New Roman" w:hAnsi="Times New Roman" w:cs="Times New Roman"/>
          <w:iCs/>
          <w:sz w:val="24"/>
          <w:szCs w:val="24"/>
        </w:rPr>
      </w:pPr>
      <w:r>
        <w:rPr>
          <w:rFonts w:ascii="Times New Roman" w:hAnsi="Times New Roman" w:cs="Times New Roman"/>
          <w:iCs/>
          <w:sz w:val="24"/>
          <w:szCs w:val="24"/>
        </w:rPr>
        <w:t xml:space="preserve">*correspondence to </w:t>
      </w:r>
      <w:hyperlink r:id="rId8" w:history="1">
        <w:r w:rsidRPr="00626E09">
          <w:rPr>
            <w:rStyle w:val="Hyperlink"/>
            <w:rFonts w:ascii="Times New Roman" w:hAnsi="Times New Roman" w:cs="Times New Roman"/>
            <w:iCs/>
            <w:sz w:val="24"/>
            <w:szCs w:val="24"/>
          </w:rPr>
          <w:t>e.bestion@exeter.ac.uk</w:t>
        </w:r>
      </w:hyperlink>
      <w:r>
        <w:rPr>
          <w:rFonts w:ascii="Times New Roman" w:hAnsi="Times New Roman" w:cs="Times New Roman"/>
          <w:iCs/>
          <w:sz w:val="24"/>
          <w:szCs w:val="24"/>
        </w:rPr>
        <w:t xml:space="preserve">, </w:t>
      </w:r>
      <w:hyperlink r:id="rId9" w:history="1">
        <w:r w:rsidRPr="00626E09">
          <w:rPr>
            <w:rStyle w:val="Hyperlink"/>
            <w:rFonts w:ascii="Times New Roman" w:hAnsi="Times New Roman" w:cs="Times New Roman"/>
            <w:iCs/>
            <w:sz w:val="24"/>
            <w:szCs w:val="24"/>
          </w:rPr>
          <w:t>g.yvon-durocher@exeter.ac.uk</w:t>
        </w:r>
      </w:hyperlink>
    </w:p>
    <w:p w:rsidR="00756992" w:rsidRDefault="00756992">
      <w:pPr>
        <w:widowControl w:val="0"/>
        <w:autoSpaceDE w:val="0"/>
        <w:autoSpaceDN w:val="0"/>
        <w:adjustRightInd w:val="0"/>
        <w:spacing w:after="240" w:line="240" w:lineRule="auto"/>
        <w:outlineLvl w:val="0"/>
        <w:rPr>
          <w:rFonts w:ascii="Times New Roman" w:hAnsi="Times New Roman" w:cs="Times New Roman"/>
          <w:sz w:val="24"/>
          <w:szCs w:val="24"/>
        </w:rPr>
      </w:pPr>
    </w:p>
    <w:p w:rsidR="00756992" w:rsidRDefault="00756992">
      <w:pPr>
        <w:spacing w:line="240" w:lineRule="auto"/>
        <w:rPr>
          <w:rFonts w:ascii="Times New Roman" w:hAnsi="Times New Roman" w:cs="Times New Roman"/>
          <w:b/>
          <w:sz w:val="24"/>
          <w:szCs w:val="24"/>
        </w:rPr>
      </w:pPr>
    </w:p>
    <w:p w:rsidR="00756992" w:rsidRDefault="00756992">
      <w:pPr>
        <w:spacing w:line="240" w:lineRule="auto"/>
        <w:rPr>
          <w:rFonts w:ascii="Times New Roman" w:hAnsi="Times New Roman" w:cs="Times New Roman"/>
          <w:b/>
          <w:sz w:val="24"/>
          <w:szCs w:val="24"/>
        </w:rPr>
      </w:pPr>
    </w:p>
    <w:p w:rsidR="00756992" w:rsidRDefault="00756992">
      <w:pPr>
        <w:spacing w:line="240" w:lineRule="auto"/>
        <w:rPr>
          <w:rFonts w:ascii="Times New Roman" w:hAnsi="Times New Roman" w:cs="Times New Roman"/>
          <w:b/>
          <w:sz w:val="24"/>
          <w:szCs w:val="24"/>
        </w:rPr>
      </w:pPr>
    </w:p>
    <w:p w:rsidR="00756992" w:rsidRDefault="00756992">
      <w:pPr>
        <w:spacing w:line="240" w:lineRule="auto"/>
        <w:rPr>
          <w:rFonts w:ascii="Times New Roman" w:hAnsi="Times New Roman" w:cs="Times New Roman"/>
          <w:b/>
          <w:sz w:val="24"/>
          <w:szCs w:val="24"/>
        </w:rPr>
      </w:pPr>
    </w:p>
    <w:p w:rsidR="00756992" w:rsidRDefault="0078669A">
      <w:pPr>
        <w:pStyle w:val="Heading1"/>
        <w:spacing w:line="240" w:lineRule="auto"/>
      </w:pPr>
      <w:r>
        <w:t>Abstract</w:t>
      </w:r>
    </w:p>
    <w:p w:rsidR="00756992" w:rsidRDefault="00756992">
      <w:pPr>
        <w:spacing w:line="240" w:lineRule="auto"/>
      </w:pPr>
    </w:p>
    <w:p w:rsidR="00756992" w:rsidRDefault="00756992">
      <w:pPr>
        <w:spacing w:line="240" w:lineRule="auto"/>
        <w:rPr>
          <w:rFonts w:ascii="Times New Roman" w:hAnsi="Times New Roman" w:cs="Times New Roman"/>
          <w:sz w:val="24"/>
          <w:szCs w:val="24"/>
        </w:rPr>
      </w:pPr>
    </w:p>
    <w:p w:rsidR="00756992" w:rsidRDefault="00756992">
      <w:pPr>
        <w:spacing w:line="240" w:lineRule="auto"/>
        <w:rPr>
          <w:rFonts w:ascii="Times New Roman" w:hAnsi="Times New Roman" w:cs="Times New Roman"/>
          <w:sz w:val="24"/>
          <w:szCs w:val="24"/>
        </w:rPr>
      </w:pPr>
    </w:p>
    <w:p w:rsidR="00756992" w:rsidRDefault="00756992">
      <w:pPr>
        <w:spacing w:line="240" w:lineRule="auto"/>
        <w:rPr>
          <w:rFonts w:ascii="Times New Roman" w:hAnsi="Times New Roman" w:cs="Times New Roman"/>
          <w:sz w:val="24"/>
          <w:szCs w:val="24"/>
        </w:rPr>
      </w:pPr>
    </w:p>
    <w:p w:rsidR="00756992" w:rsidRDefault="00756992">
      <w:pPr>
        <w:spacing w:line="240" w:lineRule="auto"/>
        <w:rPr>
          <w:rFonts w:ascii="Times New Roman" w:hAnsi="Times New Roman" w:cs="Times New Roman"/>
          <w:sz w:val="24"/>
          <w:szCs w:val="24"/>
        </w:rPr>
      </w:pPr>
    </w:p>
    <w:p w:rsidR="00756992" w:rsidRDefault="00756992">
      <w:pPr>
        <w:spacing w:line="240" w:lineRule="auto"/>
        <w:rPr>
          <w:rFonts w:ascii="Times New Roman" w:hAnsi="Times New Roman" w:cs="Times New Roman"/>
          <w:sz w:val="24"/>
          <w:szCs w:val="24"/>
        </w:rPr>
      </w:pPr>
    </w:p>
    <w:p w:rsidR="00756992" w:rsidRDefault="00F80AC1">
      <w:pPr>
        <w:spacing w:line="240" w:lineRule="auto"/>
      </w:pPr>
      <w:r w:rsidRPr="00F80AC1">
        <w:rPr>
          <w:rFonts w:ascii="Times New Roman" w:hAnsi="Times New Roman" w:cs="Times New Roman"/>
          <w:b/>
          <w:sz w:val="24"/>
          <w:szCs w:val="24"/>
        </w:rPr>
        <w:t>Keywords:</w:t>
      </w:r>
      <w:r w:rsidRPr="00F80AC1">
        <w:rPr>
          <w:rFonts w:ascii="Times New Roman" w:hAnsi="Times New Roman" w:cs="Times New Roman"/>
          <w:sz w:val="24"/>
          <w:szCs w:val="24"/>
        </w:rPr>
        <w:t xml:space="preserve"> nutrients, phosphate, global changes, climate change, interspecific competition</w:t>
      </w:r>
      <w:r w:rsidR="00085F5B">
        <w:rPr>
          <w:rFonts w:ascii="Times New Roman" w:hAnsi="Times New Roman" w:cs="Times New Roman"/>
          <w:sz w:val="24"/>
          <w:szCs w:val="24"/>
        </w:rPr>
        <w:t>, trait-based ecology</w:t>
      </w:r>
      <w:r w:rsidR="00B02739">
        <w:br w:type="page"/>
      </w:r>
    </w:p>
    <w:p w:rsidR="00756992" w:rsidRDefault="00573109">
      <w:pPr>
        <w:pStyle w:val="Heading1"/>
        <w:spacing w:line="240" w:lineRule="auto"/>
      </w:pPr>
      <w:commentRangeStart w:id="6"/>
      <w:r>
        <w:lastRenderedPageBreak/>
        <w:t>Introduction</w:t>
      </w:r>
      <w:commentRangeEnd w:id="6"/>
      <w:r w:rsidR="003A6D04">
        <w:rPr>
          <w:rStyle w:val="CommentReference"/>
          <w:rFonts w:asciiTheme="minorHAnsi" w:eastAsiaTheme="minorEastAsia" w:hAnsiTheme="minorHAnsi" w:cstheme="minorBidi"/>
          <w:b w:val="0"/>
          <w:bCs w:val="0"/>
        </w:rPr>
        <w:commentReference w:id="6"/>
      </w:r>
    </w:p>
    <w:p w:rsidR="00756992" w:rsidRDefault="007A7B5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a context of global changes, the </w:t>
      </w:r>
      <w:del w:id="7" w:author="Garcia Carreras, Bernardo" w:date="2017-02-22T16:09:00Z">
        <w:r w:rsidDel="00F9604E">
          <w:rPr>
            <w:rFonts w:ascii="Times New Roman" w:hAnsi="Times New Roman" w:cs="Times New Roman"/>
            <w:sz w:val="24"/>
            <w:szCs w:val="24"/>
          </w:rPr>
          <w:delText>rise of</w:delText>
        </w:r>
      </w:del>
      <w:ins w:id="8" w:author="Garcia Carreras, Bernardo" w:date="2017-02-22T16:09:00Z">
        <w:r w:rsidR="00F9604E">
          <w:rPr>
            <w:rFonts w:ascii="Times New Roman" w:hAnsi="Times New Roman" w:cs="Times New Roman"/>
            <w:sz w:val="24"/>
            <w:szCs w:val="24"/>
          </w:rPr>
          <w:t>increase in the number of</w:t>
        </w:r>
      </w:ins>
      <w:r>
        <w:rPr>
          <w:rFonts w:ascii="Times New Roman" w:hAnsi="Times New Roman" w:cs="Times New Roman"/>
          <w:sz w:val="24"/>
          <w:szCs w:val="24"/>
        </w:rPr>
        <w:t xml:space="preserve"> invasive species</w:t>
      </w:r>
      <w:ins w:id="9" w:author="Garcia Carreras, Bernardo" w:date="2017-02-22T16:09:00Z">
        <w:r w:rsidR="00F9604E">
          <w:rPr>
            <w:rFonts w:ascii="Times New Roman" w:hAnsi="Times New Roman" w:cs="Times New Roman"/>
            <w:sz w:val="24"/>
            <w:szCs w:val="24"/>
          </w:rPr>
          <w:t>,</w:t>
        </w:r>
      </w:ins>
      <w:r>
        <w:rPr>
          <w:rFonts w:ascii="Times New Roman" w:hAnsi="Times New Roman" w:cs="Times New Roman"/>
          <w:sz w:val="24"/>
          <w:szCs w:val="24"/>
        </w:rPr>
        <w:t xml:space="preserve"> as well as the </w:t>
      </w:r>
      <w:del w:id="10" w:author="Garcia Carreras, Bernardo" w:date="2017-02-22T16:23:00Z">
        <w:r w:rsidDel="00EE6DE3">
          <w:rPr>
            <w:rFonts w:ascii="Times New Roman" w:hAnsi="Times New Roman" w:cs="Times New Roman"/>
            <w:sz w:val="24"/>
            <w:szCs w:val="24"/>
          </w:rPr>
          <w:delText>increase in</w:delText>
        </w:r>
      </w:del>
      <w:ins w:id="11" w:author="Garcia Carreras, Bernardo" w:date="2017-02-22T16:23:00Z">
        <w:r w:rsidR="00EE6DE3">
          <w:rPr>
            <w:rFonts w:ascii="Times New Roman" w:hAnsi="Times New Roman" w:cs="Times New Roman"/>
            <w:sz w:val="24"/>
            <w:szCs w:val="24"/>
          </w:rPr>
          <w:t>rising</w:t>
        </w:r>
      </w:ins>
      <w:r>
        <w:rPr>
          <w:rFonts w:ascii="Times New Roman" w:hAnsi="Times New Roman" w:cs="Times New Roman"/>
          <w:sz w:val="24"/>
          <w:szCs w:val="24"/>
        </w:rPr>
        <w:t xml:space="preserve"> water temperature</w:t>
      </w:r>
      <w:ins w:id="12" w:author="Garcia Carreras, Bernardo" w:date="2017-02-22T16:23:00Z">
        <w:r w:rsidR="00EE6DE3">
          <w:rPr>
            <w:rFonts w:ascii="Times New Roman" w:hAnsi="Times New Roman" w:cs="Times New Roman"/>
            <w:sz w:val="24"/>
            <w:szCs w:val="24"/>
          </w:rPr>
          <w:t>s</w:t>
        </w:r>
      </w:ins>
      <w:ins w:id="13" w:author="Garcia Carreras, Bernardo" w:date="2017-02-22T16:09:00Z">
        <w:r w:rsidR="00F9604E">
          <w:rPr>
            <w:rFonts w:ascii="Times New Roman" w:hAnsi="Times New Roman" w:cs="Times New Roman"/>
            <w:sz w:val="24"/>
            <w:szCs w:val="24"/>
          </w:rPr>
          <w:t>,</w:t>
        </w:r>
      </w:ins>
      <w:r>
        <w:rPr>
          <w:rFonts w:ascii="Times New Roman" w:hAnsi="Times New Roman" w:cs="Times New Roman"/>
          <w:sz w:val="24"/>
          <w:szCs w:val="24"/>
        </w:rPr>
        <w:t xml:space="preserve"> are threatening freshwater ecosystems  </w:t>
      </w:r>
      <w:r w:rsidR="00AB5751">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{"citationID":"2pod0fq7m2","properties":{"unsorted":true,"formattedCitation":"{\\rtf (Gallardo {\\i{}et al.} 2016; Woodward, Perkins &amp; Brown 2010)}","plainCitation":"(Gallardo et al. 2016; Woodward, Perkins &amp; Brown 2010)"},"citationItems":[{"id":8476,"uris":["http://zotero.org/users/718951/items/4626IMA8"],"uri":["http://zotero.org/users/718951/items/4626IMA8"],"itemData":{"id":8476,"type":"article-journal","title":"Global ecological impacts of invasive species in aquatic ecosystems","container-title":"Global Change Biology","page":"151-163","volume":"22","issue":"1","source":"Wiley Online Library","abstract":"The introduction of invasive species, which often differ functionally from the components of the recipient community, generates ecological impacts that propagate along the food web. This review aims to determine how consistent the impacts of aquatic invasions are across taxa and habitats. To that end, we present a global meta-analysis from 151 publications (733 cases), covering a wide range of invaders (primary producers, filter collectors, omnivores and predators), resident aquatic community components (macrophytes, phytoplankton, zooplankton, benthic invertebrates and fish) and habitats (rivers, lakes and estuaries). Our synthesis suggests a strong negative influence of invasive species on the abundance of aquatic communities, particularly macrophytes, zooplankton and fish. In contrast, there was no general evidence for a decrease in species diversity in invaded habitats, suggesting a time lag between rapid abundance changes and local extinctions. Invaded habitats showed increased water turbidity, nitrogen and organic matter concentration, which are related to the capacity of invaders to transform habitats and increase eutrophication. The expansion of invasive macrophytes caused the largest decrease in fish abundance, the filtering activity of filter collectors depleted planktonic communities, omnivores (including both facultative and obligate herbivores) were responsible for the greatest decline in macrophyte abundance, and benthic invertebrates were most negatively affected by the introduction of new predators. These impacts were relatively consistent across habitats and experimental approaches. Based on our results, we propose a framework of positive and negative links between invasive species at four trophic positions and the five different components of recipient communities. This framework incorporates both direct biotic interactions (predation, competition, grazing) and indirect changes to the water physicochemical conditions mediated by invaders (habitat alteration). Considering the strong trophic links that characterize aquatic ecosystems, this framework is relevant to anticipate the far-reaching consequences of biological invasions on the structure and functionality of aquatic ecosystems.","DOI":"10.1111/gcb.13004","ISSN":"1365-2486","journalAbbreviation":"Glob Change Biol","language":"en","author":[{"family":"Gallardo","given":"Belinda"},{"family":"Clavero","given":"Miguel"},{"family":"Sánchez","given":"Marta I."},{"family":"Vilà","given":"Montserrat"}],"issued":{"date-parts":[["2016",1,1]]}}},{"id":4237,"uris":["http://zotero.org/users/718951/items/PHCFI36Z"],"uri":["http://zotero.org/users/718951/items/PHCFI36Z"],"itemData":{"id":4237,"type":"article-journal","title":"Climate change and freshwater ecosystems: impacts across multiple levels of organization","container-title":"Philosophical Transactions of the Royal Society of London B: Biological Sciences","page":"2093-2106","volume":"365","issue":"1549","source":"rstb.royalsocietypublishing.org","abstract":"Fresh waters are particularly vulnerable to climate change because (i) many species within these fragmented habitats have limited abilities to disperse as the environment changes; (ii) water temperature and availability are climate-dependent; and (iii) many systems are already exposed to numerous anthropogenic stressors. Most climate change studies to date have focused on individuals or species populations, rather than the higher levels of organization (i.e. communities, food webs, ecosystems). We propose that an understanding of the connections between these different levels, which are all ultimately based on individuals, can help to develop a more coherent theoretical framework based on metabolic scaling, foraging theory and ecological stoichiometry, to predict the ecological consequences of climate change. For instance, individual basal metabolic rate scales with body size (which also constrains food web structure and dynamics) and temperature (which determines many ecosystem processes and key aspects of foraging behaviour). In addition, increasing atmospheric CO2 is predicted to alter molar CNP ratios of detrital inputs, which could lead to profound shifts in the stoichiometry of elemental fluxes between consumers and resources at the base of the food web. The different components of climate change (e.g. temperature, hydrology and atmospheric composition) not only affect multiple levels of biological organization, but they may also interact with the many other stressors to which fresh waters are exposed, and future research needs to address these potentially important synergies.","DOI":"10.1098/rstb.2010.0055","ISSN":"0962-8436, 1471-2970","note":"00203 \nPMID: 20513717","shortTitle":"Climate change and freshwater ecosystems","language":"en","author":[{"family":"Woodward","given":"Guy"},{"family":"Perkins","given":"Daniel M."},{"family":"Brown","given":"Lee E."}],"issued":{"date-parts":[["2010",7,12]]}}}],"schema":"https://github.com/citation-style-language/schema/raw/master/csl-citation.json"} </w:instrText>
      </w:r>
      <w:r w:rsidR="00AB5751">
        <w:rPr>
          <w:rFonts w:ascii="Times New Roman" w:hAnsi="Times New Roman" w:cs="Times New Roman"/>
          <w:sz w:val="24"/>
          <w:szCs w:val="24"/>
        </w:rPr>
        <w:fldChar w:fldCharType="separate"/>
      </w:r>
      <w:r w:rsidRPr="007A7B52">
        <w:rPr>
          <w:rFonts w:ascii="Times New Roman" w:hAnsi="Times New Roman" w:cs="Times New Roman"/>
          <w:sz w:val="24"/>
          <w:szCs w:val="24"/>
        </w:rPr>
        <w:t>(</w:t>
      </w:r>
      <w:ins w:id="14" w:author="Garcia Carreras, Bernardo" w:date="2017-02-22T16:07:00Z">
        <w:r w:rsidR="007D7A72" w:rsidRPr="007A7B52">
          <w:rPr>
            <w:rFonts w:ascii="Times New Roman" w:hAnsi="Times New Roman" w:cs="Times New Roman"/>
            <w:sz w:val="24"/>
            <w:szCs w:val="24"/>
          </w:rPr>
          <w:t>Woodward, Perkins &amp; Brown 2010</w:t>
        </w:r>
        <w:r w:rsidR="007D7A72">
          <w:rPr>
            <w:rFonts w:ascii="Times New Roman" w:hAnsi="Times New Roman" w:cs="Times New Roman"/>
            <w:sz w:val="24"/>
            <w:szCs w:val="24"/>
          </w:rPr>
          <w:t xml:space="preserve">; </w:t>
        </w:r>
      </w:ins>
      <w:r w:rsidRPr="007A7B52">
        <w:rPr>
          <w:rFonts w:ascii="Times New Roman" w:hAnsi="Times New Roman" w:cs="Times New Roman"/>
          <w:sz w:val="24"/>
          <w:szCs w:val="24"/>
        </w:rPr>
        <w:t xml:space="preserve">Gallardo </w:t>
      </w:r>
      <w:r w:rsidRPr="007A7B52">
        <w:rPr>
          <w:rFonts w:ascii="Times New Roman" w:hAnsi="Times New Roman" w:cs="Times New Roman"/>
          <w:i/>
          <w:iCs/>
          <w:sz w:val="24"/>
          <w:szCs w:val="24"/>
        </w:rPr>
        <w:t>et al.</w:t>
      </w:r>
      <w:r w:rsidRPr="007A7B52">
        <w:rPr>
          <w:rFonts w:ascii="Times New Roman" w:hAnsi="Times New Roman" w:cs="Times New Roman"/>
          <w:sz w:val="24"/>
          <w:szCs w:val="24"/>
        </w:rPr>
        <w:t xml:space="preserve"> 2016</w:t>
      </w:r>
      <w:del w:id="15" w:author="Garcia Carreras, Bernardo" w:date="2017-02-22T16:07:00Z">
        <w:r w:rsidRPr="007A7B52" w:rsidDel="007D7A72">
          <w:rPr>
            <w:rFonts w:ascii="Times New Roman" w:hAnsi="Times New Roman" w:cs="Times New Roman"/>
            <w:sz w:val="24"/>
            <w:szCs w:val="24"/>
          </w:rPr>
          <w:delText>; Woodward, Perkins &amp; Brown 2010</w:delText>
        </w:r>
      </w:del>
      <w:r w:rsidRPr="007A7B52">
        <w:rPr>
          <w:rFonts w:ascii="Times New Roman" w:hAnsi="Times New Roman" w:cs="Times New Roman"/>
          <w:sz w:val="24"/>
          <w:szCs w:val="24"/>
        </w:rPr>
        <w:t>)</w:t>
      </w:r>
      <w:r w:rsidR="00AB5751">
        <w:rPr>
          <w:rFonts w:ascii="Times New Roman" w:hAnsi="Times New Roman" w:cs="Times New Roman"/>
          <w:sz w:val="24"/>
          <w:szCs w:val="24"/>
        </w:rPr>
        <w:fldChar w:fldCharType="end"/>
      </w:r>
      <w:r>
        <w:rPr>
          <w:rFonts w:ascii="Times New Roman" w:hAnsi="Times New Roman" w:cs="Times New Roman"/>
          <w:sz w:val="24"/>
          <w:szCs w:val="24"/>
        </w:rPr>
        <w:t>.</w:t>
      </w:r>
      <w:r w:rsidR="00264B7D">
        <w:rPr>
          <w:rFonts w:ascii="Times New Roman" w:hAnsi="Times New Roman" w:cs="Times New Roman"/>
          <w:sz w:val="24"/>
          <w:szCs w:val="24"/>
        </w:rPr>
        <w:t xml:space="preserve"> </w:t>
      </w:r>
      <w:r w:rsidR="00AC33B5">
        <w:rPr>
          <w:rFonts w:ascii="Times New Roman" w:hAnsi="Times New Roman" w:cs="Times New Roman"/>
          <w:sz w:val="24"/>
          <w:szCs w:val="24"/>
        </w:rPr>
        <w:t>These two threats can act in synergy as c</w:t>
      </w:r>
      <w:r w:rsidR="00264B7D">
        <w:rPr>
          <w:rFonts w:ascii="Times New Roman" w:hAnsi="Times New Roman" w:cs="Times New Roman"/>
          <w:sz w:val="24"/>
          <w:szCs w:val="24"/>
        </w:rPr>
        <w:t xml:space="preserve">limate change is believed to increase the likelihood of the </w:t>
      </w:r>
      <w:ins w:id="16" w:author="Garcia Carreras, Bernardo" w:date="2017-02-22T16:08:00Z">
        <w:r w:rsidR="00F9604E">
          <w:rPr>
            <w:rFonts w:ascii="Times New Roman" w:hAnsi="Times New Roman" w:cs="Times New Roman"/>
            <w:sz w:val="24"/>
            <w:szCs w:val="24"/>
          </w:rPr>
          <w:t xml:space="preserve">survival, </w:t>
        </w:r>
      </w:ins>
      <w:r w:rsidR="00264B7D">
        <w:rPr>
          <w:rFonts w:ascii="Times New Roman" w:hAnsi="Times New Roman" w:cs="Times New Roman"/>
          <w:sz w:val="24"/>
          <w:szCs w:val="24"/>
        </w:rPr>
        <w:t xml:space="preserve">establishment, growth, </w:t>
      </w:r>
      <w:ins w:id="17" w:author="Garcia Carreras, Bernardo" w:date="2017-02-22T16:08:00Z">
        <w:r w:rsidR="00F9604E">
          <w:rPr>
            <w:rFonts w:ascii="Times New Roman" w:hAnsi="Times New Roman" w:cs="Times New Roman"/>
            <w:sz w:val="24"/>
            <w:szCs w:val="24"/>
          </w:rPr>
          <w:t xml:space="preserve">and </w:t>
        </w:r>
      </w:ins>
      <w:r w:rsidR="00264B7D">
        <w:rPr>
          <w:rFonts w:ascii="Times New Roman" w:hAnsi="Times New Roman" w:cs="Times New Roman"/>
          <w:sz w:val="24"/>
          <w:szCs w:val="24"/>
        </w:rPr>
        <w:t xml:space="preserve">spread </w:t>
      </w:r>
      <w:del w:id="18" w:author="Garcia Carreras, Bernardo" w:date="2017-02-22T16:08:00Z">
        <w:r w:rsidR="00264B7D" w:rsidDel="00F9604E">
          <w:rPr>
            <w:rFonts w:ascii="Times New Roman" w:hAnsi="Times New Roman" w:cs="Times New Roman"/>
            <w:sz w:val="24"/>
            <w:szCs w:val="24"/>
          </w:rPr>
          <w:delText xml:space="preserve">and survival </w:delText>
        </w:r>
      </w:del>
      <w:r w:rsidR="00264B7D">
        <w:rPr>
          <w:rFonts w:ascii="Times New Roman" w:hAnsi="Times New Roman" w:cs="Times New Roman"/>
          <w:sz w:val="24"/>
          <w:szCs w:val="24"/>
        </w:rPr>
        <w:t xml:space="preserve">of invasive </w:t>
      </w:r>
      <w:del w:id="19" w:author="Garcia Carreras, Bernardo" w:date="2017-02-22T16:24:00Z">
        <w:r w:rsidR="00264B7D" w:rsidDel="00EE6DE3">
          <w:rPr>
            <w:rFonts w:ascii="Times New Roman" w:hAnsi="Times New Roman" w:cs="Times New Roman"/>
            <w:sz w:val="24"/>
            <w:szCs w:val="24"/>
          </w:rPr>
          <w:delText xml:space="preserve">species </w:delText>
        </w:r>
      </w:del>
      <w:r w:rsidR="00264B7D">
        <w:rPr>
          <w:rFonts w:ascii="Times New Roman" w:hAnsi="Times New Roman" w:cs="Times New Roman"/>
          <w:sz w:val="24"/>
          <w:szCs w:val="24"/>
        </w:rPr>
        <w:t xml:space="preserve">populations </w:t>
      </w:r>
      <w:r w:rsidR="00AB5751">
        <w:rPr>
          <w:rFonts w:ascii="Times New Roman" w:hAnsi="Times New Roman" w:cs="Times New Roman"/>
          <w:sz w:val="24"/>
          <w:szCs w:val="24"/>
        </w:rPr>
        <w:fldChar w:fldCharType="begin"/>
      </w:r>
      <w:r w:rsidR="00264B7D">
        <w:rPr>
          <w:rFonts w:ascii="Times New Roman" w:hAnsi="Times New Roman" w:cs="Times New Roman"/>
          <w:sz w:val="24"/>
          <w:szCs w:val="24"/>
        </w:rPr>
        <w:instrText xml:space="preserve"> ADDIN ZOTERO_ITEM CSL_CITATION {"citationID":"2l4agu7jci","properties":{"formattedCitation":"(Field, Barros &amp; Intergovernmental Panel on Climate Change 2014)","plainCitation":"(Field, Barros &amp; Intergovernmental Panel on Climate Change 2014)"},"citationItems":[{"id":8510,"uris":["http://zotero.org/users/718951/items/9PT3CDID"],"uri":["http://zotero.org/users/718951/items/9PT3CDID"],"itemData":{"id":8510,"type":"book","title":"Climate change 2014: impacts, adaptation, and vulnerability: Working Group II contribution to the fifth assessment report of the Intergovernmental Panel on Climate Change","publisher":"Cambridge University Press","publisher-place":"New York, NY","number-of-pages":"1","source":"Library of Congress ISBN","event-place":"New York, NY","abstract":"This work focuses on why climate change matters and is organized into two parts, devoted respectively to human and natural systems and regional aspects, incorporating results from the reports of Working Groups I and III. The volume addresses impacts that have already occurred and risks of future impacts, especially the way those risks change with the amount of climate change that occurs and with investments in adaptation to climate changes that cannot be avoided. For both past and future impacts, a core focus of the assessment is characterizing knowledge about vulnerability, the characteristics and interactions that make some events devastating, while others pass with little notice.--","ISBN":"978-1-107-64165-5","call-number":"QC903 .C443 2014","note":"OCLC: ocn900613741","shortTitle":"Climate change 2014","editor":[{"family":"Field","given":"Christopher B."},{"family":"Barros","given":"Vicente R."},{"literal":"Intergovernmental Panel on Climate Change"}],"issued":{"date-parts":[["2014"]]}}}],"schema":"https://github.com/citation-style-language/schema/raw/master/csl-citation.json"} </w:instrText>
      </w:r>
      <w:r w:rsidR="00AB5751">
        <w:rPr>
          <w:rFonts w:ascii="Times New Roman" w:hAnsi="Times New Roman" w:cs="Times New Roman"/>
          <w:sz w:val="24"/>
          <w:szCs w:val="24"/>
        </w:rPr>
        <w:fldChar w:fldCharType="separate"/>
      </w:r>
      <w:r w:rsidR="00264B7D" w:rsidRPr="00264B7D">
        <w:rPr>
          <w:rFonts w:ascii="Times New Roman" w:hAnsi="Times New Roman" w:cs="Times New Roman"/>
          <w:sz w:val="24"/>
        </w:rPr>
        <w:t>(Field, Barros &amp; Intergovernmental Panel on Climate Change 2014)</w:t>
      </w:r>
      <w:r w:rsidR="00AB5751">
        <w:rPr>
          <w:rFonts w:ascii="Times New Roman" w:hAnsi="Times New Roman" w:cs="Times New Roman"/>
          <w:sz w:val="24"/>
          <w:szCs w:val="24"/>
        </w:rPr>
        <w:fldChar w:fldCharType="end"/>
      </w:r>
      <w:r w:rsidR="00264B7D">
        <w:rPr>
          <w:rFonts w:ascii="Times New Roman" w:hAnsi="Times New Roman" w:cs="Times New Roman"/>
          <w:sz w:val="24"/>
          <w:szCs w:val="24"/>
        </w:rPr>
        <w:t>.</w:t>
      </w:r>
      <w:r w:rsidR="008475D7">
        <w:rPr>
          <w:rFonts w:ascii="Times New Roman" w:hAnsi="Times New Roman" w:cs="Times New Roman"/>
          <w:sz w:val="24"/>
          <w:szCs w:val="24"/>
        </w:rPr>
        <w:t xml:space="preserve"> In freshwater systems, changes in the frequency of high-flow events and increases in water temperature can </w:t>
      </w:r>
      <w:ins w:id="20" w:author="Garcia Carreras, Bernardo" w:date="2017-02-22T16:25:00Z">
        <w:r w:rsidR="00EE6DE3">
          <w:rPr>
            <w:rFonts w:ascii="Times New Roman" w:hAnsi="Times New Roman" w:cs="Times New Roman"/>
            <w:sz w:val="24"/>
            <w:szCs w:val="24"/>
          </w:rPr>
          <w:t xml:space="preserve">benefit the establishment of alien species and as a result affect </w:t>
        </w:r>
      </w:ins>
      <w:del w:id="21" w:author="Garcia Carreras, Bernardo" w:date="2017-02-22T16:25:00Z">
        <w:r w:rsidR="008475D7" w:rsidDel="00EE6DE3">
          <w:rPr>
            <w:rFonts w:ascii="Times New Roman" w:hAnsi="Times New Roman" w:cs="Times New Roman"/>
            <w:sz w:val="24"/>
            <w:szCs w:val="24"/>
          </w:rPr>
          <w:delText>change alien species establishments</w:delText>
        </w:r>
        <w:r w:rsidR="007B2F54" w:rsidDel="00EE6DE3">
          <w:rPr>
            <w:rFonts w:ascii="Times New Roman" w:hAnsi="Times New Roman" w:cs="Times New Roman"/>
            <w:sz w:val="24"/>
            <w:szCs w:val="24"/>
          </w:rPr>
          <w:delText xml:space="preserve"> and </w:delText>
        </w:r>
      </w:del>
      <w:ins w:id="22" w:author="Garcia Carreras, Bernardo" w:date="2017-02-22T16:25:00Z">
        <w:r w:rsidR="00EE6DE3">
          <w:rPr>
            <w:rFonts w:ascii="Times New Roman" w:hAnsi="Times New Roman" w:cs="Times New Roman"/>
            <w:sz w:val="24"/>
            <w:szCs w:val="24"/>
          </w:rPr>
          <w:t xml:space="preserve">local </w:t>
        </w:r>
      </w:ins>
      <w:r w:rsidR="007B2F54">
        <w:rPr>
          <w:rFonts w:ascii="Times New Roman" w:hAnsi="Times New Roman" w:cs="Times New Roman"/>
          <w:sz w:val="24"/>
          <w:szCs w:val="24"/>
        </w:rPr>
        <w:t>species interaction</w:t>
      </w:r>
      <w:ins w:id="23" w:author="Garcia Carreras, Bernardo" w:date="2017-02-22T16:07:00Z">
        <w:r w:rsidR="00F9604E">
          <w:rPr>
            <w:rFonts w:ascii="Times New Roman" w:hAnsi="Times New Roman" w:cs="Times New Roman"/>
            <w:sz w:val="24"/>
            <w:szCs w:val="24"/>
          </w:rPr>
          <w:t>s</w:t>
        </w:r>
      </w:ins>
      <w:r w:rsidR="007072EF">
        <w:rPr>
          <w:rFonts w:ascii="Times New Roman" w:hAnsi="Times New Roman" w:cs="Times New Roman"/>
          <w:sz w:val="24"/>
          <w:szCs w:val="24"/>
        </w:rPr>
        <w:t xml:space="preserve"> </w:t>
      </w:r>
      <w:r w:rsidR="00AB5751">
        <w:rPr>
          <w:rFonts w:ascii="Times New Roman" w:hAnsi="Times New Roman" w:cs="Times New Roman"/>
          <w:sz w:val="24"/>
          <w:szCs w:val="24"/>
        </w:rPr>
        <w:fldChar w:fldCharType="begin"/>
      </w:r>
      <w:r w:rsidR="002F40FE">
        <w:rPr>
          <w:rFonts w:ascii="Times New Roman" w:hAnsi="Times New Roman" w:cs="Times New Roman"/>
          <w:sz w:val="24"/>
          <w:szCs w:val="24"/>
        </w:rPr>
        <w:instrText xml:space="preserve"> ADDIN ZOTERO_ITEM CSL_CITATION {"citationID":"2l8189on8j","properties":{"formattedCitation":"(Rahel &amp; Olden 2008)","plainCitation":"(Rahel &amp; Olden 2008)"},"citationItems":[{"id":8512,"uris":["http://zotero.org/users/718951/items/AIZNRZIF"],"uri":["http://zotero.org/users/718951/items/AIZNRZIF"],"itemData":{"id":8512,"type":"article-journal","title":"Assessing the Effects of Climate Change on Aquatic Invasive Species","container-title":"Conservation Biology","page":"521-533","volume":"22","issue":"3","source":"Wiley Online Library","abstract":"Abstract: Different components of global environmental change are typically studied and managed independently, although there is a growing recognition that multiple drivers often interact in complex and nonadditive ways. We present a conceptual framework and empirical review of the interactive effects of climate change and invasive species in freshwater ecosystems. Climate change is expected to result in warmer water temperatures, shorter duration of ice cover, altered streamflow patterns, increased salinization, and increased demand for water storage and conveyance structures. These changes will alter the pathways by which non-native species enter aquatic systems by expanding fish-culture facilities and water gardens to new areas and by facilitating the spread of species during floods. Climate change will influence the likelihood of new species becoming established by eliminating cold temperatures or winter hypoxia that currently prevent survival and by increasing the construction of reservoirs that serve as hotspots for invasive species. Climate change will modify the ecological impacts of invasive species by enhancing their competitive and predatory effects on native species and by increasing the virulence of some diseases. As a result of climate change, new prevention and control strategies such as barrier construction or removal efforts may be needed to control invasive species that currently have only moderate effects or that are limited by seasonally unfavorable conditions. Although most researchers focus on how climate change will increase the number and severity of invasions, some invasive coldwater species may be unable to persist under the new climate conditions. Our findings highlight the complex interactions between climate change and invasive species that will influence how aquatic ecosystems and their biota will respond to novel environmental conditions.","DOI":"10.1111/j.1523-1739.2008.00950.x","ISSN":"1523-1739","language":"en","author":[{"family":"Rahel","given":"Frank J."},{"family":"Olden","given":"Julian D."}],"issued":{"date-parts":[["2008",6,1]]}}}],"schema":"https://github.com/citation-style-language/schema/raw/master/csl-citation.json"} </w:instrText>
      </w:r>
      <w:r w:rsidR="00AB5751">
        <w:rPr>
          <w:rFonts w:ascii="Times New Roman" w:hAnsi="Times New Roman" w:cs="Times New Roman"/>
          <w:sz w:val="24"/>
          <w:szCs w:val="24"/>
        </w:rPr>
        <w:fldChar w:fldCharType="separate"/>
      </w:r>
      <w:r w:rsidR="002F40FE" w:rsidRPr="002F40FE">
        <w:rPr>
          <w:rFonts w:ascii="Times New Roman" w:hAnsi="Times New Roman" w:cs="Times New Roman"/>
          <w:sz w:val="24"/>
        </w:rPr>
        <w:t>(Rahel &amp; Olden 2008)</w:t>
      </w:r>
      <w:r w:rsidR="00AB5751">
        <w:rPr>
          <w:rFonts w:ascii="Times New Roman" w:hAnsi="Times New Roman" w:cs="Times New Roman"/>
          <w:sz w:val="24"/>
          <w:szCs w:val="24"/>
        </w:rPr>
        <w:fldChar w:fldCharType="end"/>
      </w:r>
      <w:r w:rsidR="007072EF">
        <w:rPr>
          <w:rFonts w:ascii="Times New Roman" w:hAnsi="Times New Roman" w:cs="Times New Roman"/>
          <w:sz w:val="24"/>
          <w:szCs w:val="24"/>
        </w:rPr>
        <w:t xml:space="preserve">. Climate change is predicted to be a major cause of species extinctions </w:t>
      </w:r>
      <w:del w:id="24" w:author="Garcia Carreras, Bernardo" w:date="2017-02-22T16:27:00Z">
        <w:r w:rsidR="007072EF" w:rsidDel="006C5EC5">
          <w:rPr>
            <w:rFonts w:ascii="Times New Roman" w:hAnsi="Times New Roman" w:cs="Times New Roman"/>
            <w:sz w:val="24"/>
            <w:szCs w:val="24"/>
          </w:rPr>
          <w:delText xml:space="preserve">for </w:delText>
        </w:r>
      </w:del>
      <w:ins w:id="25" w:author="Garcia Carreras, Bernardo" w:date="2017-02-22T16:27:00Z">
        <w:r w:rsidR="006C5EC5">
          <w:rPr>
            <w:rFonts w:ascii="Times New Roman" w:hAnsi="Times New Roman" w:cs="Times New Roman"/>
            <w:sz w:val="24"/>
            <w:szCs w:val="24"/>
          </w:rPr>
          <w:t xml:space="preserve">over </w:t>
        </w:r>
      </w:ins>
      <w:r w:rsidR="007072EF">
        <w:rPr>
          <w:rFonts w:ascii="Times New Roman" w:hAnsi="Times New Roman" w:cs="Times New Roman"/>
          <w:sz w:val="24"/>
          <w:szCs w:val="24"/>
        </w:rPr>
        <w:t>the next century</w:t>
      </w:r>
      <w:ins w:id="26" w:author="Garcia Carreras, Bernardo" w:date="2017-02-22T16:32:00Z">
        <w:r w:rsidR="0054740C">
          <w:rPr>
            <w:rFonts w:ascii="Times New Roman" w:hAnsi="Times New Roman" w:cs="Times New Roman"/>
            <w:sz w:val="24"/>
            <w:szCs w:val="24"/>
          </w:rPr>
          <w:t xml:space="preserve"> </w:t>
        </w:r>
        <w:r w:rsidR="00AB5751">
          <w:rPr>
            <w:rFonts w:ascii="Times New Roman" w:hAnsi="Times New Roman" w:cs="Times New Roman"/>
            <w:sz w:val="24"/>
            <w:szCs w:val="24"/>
          </w:rPr>
          <w:fldChar w:fldCharType="begin"/>
        </w:r>
        <w:r w:rsidR="0054740C">
          <w:rPr>
            <w:rFonts w:ascii="Times New Roman" w:hAnsi="Times New Roman" w:cs="Times New Roman"/>
            <w:sz w:val="24"/>
            <w:szCs w:val="24"/>
          </w:rPr>
          <w:instrText xml:space="preserve"> ADDIN ZOTERO_ITEM CSL_CITATION {"citationID":"a6Jpa0z6","properties":{"formattedCitation":"{\\rtf (Field {\\i{}et al.} 2014)}","plainCitation":"(Field et al. 2014)"},"citationItems":[{"id":8510,"uris":["http://zotero.org/users/718951/items/9PT3CDID"],"uri":["http://zotero.org/users/718951/items/9PT3CDID"],"itemData":{"id":8510,"type":"book","title":"Climate change 2014: impacts, adaptation, and vulnerability: Working Group II contribution to the fifth assessment report of the Intergovernmental Panel on Climate Change","publisher":"Cambridge University Press","publisher-place":"New York, NY","number-of-pages":"1","source":"Library of Congress ISBN","event-place":"New York, NY","abstract":"This work focuses on why climate change matters and is organized into two parts, devoted respectively to human and natural systems and regional aspects, incorporating results from the reports of Working Groups I and III. The volume addresses impacts that have already occurred and risks of future impacts, especially the way those risks change with the amount of climate change that occurs and with investments in adaptation to climate changes that cannot be avoided. For both past and future impacts, a core focus of the assessment is characterizing knowledge about vulnerability, the characteristics and interactions that make some events devastating, while others pass with little notice.--","ISBN":"978-1-107-64165-5","call-number":"QC903 .C443 2014","note":"OCLC: ocn900613741","shortTitle":"Climate change 2014","editor":[{"family":"Field","given":"Christopher B."},{"family":"Barros","given":"Vicente R."},{"literal":"Intergovernmental Panel on Climate Change"}],"issued":{"date-parts":[["2014"]]}}}],"schema":"https://github.com/citation-style-language/schema/raw/master/csl-citation.json"} </w:instrText>
        </w:r>
        <w:r w:rsidR="00AB5751">
          <w:rPr>
            <w:rFonts w:ascii="Times New Roman" w:hAnsi="Times New Roman" w:cs="Times New Roman"/>
            <w:sz w:val="24"/>
            <w:szCs w:val="24"/>
          </w:rPr>
          <w:fldChar w:fldCharType="separate"/>
        </w:r>
        <w:r w:rsidR="0054740C" w:rsidRPr="002F40FE">
          <w:rPr>
            <w:rFonts w:ascii="Times New Roman" w:hAnsi="Times New Roman" w:cs="Times New Roman"/>
            <w:sz w:val="24"/>
            <w:szCs w:val="24"/>
          </w:rPr>
          <w:t xml:space="preserve">(Field </w:t>
        </w:r>
        <w:r w:rsidR="0054740C" w:rsidRPr="002F40FE">
          <w:rPr>
            <w:rFonts w:ascii="Times New Roman" w:hAnsi="Times New Roman" w:cs="Times New Roman"/>
            <w:i/>
            <w:iCs/>
            <w:sz w:val="24"/>
            <w:szCs w:val="24"/>
          </w:rPr>
          <w:t>et al.</w:t>
        </w:r>
        <w:r w:rsidR="0054740C" w:rsidRPr="002F40FE">
          <w:rPr>
            <w:rFonts w:ascii="Times New Roman" w:hAnsi="Times New Roman" w:cs="Times New Roman"/>
            <w:sz w:val="24"/>
            <w:szCs w:val="24"/>
          </w:rPr>
          <w:t xml:space="preserve"> 2014)</w:t>
        </w:r>
        <w:r w:rsidR="00AB5751">
          <w:rPr>
            <w:rFonts w:ascii="Times New Roman" w:hAnsi="Times New Roman" w:cs="Times New Roman"/>
            <w:sz w:val="24"/>
            <w:szCs w:val="24"/>
          </w:rPr>
          <w:fldChar w:fldCharType="end"/>
        </w:r>
      </w:ins>
      <w:r w:rsidR="007072EF">
        <w:rPr>
          <w:rFonts w:ascii="Times New Roman" w:hAnsi="Times New Roman" w:cs="Times New Roman"/>
          <w:sz w:val="24"/>
          <w:szCs w:val="24"/>
        </w:rPr>
        <w:t xml:space="preserve">, and a </w:t>
      </w:r>
      <w:del w:id="27" w:author="Garcia Carreras, Bernardo" w:date="2017-02-22T16:35:00Z">
        <w:r w:rsidR="007072EF" w:rsidDel="0054740C">
          <w:rPr>
            <w:rFonts w:ascii="Times New Roman" w:hAnsi="Times New Roman" w:cs="Times New Roman"/>
            <w:sz w:val="24"/>
            <w:szCs w:val="24"/>
          </w:rPr>
          <w:delText xml:space="preserve">major </w:delText>
        </w:r>
      </w:del>
      <w:ins w:id="28" w:author="Garcia Carreras, Bernardo" w:date="2017-02-22T16:35:00Z">
        <w:r w:rsidR="0054740C">
          <w:rPr>
            <w:rFonts w:ascii="Times New Roman" w:hAnsi="Times New Roman" w:cs="Times New Roman"/>
            <w:sz w:val="24"/>
            <w:szCs w:val="24"/>
          </w:rPr>
          <w:t xml:space="preserve">considerable </w:t>
        </w:r>
      </w:ins>
      <w:r w:rsidR="007072EF">
        <w:rPr>
          <w:rFonts w:ascii="Times New Roman" w:hAnsi="Times New Roman" w:cs="Times New Roman"/>
          <w:sz w:val="24"/>
          <w:szCs w:val="24"/>
        </w:rPr>
        <w:t xml:space="preserve">threat to biodiversity </w:t>
      </w:r>
      <w:r w:rsidR="00AB5751">
        <w:rPr>
          <w:rFonts w:ascii="Times New Roman" w:hAnsi="Times New Roman" w:cs="Times New Roman"/>
          <w:sz w:val="24"/>
          <w:szCs w:val="24"/>
        </w:rPr>
        <w:fldChar w:fldCharType="begin"/>
      </w:r>
      <w:r w:rsidR="007072EF">
        <w:rPr>
          <w:rFonts w:ascii="Times New Roman" w:hAnsi="Times New Roman" w:cs="Times New Roman"/>
          <w:sz w:val="24"/>
          <w:szCs w:val="24"/>
        </w:rPr>
        <w:instrText xml:space="preserve"> ADDIN ZOTERO_ITEM CSL_CITATION {"citationID":"66pqvhqb8","properties":{"formattedCitation":"{\\rtf (Thomas {\\i{}et al.} 2004; Bellard {\\i{}et al.} 2012)}","plainCitation":"(Thomas et al. 2004; Bellard et al. 2012)"},"citationItems":[{"id":74,"uris":["http://zotero.org/users/718951/items/JNWH8V8U"],"uri":["http://zotero.org/users/718951/items/JNWH8V8U"],"itemData":{"id":74,"type":"article-journal","title":"Extinction risk from climate change","container-title":"Nature","page":"145-148","volume":"427","issue":"6970","abstract":"Climate change over the past approx30 years has produced numerous shifts in the distributions and abundances of species1, 2 and has been implicated in one species-level extinction3. Using projections of species' distributions for future climate scenarios, we assess extinction risks for sample regions that cover some 20% of the Earth's terrestrial surface. Exploring three approaches in which the estimated probability of extinction shows a power-law relationship with geographical range size, we predict, on the basis of mid-range climate-warming scenarios for 2050, that 15–37% of species in our sample of regions and taxa will be 'committed to extinction'. When the average of the three methods and two dispersal scenarios is taken, minimal climate-warming scenarios produce lower projections of species committed to extinction (approx18%) than mid-range (approx24%) and maximum-change (approx35%) scenarios. These estimates show the importance of rapid implementation of technologies to decrease greenhouse gas emissions and strategies for carbon sequestration.","DOI":"10.1038/nature02121","ISSN":"0028-0836","journalAbbreviation":"Nature","author":[{"family":"Thomas","given":"Chris D."},{"family":"Cameron","given":"Alison"},{"family":"Green","given":"Rhys E."},{"family":"Bakkenes","given":"Michel"},{"family":"Beaumont","given":"Linda J."},{"family":"Collingham","given":"Yvonne C."},{"family":"Erasmus","given":"Barend F. N."},{"family":"Siqueira","given":"Marinez Ferreira","non-dropping-particle":"de"},{"family":"Grainger","given":"Alan"},{"family":"Hannah","given":"Lee"},{"family":"Hughes","given":"Lesley"},{"family":"Huntley","given":"Brian"},{"family":"Jaarsveld","given":"Albert S.","non-dropping-particle":"van"},{"family":"Midgley","given":"Guy F."},{"family":"Miles","given":"Lera"},{"family":"Ortega-Huerta","given":"Miguel A."},{"family":"Townsend Peterson","given":"A."},{"family":"Phillips","given":"Oliver L."},{"family":"Williams","given":"Stephen E."}],"issued":{"date-parts":[["2004",1,8]]}}},{"id":605,"uris":["http://zotero.org/users/718951/items/P437R6GC"],"uri":["http://zotero.org/users/718951/items/P437R6GC"],"itemData":{"id":605,"type":"article-journal","title":"Impacts of climate change on the future of biodiversity","container-title":"Ecology Letters","page":"365–377","volume":"15","issue":"4","source":"Wiley Online Library","abstract":"Ecology Letters (2012) 15: 365–377AbstractMany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DOI":"10.1111/j.1461-0248.2011.01736.x","ISSN":"1461-0248","language":"en","author":[{"family":"Bellard","given":"Céline"},{"family":"Bertelsmeier","given":"Cleo"},{"family":"Leadley","given":"Paul"},{"family":"Thuiller","given":"Wilfried"},{"family":"Courchamp","given":"Franck"}],"issued":{"date-parts":[["2012"]]}}}],"schema":"https://github.com/citation-style-language/schema/raw/master/csl-citation.json"} </w:instrText>
      </w:r>
      <w:r w:rsidR="00AB5751">
        <w:rPr>
          <w:rFonts w:ascii="Times New Roman" w:hAnsi="Times New Roman" w:cs="Times New Roman"/>
          <w:sz w:val="24"/>
          <w:szCs w:val="24"/>
        </w:rPr>
        <w:fldChar w:fldCharType="separate"/>
      </w:r>
      <w:r w:rsidR="007072EF" w:rsidRPr="007072EF">
        <w:rPr>
          <w:rFonts w:ascii="Times New Roman" w:hAnsi="Times New Roman" w:cs="Times New Roman"/>
          <w:sz w:val="24"/>
          <w:szCs w:val="24"/>
        </w:rPr>
        <w:t xml:space="preserve">(Thomas </w:t>
      </w:r>
      <w:r w:rsidR="007072EF" w:rsidRPr="007072EF">
        <w:rPr>
          <w:rFonts w:ascii="Times New Roman" w:hAnsi="Times New Roman" w:cs="Times New Roman"/>
          <w:i/>
          <w:iCs/>
          <w:sz w:val="24"/>
          <w:szCs w:val="24"/>
        </w:rPr>
        <w:t>et al.</w:t>
      </w:r>
      <w:r w:rsidR="007072EF" w:rsidRPr="007072EF">
        <w:rPr>
          <w:rFonts w:ascii="Times New Roman" w:hAnsi="Times New Roman" w:cs="Times New Roman"/>
          <w:sz w:val="24"/>
          <w:szCs w:val="24"/>
        </w:rPr>
        <w:t xml:space="preserve"> 2004; Bellard </w:t>
      </w:r>
      <w:r w:rsidR="007072EF" w:rsidRPr="007072EF">
        <w:rPr>
          <w:rFonts w:ascii="Times New Roman" w:hAnsi="Times New Roman" w:cs="Times New Roman"/>
          <w:i/>
          <w:iCs/>
          <w:sz w:val="24"/>
          <w:szCs w:val="24"/>
        </w:rPr>
        <w:t>et al.</w:t>
      </w:r>
      <w:r w:rsidR="007072EF" w:rsidRPr="007072EF">
        <w:rPr>
          <w:rFonts w:ascii="Times New Roman" w:hAnsi="Times New Roman" w:cs="Times New Roman"/>
          <w:sz w:val="24"/>
          <w:szCs w:val="24"/>
        </w:rPr>
        <w:t xml:space="preserve"> 2012)</w:t>
      </w:r>
      <w:r w:rsidR="00AB5751">
        <w:rPr>
          <w:rFonts w:ascii="Times New Roman" w:hAnsi="Times New Roman" w:cs="Times New Roman"/>
          <w:sz w:val="24"/>
          <w:szCs w:val="24"/>
        </w:rPr>
        <w:fldChar w:fldCharType="end"/>
      </w:r>
      <w:del w:id="29" w:author="Garcia Carreras, Bernardo" w:date="2017-02-22T16:33:00Z">
        <w:r w:rsidR="00283A5C" w:rsidDel="0054740C">
          <w:rPr>
            <w:rFonts w:ascii="Times New Roman" w:hAnsi="Times New Roman" w:cs="Times New Roman"/>
            <w:sz w:val="24"/>
            <w:szCs w:val="24"/>
          </w:rPr>
          <w:delText>, as the IPCC states with high confidence that freshwater and terrestrial species</w:delText>
        </w:r>
        <w:r w:rsidR="007835E2" w:rsidDel="0054740C">
          <w:rPr>
            <w:rFonts w:ascii="Times New Roman" w:hAnsi="Times New Roman" w:cs="Times New Roman"/>
            <w:sz w:val="24"/>
            <w:szCs w:val="24"/>
          </w:rPr>
          <w:delText xml:space="preserve"> will</w:delText>
        </w:r>
        <w:r w:rsidR="00283A5C" w:rsidDel="0054740C">
          <w:rPr>
            <w:rFonts w:ascii="Times New Roman" w:hAnsi="Times New Roman" w:cs="Times New Roman"/>
            <w:sz w:val="24"/>
            <w:szCs w:val="24"/>
          </w:rPr>
          <w:delText xml:space="preserve"> be at increased extinction risk from climate change in the next century </w:delText>
        </w:r>
        <w:r w:rsidR="00AB5751" w:rsidDel="0054740C">
          <w:rPr>
            <w:rFonts w:ascii="Times New Roman" w:hAnsi="Times New Roman" w:cs="Times New Roman"/>
            <w:sz w:val="24"/>
            <w:szCs w:val="24"/>
          </w:rPr>
          <w:fldChar w:fldCharType="begin"/>
        </w:r>
        <w:r w:rsidR="002F40FE" w:rsidDel="0054740C">
          <w:rPr>
            <w:rFonts w:ascii="Times New Roman" w:hAnsi="Times New Roman" w:cs="Times New Roman"/>
            <w:sz w:val="24"/>
            <w:szCs w:val="24"/>
          </w:rPr>
          <w:delInstrText xml:space="preserve"> ADDIN ZOTERO_ITEM CSL_CITATION {"citationID":"a6Jpa0z6","properties":{"formattedCitation":"{\\rtf (Field {\\i{}et al.} 2014)}","plainCitation":"(Field et al. 2014)"},"citationItems":[{"id":8510,"uris":["http://zotero.org/users/718951/items/9PT3CDID"],"uri":["http://zotero.org/users/718951/items/9PT3CDID"],"itemData":{"id":8510,"type":"book","title":"Climate change 2014: impacts, adaptation, and vulnerability: Working Group II contribution to the fifth assessment report of the Intergovernmental Panel on Climate Change","publisher":"Cambridge University Press","publisher-place":"New York, NY","number-of-pages":"1","source":"Library of Congress ISBN","event-place":"New York, NY","abstract":"This work focuses on why climate change matters and is organized into two parts, devoted respectively to human and natural systems and regional aspects, incorporating results from the reports of Working Groups I and III. The volume addresses impacts that have already occurred and risks of future impacts, especially the way those risks change with the amount of climate change that occurs and with investments in adaptation to climate changes that cannot be avoided. For both past and future impacts, a core focus of the assessment is characterizing knowledge about vulnerability, the characteristics and interactions that make some events devastating, while others pass with little notice.--","ISBN":"978-1-107-64165-5","call-number":"QC903 .C443 2014","note":"OCLC: ocn900613741","shortTitle":"Climate change 2014","editor":[{"family":"Field","given":"Christopher B."},{"family":"Barros","given":"Vicente R."},{"literal":"Intergovernmental Panel on Climate Change"}],"issued":{"date-parts":[["2014"]]}}}],"schema":"https://github.com/citation-style-language/schema/raw/master/csl-citation.json"} </w:delInstrText>
        </w:r>
        <w:r w:rsidR="00AB5751" w:rsidDel="0054740C">
          <w:rPr>
            <w:rFonts w:ascii="Times New Roman" w:hAnsi="Times New Roman" w:cs="Times New Roman"/>
            <w:sz w:val="24"/>
            <w:szCs w:val="24"/>
          </w:rPr>
          <w:fldChar w:fldCharType="separate"/>
        </w:r>
        <w:r w:rsidR="002F40FE" w:rsidRPr="002F40FE" w:rsidDel="0054740C">
          <w:rPr>
            <w:rFonts w:ascii="Times New Roman" w:hAnsi="Times New Roman" w:cs="Times New Roman"/>
            <w:sz w:val="24"/>
            <w:szCs w:val="24"/>
          </w:rPr>
          <w:delText xml:space="preserve">(Field </w:delText>
        </w:r>
        <w:r w:rsidR="002F40FE" w:rsidRPr="002F40FE" w:rsidDel="0054740C">
          <w:rPr>
            <w:rFonts w:ascii="Times New Roman" w:hAnsi="Times New Roman" w:cs="Times New Roman"/>
            <w:i/>
            <w:iCs/>
            <w:sz w:val="24"/>
            <w:szCs w:val="24"/>
          </w:rPr>
          <w:delText>et al.</w:delText>
        </w:r>
        <w:r w:rsidR="002F40FE" w:rsidRPr="002F40FE" w:rsidDel="0054740C">
          <w:rPr>
            <w:rFonts w:ascii="Times New Roman" w:hAnsi="Times New Roman" w:cs="Times New Roman"/>
            <w:sz w:val="24"/>
            <w:szCs w:val="24"/>
          </w:rPr>
          <w:delText xml:space="preserve"> 2014)</w:delText>
        </w:r>
        <w:r w:rsidR="00AB5751" w:rsidDel="0054740C">
          <w:rPr>
            <w:rFonts w:ascii="Times New Roman" w:hAnsi="Times New Roman" w:cs="Times New Roman"/>
            <w:sz w:val="24"/>
            <w:szCs w:val="24"/>
          </w:rPr>
          <w:fldChar w:fldCharType="end"/>
        </w:r>
      </w:del>
      <w:r w:rsidR="007072EF">
        <w:rPr>
          <w:rFonts w:ascii="Times New Roman" w:hAnsi="Times New Roman" w:cs="Times New Roman"/>
          <w:sz w:val="24"/>
          <w:szCs w:val="24"/>
        </w:rPr>
        <w:t>.</w:t>
      </w:r>
      <w:r w:rsidR="00DD3C40">
        <w:rPr>
          <w:rFonts w:ascii="Times New Roman" w:hAnsi="Times New Roman" w:cs="Times New Roman"/>
          <w:sz w:val="24"/>
          <w:szCs w:val="24"/>
        </w:rPr>
        <w:t xml:space="preserve"> Susceptibility to climate change will depend on species traits </w:t>
      </w:r>
      <w:r w:rsidR="00AB5751">
        <w:rPr>
          <w:rFonts w:ascii="Times New Roman" w:hAnsi="Times New Roman" w:cs="Times New Roman"/>
          <w:sz w:val="24"/>
          <w:szCs w:val="24"/>
        </w:rPr>
        <w:fldChar w:fldCharType="begin"/>
      </w:r>
      <w:r w:rsidR="00DD3C40">
        <w:rPr>
          <w:rFonts w:ascii="Times New Roman" w:hAnsi="Times New Roman" w:cs="Times New Roman"/>
          <w:sz w:val="24"/>
          <w:szCs w:val="24"/>
        </w:rPr>
        <w:instrText xml:space="preserve"> ADDIN ZOTERO_ITEM CSL_CITATION {"citationID":"2olmg4srqv","properties":{"formattedCitation":"{\\rtf (Pacifici {\\i{}et al.} 2015)}","plainCitation":"(Pacifici et al. 2015)"},"citationItems":[{"id":4127,"uris":["http://zotero.org/users/718951/items/ZS78V554"],"uri":["http://zotero.org/users/718951/items/ZS78V554"],"itemData":{"id":4127,"type":"article-journal","title":"Assessing species vulnerability to climate change","container-title":"Nature Climate Change","page":"215-224","volume":"5","issue":"3","source":"www.nature.com","abstract":"The effects of climate change on biodiversity are increasingly well documented, and many methods have been developed to assess species' vulnerability to climatic changes, both ongoing and projected in the coming decades. To minimize global biodiversity losses, conservationists need to identify those species that are likely to be most vulnerable to the impacts of climate change. In this Review, we summarize different currencies used for assessing species' climate change vulnerability. We describe three main approaches used to derive these currencies (correlative, mechanistic and trait-based), and their associated data requirements, spatial and temporal scales of application and modelling methods. We identify strengths and weaknesses of the approaches and highlight the sources of uncertainty inherent in each method that limit projection reliability. Finally, we provide guidance for conservation practitioners in selecting the most appropriate approach(es) for their planning needs and highlight priority areas for further assessments.","DOI":"10.1038/nclimate2448","ISSN":"1758-678X","note":"00000","journalAbbreviation":"Nature Clim. Change","language":"en","author":[{"family":"Pacifici","given":"Michela"},{"family":"Foden","given":"Wendy B."},{"family":"Visconti","given":"Piero"},{"family":"Watson","given":"James E. M."},{"family":"Butchart","given":"Stuart H. M."},{"family":"Kovacs","given":"Kit M."},{"family":"Scheffers","given":"Brett R."},{"family":"Hole","given":"David G."},{"family":"Martin","given":"Tara G."},{"family":"Akçakaya","given":"H. Resit"},{"family":"Corlett","given":"Richard T."},{"family":"Huntley","given":"Brian"},{"family":"Bickford","given":"David"},{"family":"Carr","given":"Jamie A."},{"family":"Hoffmann","given":"Ary A."},{"family":"Midgley","given":"Guy F."},{"family":"Pearce-Kelly","given":"Paul"},{"family":"Pearson","given":"Richard G."},{"family":"Williams","given":"Stephen E."},{"family":"Willis","given":"Stephen G."},{"family":"Young","given":"Bruce"},{"family":"Rondinini","given":"Carlo"}],"issued":{"date-parts":[["2015",3]]}}}],"schema":"https://github.com/citation-style-language/schema/raw/master/csl-citation.json"} </w:instrText>
      </w:r>
      <w:r w:rsidR="00AB5751">
        <w:rPr>
          <w:rFonts w:ascii="Times New Roman" w:hAnsi="Times New Roman" w:cs="Times New Roman"/>
          <w:sz w:val="24"/>
          <w:szCs w:val="24"/>
        </w:rPr>
        <w:fldChar w:fldCharType="separate"/>
      </w:r>
      <w:r w:rsidR="00DD3C40" w:rsidRPr="00DD3C40">
        <w:rPr>
          <w:rFonts w:ascii="Times New Roman" w:hAnsi="Times New Roman" w:cs="Times New Roman"/>
          <w:sz w:val="24"/>
          <w:szCs w:val="24"/>
        </w:rPr>
        <w:t xml:space="preserve">(Pacifici </w:t>
      </w:r>
      <w:r w:rsidR="00DD3C40" w:rsidRPr="00DD3C40">
        <w:rPr>
          <w:rFonts w:ascii="Times New Roman" w:hAnsi="Times New Roman" w:cs="Times New Roman"/>
          <w:i/>
          <w:iCs/>
          <w:sz w:val="24"/>
          <w:szCs w:val="24"/>
        </w:rPr>
        <w:t>et al.</w:t>
      </w:r>
      <w:r w:rsidR="00DD3C40" w:rsidRPr="00DD3C40">
        <w:rPr>
          <w:rFonts w:ascii="Times New Roman" w:hAnsi="Times New Roman" w:cs="Times New Roman"/>
          <w:sz w:val="24"/>
          <w:szCs w:val="24"/>
        </w:rPr>
        <w:t xml:space="preserve"> 2015)</w:t>
      </w:r>
      <w:r w:rsidR="00AB5751">
        <w:rPr>
          <w:rFonts w:ascii="Times New Roman" w:hAnsi="Times New Roman" w:cs="Times New Roman"/>
          <w:sz w:val="24"/>
          <w:szCs w:val="24"/>
        </w:rPr>
        <w:fldChar w:fldCharType="end"/>
      </w:r>
      <w:ins w:id="30" w:author="Garcia Carreras, Bernardo" w:date="2017-02-22T16:46:00Z">
        <w:r w:rsidR="009B4692">
          <w:rPr>
            <w:rFonts w:ascii="Times New Roman" w:hAnsi="Times New Roman" w:cs="Times New Roman"/>
            <w:sz w:val="24"/>
            <w:szCs w:val="24"/>
          </w:rPr>
          <w:t>.</w:t>
        </w:r>
      </w:ins>
      <w:del w:id="31" w:author="Garcia Carreras, Bernardo" w:date="2017-02-22T16:46:00Z">
        <w:r w:rsidR="00DD3C40" w:rsidDel="009B4692">
          <w:rPr>
            <w:rFonts w:ascii="Times New Roman" w:hAnsi="Times New Roman" w:cs="Times New Roman"/>
            <w:sz w:val="24"/>
            <w:szCs w:val="24"/>
          </w:rPr>
          <w:delText>,</w:delText>
        </w:r>
      </w:del>
      <w:r w:rsidR="00DD3C40">
        <w:rPr>
          <w:rFonts w:ascii="Times New Roman" w:hAnsi="Times New Roman" w:cs="Times New Roman"/>
          <w:sz w:val="24"/>
          <w:szCs w:val="24"/>
        </w:rPr>
        <w:t xml:space="preserve"> </w:t>
      </w:r>
      <w:del w:id="32" w:author="Garcia Carreras, Bernardo" w:date="2017-02-22T16:46:00Z">
        <w:r w:rsidR="00DD3C40" w:rsidDel="009B4692">
          <w:rPr>
            <w:rFonts w:ascii="Times New Roman" w:hAnsi="Times New Roman" w:cs="Times New Roman"/>
            <w:sz w:val="24"/>
            <w:szCs w:val="24"/>
          </w:rPr>
          <w:delText>as f</w:delText>
        </w:r>
      </w:del>
      <w:ins w:id="33" w:author="Garcia Carreras, Bernardo" w:date="2017-02-22T16:46:00Z">
        <w:r w:rsidR="009B4692">
          <w:rPr>
            <w:rFonts w:ascii="Times New Roman" w:hAnsi="Times New Roman" w:cs="Times New Roman"/>
            <w:sz w:val="24"/>
            <w:szCs w:val="24"/>
          </w:rPr>
          <w:t>F</w:t>
        </w:r>
      </w:ins>
      <w:r w:rsidR="00DD3C40">
        <w:rPr>
          <w:rFonts w:ascii="Times New Roman" w:hAnsi="Times New Roman" w:cs="Times New Roman"/>
          <w:sz w:val="24"/>
          <w:szCs w:val="24"/>
        </w:rPr>
        <w:t>or instance</w:t>
      </w:r>
      <w:ins w:id="34" w:author="Garcia Carreras, Bernardo" w:date="2017-02-22T16:50:00Z">
        <w:r w:rsidR="00343A93">
          <w:rPr>
            <w:rFonts w:ascii="Times New Roman" w:hAnsi="Times New Roman" w:cs="Times New Roman"/>
            <w:sz w:val="24"/>
            <w:szCs w:val="24"/>
          </w:rPr>
          <w:t>,</w:t>
        </w:r>
      </w:ins>
      <w:r w:rsidR="00DD3C40">
        <w:rPr>
          <w:rFonts w:ascii="Times New Roman" w:hAnsi="Times New Roman" w:cs="Times New Roman"/>
          <w:sz w:val="24"/>
          <w:szCs w:val="24"/>
        </w:rPr>
        <w:t xml:space="preserve"> species occupying narrower thermal niches are believed to be more vulnerable to climate change </w:t>
      </w:r>
      <w:r w:rsidR="00AB5751">
        <w:rPr>
          <w:rFonts w:ascii="Times New Roman" w:hAnsi="Times New Roman" w:cs="Times New Roman"/>
          <w:sz w:val="24"/>
          <w:szCs w:val="24"/>
        </w:rPr>
        <w:fldChar w:fldCharType="begin"/>
      </w:r>
      <w:r w:rsidR="00DD3C40">
        <w:rPr>
          <w:rFonts w:ascii="Times New Roman" w:hAnsi="Times New Roman" w:cs="Times New Roman"/>
          <w:sz w:val="24"/>
          <w:szCs w:val="24"/>
        </w:rPr>
        <w:instrText xml:space="preserve"> ADDIN ZOTERO_ITEM CSL_CITATION {"citationID":"2oi4jhcvuc","properties":{"formattedCitation":"(Magozzi &amp; Calosi 2015)","plainCitation":"(Magozzi &amp; Calosi 2015)"},"citationItems":[{"id":4278,"uris":["http://zotero.org/users/718951/items/CPPEJ3GM"],"uri":["http://zotero.org/users/718951/items/CPPEJ3GM"],"itemData":{"id":4278,"type":"article-journal","title":"Integrating metabolic performance, thermal tolerance, and plasticity enables for more accurate predictions on species vulnerability to acute and chronic effects of global warming","container-title":"Global Change Biology","page":"181-194","volume":"21","issue":"1","source":"CrossRef","abstract":"Predicting species vulnerability to global warming requires a comprehensive, mechanistic understanding of sublethal and lethal thermal tolerances. To date, however, most studies investigating species physiological responses to increasing temperature have focused on the underlying physiological traits of either acute or chronic tolerance in isolation. Here we propose an integrative, synthetic approach including the investigation of multiple physiological traits (metabolic performance and thermal tolerance), and their plasticity, to provide more accurate and balanced predictions on species and assemblage vulnerability to both acute and chronic effects of global warming. We applied this approach to more accurately elucidate relative species vulnerability to warming within an assemblage of six caridean prawns occurring in the same geographic, hence macroclimatic, region, but living in different thermal habitats. Prawns were exposed to four incubation temperatures (10, 15, 20 and 25 °C) for 7 days, their metabolic rates and upper thermal limits were measured, and plasticity was calculated according to the concept of Reaction Norms, as well as Q10 for metabolism. Compared to species occupying narrower/more stable thermal niches, species inhabiting broader/more variable thermal environments (including the invasive Palaemon macrodactylus) are likely to be less vulnerable to extreme acute thermal events as a result of their higher upper thermal limits. Nevertheless, they may be at greater risk from chronic exposure to warming due to the greater metabolic costs they incur. Indeed, a trade-off between acute and chronic tolerance was apparent in the assemblage investigated. However, the invasive species P. macrodactylus represents an exception to this pattern, showing elevated thermal limits and plasticity of these limits, as well as a high metabolic control. In general, integrating multiple proxies for species physiological acute and chronic responses to increasing temperature helps providing more accurate predictions on species vulnerability to warming.","DOI":"10.1111/gcb.12695","ISSN":"13541013","language":"en","author":[{"family":"Magozzi","given":"Sarah"},{"family":"Calosi","given":"Piero"}],"issued":{"date-parts":[["2015",1]]}}}],"schema":"https://github.com/citation-style-language/schema/raw/master/csl-citation.json"} </w:instrText>
      </w:r>
      <w:r w:rsidR="00AB5751">
        <w:rPr>
          <w:rFonts w:ascii="Times New Roman" w:hAnsi="Times New Roman" w:cs="Times New Roman"/>
          <w:sz w:val="24"/>
          <w:szCs w:val="24"/>
        </w:rPr>
        <w:fldChar w:fldCharType="separate"/>
      </w:r>
      <w:r w:rsidR="00DD3C40" w:rsidRPr="00DD3C40">
        <w:rPr>
          <w:rFonts w:ascii="Times New Roman" w:hAnsi="Times New Roman" w:cs="Times New Roman"/>
          <w:sz w:val="24"/>
        </w:rPr>
        <w:t>(Magozzi &amp; Calosi 2015)</w:t>
      </w:r>
      <w:r w:rsidR="00AB5751">
        <w:rPr>
          <w:rFonts w:ascii="Times New Roman" w:hAnsi="Times New Roman" w:cs="Times New Roman"/>
          <w:sz w:val="24"/>
          <w:szCs w:val="24"/>
        </w:rPr>
        <w:fldChar w:fldCharType="end"/>
      </w:r>
      <w:r w:rsidR="00DD3C40">
        <w:rPr>
          <w:rFonts w:ascii="Times New Roman" w:hAnsi="Times New Roman" w:cs="Times New Roman"/>
          <w:sz w:val="24"/>
          <w:szCs w:val="24"/>
        </w:rPr>
        <w:t>.</w:t>
      </w:r>
      <w:r w:rsidR="007072EF">
        <w:rPr>
          <w:rFonts w:ascii="Times New Roman" w:hAnsi="Times New Roman" w:cs="Times New Roman"/>
          <w:sz w:val="24"/>
          <w:szCs w:val="24"/>
        </w:rPr>
        <w:t xml:space="preserve"> However, recent studies have highlighted that </w:t>
      </w:r>
      <w:ins w:id="35" w:author="Garcia Carreras, Bernardo" w:date="2017-02-22T16:58:00Z">
        <w:r w:rsidR="00C64759">
          <w:rPr>
            <w:rFonts w:ascii="Times New Roman" w:hAnsi="Times New Roman" w:cs="Times New Roman"/>
            <w:sz w:val="24"/>
            <w:szCs w:val="24"/>
          </w:rPr>
          <w:t xml:space="preserve">species interactions may play a greater role in mediating the impacts of climate change on populations </w:t>
        </w:r>
      </w:ins>
      <w:ins w:id="36" w:author="Garcia Carreras, Bernardo" w:date="2017-02-22T16:59:00Z">
        <w:r w:rsidR="00C64759">
          <w:rPr>
            <w:rFonts w:ascii="Times New Roman" w:hAnsi="Times New Roman" w:cs="Times New Roman"/>
            <w:sz w:val="24"/>
            <w:szCs w:val="24"/>
          </w:rPr>
          <w:t xml:space="preserve">than physiological tolerance limits </w:t>
        </w:r>
      </w:ins>
      <w:del w:id="37" w:author="Garcia Carreras, Bernardo" w:date="2017-02-22T16:58:00Z">
        <w:r w:rsidR="007072EF" w:rsidDel="00C64759">
          <w:rPr>
            <w:rFonts w:ascii="Times New Roman" w:hAnsi="Times New Roman" w:cs="Times New Roman"/>
            <w:sz w:val="24"/>
            <w:szCs w:val="24"/>
          </w:rPr>
          <w:delText xml:space="preserve">the main mechanism for climate-related changes in abundance and local extinction appear </w:delText>
        </w:r>
        <w:r w:rsidR="007B2F54" w:rsidDel="00C64759">
          <w:rPr>
            <w:rFonts w:ascii="Times New Roman" w:hAnsi="Times New Roman" w:cs="Times New Roman"/>
            <w:sz w:val="24"/>
            <w:szCs w:val="24"/>
          </w:rPr>
          <w:delText xml:space="preserve">to be more strongly related to species interactions than to physiological tolerance limits </w:delText>
        </w:r>
      </w:del>
      <w:r w:rsidR="00AB5751">
        <w:rPr>
          <w:rFonts w:ascii="Times New Roman" w:hAnsi="Times New Roman" w:cs="Times New Roman"/>
          <w:sz w:val="24"/>
          <w:szCs w:val="24"/>
        </w:rPr>
        <w:fldChar w:fldCharType="begin"/>
      </w:r>
      <w:r w:rsidR="007B2F54">
        <w:rPr>
          <w:rFonts w:ascii="Times New Roman" w:hAnsi="Times New Roman" w:cs="Times New Roman"/>
          <w:sz w:val="24"/>
          <w:szCs w:val="24"/>
        </w:rPr>
        <w:instrText xml:space="preserve"> ADDIN ZOTERO_ITEM CSL_CITATION {"citationID":"IbF6sMvF","properties":{"formattedCitation":"{\\rtf (Cahill {\\i{}et al.} 2013; Field {\\i{}et al.} 2014)}","plainCitation":"(Cahill et al. 2013; Field et al. 2014)"},"citationItems":[{"id":1859,"uris":["http://zotero.org/users/718951/items/TH2DBSJF"],"uri":["http://zotero.org/users/718951/items/TH2DBSJF"],"itemData":{"id":1859,"type":"article-journal","title":"How does climate change cause extinction?","container-title":"Proceedings of the Royal Society B: Biological Sciences","page":"20121890","volume":"280","issue":"1750","source":"rspb.royalsocietypublishing.org","abstract":"Anthropogenic climate change is predicted to be a major cause of species extinctions in the next 100 years. But what will actually cause these extinctions? For example, will it be limited physiological tolerance to high temperatures, changing biotic interactions or other factors? Here, we systematically review the proximate causes of climate-change related extinctions and their empirical support. We find 136 case studies of climatic impacts that are potentially relevant to this topic. However, only seven identified proximate causes of demonstrated local extinctions due to anthropogenic climate change. Among these seven studies, the proximate causes vary widely. Surprisingly, none show a straightforward relationship between local extinction and limited tolerances to high temperature. Instead, many studies implicate species interactions as an important proximate cause, especially decreases in food availability. We find very similar patterns in studies showing decreases in abundance associated with climate change, and in those studies showing impacts of climatic oscillations. Collectively, these results highlight our disturbingly limited knowledge of this crucial issue but also support the idea that changing species interactions are an important cause of documented population declines and extinctions related to climate change. Finally, we briefly outline general research strategies for identifying these proximate causes in future studies.","DOI":"10.1098/rspb.2012.1890","ISSN":"0962-8452, 1471-2954","note":"PMID: 23075836","journalAbbreviation":"Proc. R. Soc. B","language":"en","author":[{"family":"Cahill","given":"Abigail E."},{"family":"Aiello-Lammens","given":"Matthew E."},{"family":"Fisher-Reid","given":"M. Caitlin"},{"family":"Hua","given":"Xia"},{"family":"Karanewsky","given":"Caitlin J."},{"family":"Ryu","given":"Hae Yeong"},{"family":"Sbeglia","given":"Gena C."},{"family":"Spagnolo","given":"Fabrizio"},{"family":"Waldron","given":"John B."},{"family":"Warsi","given":"Omar"},{"family":"Wiens","given":"John J."}],"issued":{"date-parts":[["2013",7,1]]}}},{"id":8510,"uris":["http://zotero.org/users/718951/items/9PT3CDID"],"uri":["http://zotero.org/users/718951/items/9PT3CDID"],"itemData":{"id":8510,"type":"book","title":"Climate change 2014: impacts, adaptation, and vulnerability: Working Group II contribution to the fifth assessment report of the Intergovernmental Panel on Climate Change","publisher":"Cambridge University Press","publisher-place":"New York, NY","number-of-pages":"1","source":"Library of Congress ISBN","event-place":"New York, NY","abstract":"This work focuses on why climate change matters and is organized into two parts, devoted respectively to human and natural systems and regional aspects, incorporating results from the reports of Working Groups I and III. The volume addresses impacts that have already occurred and risks of future impacts, especially the way those risks change with the amount of climate change that occurs and with investments in adaptation to climate changes that cannot be avoided. For both past and future impacts, a core focus of the assessment is characterizing knowledge about vulnerability, the characteristics and interactions that make some events devastating, while others pass with little notice.--","ISBN":"978-1-107-64165-5","call-number":"QC903 .C443 2014","note":"OCLC: ocn900613741","shortTitle":"Climate change 2014","editor":[{"family":"Field","given":"Christopher B."},{"family":"Barros","given":"Vicente R."},{"literal":"Intergovernmental Panel on Climate Change"}],"issued":{"date-parts":[["2014"]]}}}],"schema":"https://github.com/citation-style-language/schema/raw/master/csl-citation.json"} </w:instrText>
      </w:r>
      <w:r w:rsidR="00AB5751">
        <w:rPr>
          <w:rFonts w:ascii="Times New Roman" w:hAnsi="Times New Roman" w:cs="Times New Roman"/>
          <w:sz w:val="24"/>
          <w:szCs w:val="24"/>
        </w:rPr>
        <w:fldChar w:fldCharType="separate"/>
      </w:r>
      <w:r w:rsidR="007B2F54" w:rsidRPr="007B2F54">
        <w:rPr>
          <w:rFonts w:ascii="Times New Roman" w:hAnsi="Times New Roman" w:cs="Times New Roman"/>
          <w:sz w:val="24"/>
          <w:szCs w:val="24"/>
        </w:rPr>
        <w:t>(</w:t>
      </w:r>
      <w:moveToRangeStart w:id="38" w:author="Garcia Carreras, Bernardo" w:date="2017-02-22T17:00:00Z" w:name="move475546162"/>
      <w:moveTo w:id="39" w:author="Garcia Carreras, Bernardo" w:date="2017-02-22T17:00:00Z">
        <w:r w:rsidR="00C64759" w:rsidRPr="00F345DD">
          <w:rPr>
            <w:rFonts w:ascii="Times New Roman" w:hAnsi="Times New Roman" w:cs="Times New Roman"/>
            <w:sz w:val="24"/>
            <w:szCs w:val="24"/>
          </w:rPr>
          <w:t xml:space="preserve">Dunn </w:t>
        </w:r>
        <w:r w:rsidR="00C64759" w:rsidRPr="00F345DD">
          <w:rPr>
            <w:rFonts w:ascii="Times New Roman" w:hAnsi="Times New Roman" w:cs="Times New Roman"/>
            <w:i/>
            <w:iCs/>
            <w:sz w:val="24"/>
            <w:szCs w:val="24"/>
          </w:rPr>
          <w:t>et al.</w:t>
        </w:r>
        <w:r w:rsidR="00C64759" w:rsidRPr="00F345DD">
          <w:rPr>
            <w:rFonts w:ascii="Times New Roman" w:hAnsi="Times New Roman" w:cs="Times New Roman"/>
            <w:sz w:val="24"/>
            <w:szCs w:val="24"/>
          </w:rPr>
          <w:t xml:space="preserve"> 2009; Bellard </w:t>
        </w:r>
        <w:r w:rsidR="00C64759" w:rsidRPr="00F345DD">
          <w:rPr>
            <w:rFonts w:ascii="Times New Roman" w:hAnsi="Times New Roman" w:cs="Times New Roman"/>
            <w:i/>
            <w:iCs/>
            <w:sz w:val="24"/>
            <w:szCs w:val="24"/>
          </w:rPr>
          <w:t>et al.</w:t>
        </w:r>
        <w:r w:rsidR="00C64759" w:rsidRPr="00F345DD">
          <w:rPr>
            <w:rFonts w:ascii="Times New Roman" w:hAnsi="Times New Roman" w:cs="Times New Roman"/>
            <w:sz w:val="24"/>
            <w:szCs w:val="24"/>
          </w:rPr>
          <w:t xml:space="preserve"> 2012</w:t>
        </w:r>
      </w:moveTo>
      <w:moveToRangeEnd w:id="38"/>
      <w:ins w:id="40" w:author="Garcia Carreras, Bernardo" w:date="2017-02-22T17:00:00Z">
        <w:r w:rsidR="00C64759">
          <w:rPr>
            <w:rFonts w:ascii="Times New Roman" w:hAnsi="Times New Roman" w:cs="Times New Roman"/>
            <w:sz w:val="24"/>
            <w:szCs w:val="24"/>
          </w:rPr>
          <w:t xml:space="preserve">; </w:t>
        </w:r>
      </w:ins>
      <w:r w:rsidR="007B2F54" w:rsidRPr="007B2F54">
        <w:rPr>
          <w:rFonts w:ascii="Times New Roman" w:hAnsi="Times New Roman" w:cs="Times New Roman"/>
          <w:sz w:val="24"/>
          <w:szCs w:val="24"/>
        </w:rPr>
        <w:t xml:space="preserve">Cahill </w:t>
      </w:r>
      <w:r w:rsidR="007B2F54" w:rsidRPr="007B2F54">
        <w:rPr>
          <w:rFonts w:ascii="Times New Roman" w:hAnsi="Times New Roman" w:cs="Times New Roman"/>
          <w:i/>
          <w:iCs/>
          <w:sz w:val="24"/>
          <w:szCs w:val="24"/>
        </w:rPr>
        <w:t>et al.</w:t>
      </w:r>
      <w:r w:rsidR="007B2F54" w:rsidRPr="007B2F54">
        <w:rPr>
          <w:rFonts w:ascii="Times New Roman" w:hAnsi="Times New Roman" w:cs="Times New Roman"/>
          <w:sz w:val="24"/>
          <w:szCs w:val="24"/>
        </w:rPr>
        <w:t xml:space="preserve"> 2013; Field </w:t>
      </w:r>
      <w:r w:rsidR="007B2F54" w:rsidRPr="007B2F54">
        <w:rPr>
          <w:rFonts w:ascii="Times New Roman" w:hAnsi="Times New Roman" w:cs="Times New Roman"/>
          <w:i/>
          <w:iCs/>
          <w:sz w:val="24"/>
          <w:szCs w:val="24"/>
        </w:rPr>
        <w:t>et al.</w:t>
      </w:r>
      <w:r w:rsidR="007B2F54" w:rsidRPr="007B2F54">
        <w:rPr>
          <w:rFonts w:ascii="Times New Roman" w:hAnsi="Times New Roman" w:cs="Times New Roman"/>
          <w:sz w:val="24"/>
          <w:szCs w:val="24"/>
        </w:rPr>
        <w:t xml:space="preserve"> 2014</w:t>
      </w:r>
      <w:del w:id="41" w:author="Garcia Carreras, Bernardo" w:date="2017-02-22T16:59:00Z">
        <w:r w:rsidR="007B2F54" w:rsidRPr="007B2F54" w:rsidDel="00C64759">
          <w:rPr>
            <w:rFonts w:ascii="Times New Roman" w:hAnsi="Times New Roman" w:cs="Times New Roman"/>
            <w:sz w:val="24"/>
            <w:szCs w:val="24"/>
          </w:rPr>
          <w:delText>)</w:delText>
        </w:r>
      </w:del>
      <w:r w:rsidR="00AB5751">
        <w:rPr>
          <w:rFonts w:ascii="Times New Roman" w:hAnsi="Times New Roman" w:cs="Times New Roman"/>
          <w:sz w:val="24"/>
          <w:szCs w:val="24"/>
        </w:rPr>
        <w:fldChar w:fldCharType="end"/>
      </w:r>
      <w:del w:id="42" w:author="Garcia Carreras, Bernardo" w:date="2017-02-22T17:00:00Z">
        <w:r w:rsidR="007B2F54" w:rsidDel="00C64759">
          <w:rPr>
            <w:rFonts w:ascii="Times New Roman" w:hAnsi="Times New Roman" w:cs="Times New Roman"/>
            <w:sz w:val="24"/>
            <w:szCs w:val="24"/>
          </w:rPr>
          <w:delText>.</w:delText>
        </w:r>
        <w:r w:rsidR="00F345DD" w:rsidDel="00C64759">
          <w:rPr>
            <w:rFonts w:ascii="Times New Roman" w:hAnsi="Times New Roman" w:cs="Times New Roman"/>
            <w:sz w:val="24"/>
            <w:szCs w:val="24"/>
          </w:rPr>
          <w:delText xml:space="preserve"> This suggests that species interactions might be critical in mediating impacts of climate change </w:delText>
        </w:r>
      </w:del>
      <w:r w:rsidR="00AB5751">
        <w:rPr>
          <w:rFonts w:ascii="Times New Roman" w:hAnsi="Times New Roman" w:cs="Times New Roman"/>
          <w:sz w:val="24"/>
          <w:szCs w:val="24"/>
        </w:rPr>
        <w:fldChar w:fldCharType="begin"/>
      </w:r>
      <w:r w:rsidR="00F345DD">
        <w:rPr>
          <w:rFonts w:ascii="Times New Roman" w:hAnsi="Times New Roman" w:cs="Times New Roman"/>
          <w:sz w:val="24"/>
          <w:szCs w:val="24"/>
        </w:rPr>
        <w:instrText xml:space="preserve"> ADDIN ZOTERO_ITEM CSL_CITATION {"citationID":"1girdjo4ue","properties":{"formattedCitation":"{\\rtf (Dunn {\\i{}et al.} 2009; Bellard {\\i{}et al.} 2012)}","plainCitation":"(Dunn et al. 2009; Bellard et al. 2012)"},"citationItems":[{"id":2783,"uris":["http://zotero.org/users/718951/items/47HMHZVP"],"uri":["http://zotero.org/users/718951/items/47HMHZVP"],"itemData":{"id":2783,"type":"article-journal","title":"The sixth mass coextinction: are most endangered species parasites and mutualists?","container-title":"Proceedings of the Royal Society B: Biological Sciences","page":"3037-3045","volume":"276","issue":"1670","source":"rspb.royalsocietypublishing.org","abstract":"The effects of species declines and extinction on biotic interactions remain poorly understood. The loss of a species is expected to result in the loss of other species that depend on it (coextinction), leading to cascading effects across trophic levels. Such effects are likely to be most severe in mutualistic and parasitic interactions. Indeed, models suggest that coextinction may be the most common form of biodiversity loss. Paradoxically, few historical or contemporary coextinction events have actually been recorded. We review the current knowledge of coextinction by: (i) considering plausible explanations for the discrepancy between predicted and observed coextinction rates; (ii) exploring the potential consequences of coextinctions; (iii) discussing the interactions and synergies between coextinction and other drivers of species loss, particularly climate change; and (iv) suggesting the way forward for understanding the phenomenon of coextinction, which may well be the most insidious threat to global biodiversity.","DOI":"10.1098/rspb.2009.0413","ISSN":"0962-8452, 1471-2954","note":"PMID: 19474041","shortTitle":"The sixth mass coextinction","journalAbbreviation":"Proc. R. Soc. B","language":"en","author":[{"family":"Dunn","given":"Robert R."},{"family":"Harris","given":"Nyeema C."},{"family":"Colwell","given":"Robert K."},{"family":"Koh","given":"Lian Pin"},{"family":"Sodhi","given":"Navjot S."}],"issued":{"date-parts":[["2009",7,9]]}}},{"id":605,"uris":["http://zotero.org/users/718951/items/P437R6GC"],"uri":["http://zotero.org/users/718951/items/P437R6GC"],"itemData":{"id":605,"type":"article-journal","title":"Impacts of climate change on the future of biodiversity","container-title":"Ecology Letters","page":"365–377","volume":"15","issue":"4","source":"Wiley Online Library","abstract":"Ecology Letters (2012) 15: 365–377AbstractMany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DOI":"10.1111/j.1461-0248.2011.01736.x","ISSN":"1461-0248","language":"en","author":[{"family":"Bellard","given":"Céline"},{"family":"Bertelsmeier","given":"Cleo"},{"family":"Leadley","given":"Paul"},{"family":"Thuiller","given":"Wilfried"},{"family":"Courchamp","given":"Franck"}],"issued":{"date-parts":[["2012"]]}}}],"schema":"https://github.com/citation-style-language/schema/raw/master/csl-citation.json"} </w:instrText>
      </w:r>
      <w:r w:rsidR="00AB5751">
        <w:rPr>
          <w:rFonts w:ascii="Times New Roman" w:hAnsi="Times New Roman" w:cs="Times New Roman"/>
          <w:sz w:val="24"/>
          <w:szCs w:val="24"/>
        </w:rPr>
        <w:fldChar w:fldCharType="separate"/>
      </w:r>
      <w:del w:id="43" w:author="Garcia Carreras, Bernardo" w:date="2017-02-22T17:00:00Z">
        <w:r w:rsidR="00F345DD" w:rsidRPr="00F345DD" w:rsidDel="00C64759">
          <w:rPr>
            <w:rFonts w:ascii="Times New Roman" w:hAnsi="Times New Roman" w:cs="Times New Roman"/>
            <w:sz w:val="24"/>
            <w:szCs w:val="24"/>
          </w:rPr>
          <w:delText>(</w:delText>
        </w:r>
      </w:del>
      <w:moveFromRangeStart w:id="44" w:author="Garcia Carreras, Bernardo" w:date="2017-02-22T17:00:00Z" w:name="move475546162"/>
      <w:moveFrom w:id="45" w:author="Garcia Carreras, Bernardo" w:date="2017-02-22T17:00:00Z">
        <w:r w:rsidR="00F345DD" w:rsidRPr="00F345DD" w:rsidDel="00C64759">
          <w:rPr>
            <w:rFonts w:ascii="Times New Roman" w:hAnsi="Times New Roman" w:cs="Times New Roman"/>
            <w:sz w:val="24"/>
            <w:szCs w:val="24"/>
          </w:rPr>
          <w:t xml:space="preserve">Dunn </w:t>
        </w:r>
        <w:r w:rsidR="00F345DD" w:rsidRPr="00F345DD" w:rsidDel="00C64759">
          <w:rPr>
            <w:rFonts w:ascii="Times New Roman" w:hAnsi="Times New Roman" w:cs="Times New Roman"/>
            <w:i/>
            <w:iCs/>
            <w:sz w:val="24"/>
            <w:szCs w:val="24"/>
          </w:rPr>
          <w:t>et al.</w:t>
        </w:r>
        <w:r w:rsidR="00F345DD" w:rsidRPr="00F345DD" w:rsidDel="00C64759">
          <w:rPr>
            <w:rFonts w:ascii="Times New Roman" w:hAnsi="Times New Roman" w:cs="Times New Roman"/>
            <w:sz w:val="24"/>
            <w:szCs w:val="24"/>
          </w:rPr>
          <w:t xml:space="preserve"> 2009; Bellard </w:t>
        </w:r>
        <w:r w:rsidR="00F345DD" w:rsidRPr="00F345DD" w:rsidDel="00C64759">
          <w:rPr>
            <w:rFonts w:ascii="Times New Roman" w:hAnsi="Times New Roman" w:cs="Times New Roman"/>
            <w:i/>
            <w:iCs/>
            <w:sz w:val="24"/>
            <w:szCs w:val="24"/>
          </w:rPr>
          <w:t>et al.</w:t>
        </w:r>
        <w:r w:rsidR="00F345DD" w:rsidRPr="00F345DD" w:rsidDel="00C64759">
          <w:rPr>
            <w:rFonts w:ascii="Times New Roman" w:hAnsi="Times New Roman" w:cs="Times New Roman"/>
            <w:sz w:val="24"/>
            <w:szCs w:val="24"/>
          </w:rPr>
          <w:t xml:space="preserve"> 2012</w:t>
        </w:r>
      </w:moveFrom>
      <w:moveFromRangeEnd w:id="44"/>
      <w:r w:rsidR="00F345DD" w:rsidRPr="00F345DD">
        <w:rPr>
          <w:rFonts w:ascii="Times New Roman" w:hAnsi="Times New Roman" w:cs="Times New Roman"/>
          <w:sz w:val="24"/>
          <w:szCs w:val="24"/>
        </w:rPr>
        <w:t>)</w:t>
      </w:r>
      <w:r w:rsidR="00AB5751">
        <w:rPr>
          <w:rFonts w:ascii="Times New Roman" w:hAnsi="Times New Roman" w:cs="Times New Roman"/>
          <w:sz w:val="24"/>
          <w:szCs w:val="24"/>
        </w:rPr>
        <w:fldChar w:fldCharType="end"/>
      </w:r>
      <w:r w:rsidR="00F345DD">
        <w:rPr>
          <w:rFonts w:ascii="Times New Roman" w:hAnsi="Times New Roman" w:cs="Times New Roman"/>
          <w:sz w:val="24"/>
          <w:szCs w:val="24"/>
        </w:rPr>
        <w:t>.</w:t>
      </w:r>
      <w:r w:rsidR="007A4CA9">
        <w:rPr>
          <w:rFonts w:ascii="Times New Roman" w:hAnsi="Times New Roman" w:cs="Times New Roman"/>
          <w:sz w:val="24"/>
          <w:szCs w:val="24"/>
        </w:rPr>
        <w:t xml:space="preserve"> </w:t>
      </w:r>
      <w:r w:rsidR="00D7404A" w:rsidRPr="00D7404A">
        <w:rPr>
          <w:rFonts w:ascii="Times New Roman" w:hAnsi="Times New Roman" w:cs="Times New Roman"/>
          <w:sz w:val="24"/>
          <w:szCs w:val="24"/>
        </w:rPr>
        <w:t xml:space="preserve">A review of 688 studies found that climate change affects various types of species interactions, including competition </w:t>
      </w:r>
      <w:r w:rsidR="00AB5751" w:rsidRPr="00D7404A">
        <w:rPr>
          <w:rFonts w:ascii="Times New Roman" w:hAnsi="Times New Roman" w:cs="Times New Roman"/>
          <w:sz w:val="24"/>
          <w:szCs w:val="24"/>
        </w:rPr>
        <w:fldChar w:fldCharType="begin"/>
      </w:r>
      <w:r w:rsidR="00D7404A" w:rsidRPr="00D7404A">
        <w:rPr>
          <w:rFonts w:ascii="Times New Roman" w:hAnsi="Times New Roman" w:cs="Times New Roman"/>
          <w:sz w:val="24"/>
          <w:szCs w:val="24"/>
        </w:rPr>
        <w:instrText xml:space="preserve"> ADDIN ZOTERO_ITEM CSL_CITATION {"citationID":"21cqvb9dfh","properties":{"formattedCitation":"{\\rtf (Tylianakis {\\i{}et al.} 2008)}","plainCitation":"(Tylianakis et al. 2008)"},"citationItems":[{"id":2777,"uris":["http://zotero.org/users/718951/items/JEIJF739"],"uri":["http://zotero.org/users/718951/items/JEIJF739"],"itemData":{"id":2777,"type":"article-journal","title":"Global change and species interactions in terrestrial ecosystems","container-title":"Ecology Letters","page":"1351-1363","volume":"11","issue":"12","source":"Wiley Online Library","abstract":"The main drivers of global environmental change (CO2 enrichment, nitrogen deposition, climate, biotic invasions and land use) cause extinctions and alter species distributions, and recent evidence shows that they exert pervasive impacts on various antagonistic and mutualistic interactions among species. In this review, we synthesize data from 688 published studies to show that these drivers often alter competitive interactions among plants and animals, exert multitrophic effects on the decomposer food web, increase intensity of pathogen infection, weaken mutualisms involving plants, and enhance herbivory while having variable effects on predation. A recurrent finding is that there is substantial variability among studies in both the magnitude and direction of effects of any given GEC driver on any given type of biotic interaction. Further, we show that higher order effects among multiple drivers acting simultaneously create challenges in predicting future responses to global environmental change, and that extrapolating these complex impacts across entire networks of species interactions yields unanticipated effects on ecosystems. Finally, we conclude that in order to reliably predict the effects of GEC on community and ecosystem processes, the greatest single challenge will be to determine how biotic and abiotic context alters the direction and magnitude of GEC effects on biotic interactions.","DOI":"10.1111/j.1461-0248.2008.01250.x","ISSN":"1461-0248","language":"en","author":[{"family":"Tylianakis","given":"Jason M."},{"family":"Didham","given":"Raphael K."},{"family":"Bascompte","given":"Jordi"},{"family":"Wardle","given":"David A."}],"issued":{"date-parts":[["2008"]],"season":"décembre"}}}],"schema":"https://github.com/citation-style-language/schema/raw/master/csl-citation.json"} </w:instrText>
      </w:r>
      <w:r w:rsidR="00AB5751" w:rsidRPr="00D7404A">
        <w:rPr>
          <w:rFonts w:ascii="Times New Roman" w:hAnsi="Times New Roman" w:cs="Times New Roman"/>
          <w:sz w:val="24"/>
          <w:szCs w:val="24"/>
        </w:rPr>
        <w:fldChar w:fldCharType="separate"/>
      </w:r>
      <w:r w:rsidR="00D7404A" w:rsidRPr="00D7404A">
        <w:rPr>
          <w:rFonts w:ascii="Times New Roman" w:hAnsi="Times New Roman" w:cs="Times New Roman"/>
          <w:sz w:val="24"/>
          <w:szCs w:val="24"/>
        </w:rPr>
        <w:t xml:space="preserve">(Tylianakis </w:t>
      </w:r>
      <w:r w:rsidR="00D7404A" w:rsidRPr="00D7404A">
        <w:rPr>
          <w:rFonts w:ascii="Times New Roman" w:hAnsi="Times New Roman" w:cs="Times New Roman"/>
          <w:i/>
          <w:iCs/>
          <w:sz w:val="24"/>
          <w:szCs w:val="24"/>
        </w:rPr>
        <w:t>et al.</w:t>
      </w:r>
      <w:r w:rsidR="00D7404A" w:rsidRPr="00D7404A">
        <w:rPr>
          <w:rFonts w:ascii="Times New Roman" w:hAnsi="Times New Roman" w:cs="Times New Roman"/>
          <w:sz w:val="24"/>
          <w:szCs w:val="24"/>
        </w:rPr>
        <w:t xml:space="preserve"> 2008)</w:t>
      </w:r>
      <w:r w:rsidR="00AB5751" w:rsidRPr="00D7404A">
        <w:rPr>
          <w:rFonts w:ascii="Times New Roman" w:hAnsi="Times New Roman" w:cs="Times New Roman"/>
          <w:sz w:val="24"/>
          <w:szCs w:val="24"/>
        </w:rPr>
        <w:fldChar w:fldCharType="end"/>
      </w:r>
      <w:r w:rsidR="00D7404A" w:rsidRPr="00D7404A">
        <w:rPr>
          <w:rFonts w:ascii="Times New Roman" w:hAnsi="Times New Roman" w:cs="Times New Roman"/>
          <w:sz w:val="24"/>
          <w:szCs w:val="24"/>
        </w:rPr>
        <w:t xml:space="preserve">. </w:t>
      </w:r>
      <w:ins w:id="46" w:author="Garcia Carreras, Bernardo" w:date="2017-02-22T17:01:00Z">
        <w:r w:rsidR="00696BE6">
          <w:rPr>
            <w:rFonts w:ascii="Times New Roman" w:hAnsi="Times New Roman" w:cs="Times New Roman"/>
            <w:sz w:val="24"/>
            <w:szCs w:val="24"/>
          </w:rPr>
          <w:t>To better predict the consequences of future climate change,</w:t>
        </w:r>
        <w:r w:rsidR="00696BE6" w:rsidRPr="00D7404A">
          <w:rPr>
            <w:rFonts w:ascii="Times New Roman" w:hAnsi="Times New Roman" w:cs="Times New Roman"/>
            <w:sz w:val="24"/>
            <w:szCs w:val="24"/>
          </w:rPr>
          <w:t xml:space="preserve"> </w:t>
        </w:r>
      </w:ins>
      <w:del w:id="47" w:author="Garcia Carreras, Bernardo" w:date="2017-02-22T17:01:00Z">
        <w:r w:rsidR="007A4CA9" w:rsidRPr="00D7404A" w:rsidDel="00696BE6">
          <w:rPr>
            <w:rFonts w:ascii="Times New Roman" w:hAnsi="Times New Roman" w:cs="Times New Roman"/>
            <w:sz w:val="24"/>
            <w:szCs w:val="24"/>
          </w:rPr>
          <w:delText>I</w:delText>
        </w:r>
      </w:del>
      <w:ins w:id="48" w:author="Garcia Carreras, Bernardo" w:date="2017-02-22T17:01:00Z">
        <w:r w:rsidR="00696BE6">
          <w:rPr>
            <w:rFonts w:ascii="Times New Roman" w:hAnsi="Times New Roman" w:cs="Times New Roman"/>
            <w:sz w:val="24"/>
            <w:szCs w:val="24"/>
          </w:rPr>
          <w:t>i</w:t>
        </w:r>
      </w:ins>
      <w:r w:rsidR="007A4CA9" w:rsidRPr="00D7404A">
        <w:rPr>
          <w:rFonts w:ascii="Times New Roman" w:hAnsi="Times New Roman" w:cs="Times New Roman"/>
          <w:sz w:val="24"/>
          <w:szCs w:val="24"/>
        </w:rPr>
        <w:t xml:space="preserve">t is thus crucial to </w:t>
      </w:r>
      <w:del w:id="49" w:author="Garcia Carreras, Bernardo" w:date="2017-02-22T17:01:00Z">
        <w:r w:rsidR="007A4CA9" w:rsidRPr="00D7404A" w:rsidDel="00696BE6">
          <w:rPr>
            <w:rFonts w:ascii="Times New Roman" w:hAnsi="Times New Roman" w:cs="Times New Roman"/>
            <w:sz w:val="24"/>
            <w:szCs w:val="24"/>
          </w:rPr>
          <w:delText xml:space="preserve">better </w:delText>
        </w:r>
      </w:del>
      <w:r w:rsidR="007A4CA9" w:rsidRPr="00D7404A">
        <w:rPr>
          <w:rFonts w:ascii="Times New Roman" w:hAnsi="Times New Roman" w:cs="Times New Roman"/>
          <w:sz w:val="24"/>
          <w:szCs w:val="24"/>
        </w:rPr>
        <w:t>understand</w:t>
      </w:r>
      <w:r w:rsidR="007A4CA9">
        <w:rPr>
          <w:rFonts w:ascii="Times New Roman" w:hAnsi="Times New Roman" w:cs="Times New Roman"/>
          <w:sz w:val="24"/>
          <w:szCs w:val="24"/>
        </w:rPr>
        <w:t xml:space="preserve"> how increased temperatures </w:t>
      </w:r>
      <w:del w:id="50" w:author="Garcia Carreras, Bernardo" w:date="2017-02-22T17:01:00Z">
        <w:r w:rsidR="007A4CA9" w:rsidDel="00696BE6">
          <w:rPr>
            <w:rFonts w:ascii="Times New Roman" w:hAnsi="Times New Roman" w:cs="Times New Roman"/>
            <w:sz w:val="24"/>
            <w:szCs w:val="24"/>
          </w:rPr>
          <w:delText xml:space="preserve">can lead to changes in </w:delText>
        </w:r>
      </w:del>
      <w:ins w:id="51" w:author="Garcia Carreras, Bernardo" w:date="2017-02-22T17:01:00Z">
        <w:r w:rsidR="00696BE6">
          <w:rPr>
            <w:rFonts w:ascii="Times New Roman" w:hAnsi="Times New Roman" w:cs="Times New Roman"/>
            <w:sz w:val="24"/>
            <w:szCs w:val="24"/>
          </w:rPr>
          <w:t xml:space="preserve">affect </w:t>
        </w:r>
      </w:ins>
      <w:r w:rsidR="007A4CA9">
        <w:rPr>
          <w:rFonts w:ascii="Times New Roman" w:hAnsi="Times New Roman" w:cs="Times New Roman"/>
          <w:sz w:val="24"/>
          <w:szCs w:val="24"/>
        </w:rPr>
        <w:t>species interactions</w:t>
      </w:r>
      <w:del w:id="52" w:author="Garcia Carreras, Bernardo" w:date="2017-02-22T17:01:00Z">
        <w:r w:rsidR="007A4CA9" w:rsidDel="00696BE6">
          <w:rPr>
            <w:rFonts w:ascii="Times New Roman" w:hAnsi="Times New Roman" w:cs="Times New Roman"/>
            <w:sz w:val="24"/>
            <w:szCs w:val="24"/>
          </w:rPr>
          <w:delText xml:space="preserve"> to better predict the consequences of future climate change</w:delText>
        </w:r>
      </w:del>
      <w:r w:rsidR="007A4CA9">
        <w:rPr>
          <w:rFonts w:ascii="Times New Roman" w:hAnsi="Times New Roman" w:cs="Times New Roman"/>
          <w:sz w:val="24"/>
          <w:szCs w:val="24"/>
        </w:rPr>
        <w:t>.</w:t>
      </w:r>
    </w:p>
    <w:p w:rsidR="00756992" w:rsidRDefault="001B38F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One avenue for research is the study of how species traits can affect competition between species </w:t>
      </w:r>
      <w:del w:id="53" w:author="Garcia Carreras, Bernardo" w:date="2017-02-22T17:03:00Z">
        <w:r w:rsidDel="004B1C3B">
          <w:rPr>
            <w:rFonts w:ascii="Times New Roman" w:hAnsi="Times New Roman" w:cs="Times New Roman"/>
            <w:sz w:val="24"/>
            <w:szCs w:val="24"/>
          </w:rPr>
          <w:delText>in a changing world</w:delText>
        </w:r>
        <w:r w:rsidR="00D7404A" w:rsidDel="004B1C3B">
          <w:rPr>
            <w:rFonts w:ascii="Times New Roman" w:hAnsi="Times New Roman" w:cs="Times New Roman"/>
            <w:sz w:val="24"/>
            <w:szCs w:val="24"/>
          </w:rPr>
          <w:delText xml:space="preserve"> </w:delText>
        </w:r>
      </w:del>
      <w:r w:rsidR="00AB5751">
        <w:rPr>
          <w:rFonts w:ascii="Times New Roman" w:hAnsi="Times New Roman" w:cs="Times New Roman"/>
          <w:sz w:val="24"/>
          <w:szCs w:val="24"/>
        </w:rPr>
        <w:fldChar w:fldCharType="begin"/>
      </w:r>
      <w:r w:rsidR="00D7404A">
        <w:rPr>
          <w:rFonts w:ascii="Times New Roman" w:hAnsi="Times New Roman" w:cs="Times New Roman"/>
          <w:sz w:val="24"/>
          <w:szCs w:val="24"/>
        </w:rPr>
        <w:instrText xml:space="preserve"> ADDIN ZOTERO_ITEM CSL_CITATION {"citationID":"jdriojs5v","properties":{"formattedCitation":"(Reuman, Holt &amp; Yvon-Durocher 2014)","plainCitation":"(Reuman, Holt &amp; Yvon-Durocher 2014)"},"citationItems":[{"id":3720,"uris":["http://zotero.org/users/718951/items/ZUP2QS9J"],"uri":["http://zotero.org/users/718951/items/ZUP2QS9J"],"itemData":{"id":3720,"type":"article-journal","title":"A metabolic perspective on competition and body size reductions with warming","container-title":"Journal of Animal Ecology","page":"59-69","volume":"83","issue":"1","source":"Wiley Online Library","abstract":"* Temperature is a key driver of ecological processes and patterns. The ramifications of temperature for ecological communities include not only its direct effects on the physiology of individuals, but also how these effects play out in the context of other processes such as competition.\n\n\n* Apparently idiosyncratic or difficult to predict effects of temperature on competitive outcomes are well represented in the literature. General theoretical understanding of how physiological influences of temperature filter through community dynamics to determine outcomes is limited.\n\n\n* We present a theoretical framework for predicting the effects of temperature on competition among species, based on understanding the effects of temperature on the physiological and population parameters of the species. The approach helps unify formal resource competition theory with metabolic and physiological ecology.\n\n\n* Phytoplankton and many other ectotherms are smaller at higher temperatures. This has been observed experimentally, across geographical gradients, and as change accompanying climate warming, but it has not been explained in terms of competition. As a case study, we apply our theoretical framework to competition for nutrients among differently sized phytoplankton.\n\n\n* Based on this analysis, we hypothesize that the prevalence of smaller phytoplankton at higher temperatures is at least partly due to an accentuated competitive advantage of smaller cells at higher temperatures with respect to nutrient uptake and growth. We examine the scope for extending the approach to understand resource competition, generally, among ectotherms of different sizes.","DOI":"10.1111/1365-2656.12064","ISSN":"1365-2656","note":"00011","journalAbbreviation":"J Anim Ecol","language":"en","author":[{"family":"Reuman","given":"Daniel C."},{"family":"Holt","given":"Robert D."},{"family":"Yvon-Durocher","given":"Gabriel"}],"issued":{"date-parts":[["2014",1,1]]}}}],"schema":"https://github.com/citation-style-language/schema/raw/master/csl-citation.json"} </w:instrText>
      </w:r>
      <w:r w:rsidR="00AB5751">
        <w:rPr>
          <w:rFonts w:ascii="Times New Roman" w:hAnsi="Times New Roman" w:cs="Times New Roman"/>
          <w:sz w:val="24"/>
          <w:szCs w:val="24"/>
        </w:rPr>
        <w:fldChar w:fldCharType="separate"/>
      </w:r>
      <w:r w:rsidR="00D7404A" w:rsidRPr="00D7404A">
        <w:rPr>
          <w:rFonts w:ascii="Times New Roman" w:hAnsi="Times New Roman" w:cs="Times New Roman"/>
          <w:sz w:val="24"/>
        </w:rPr>
        <w:t>(Reuman, Holt &amp; Yvon-Durocher 2014)</w:t>
      </w:r>
      <w:r w:rsidR="00AB5751">
        <w:rPr>
          <w:rFonts w:ascii="Times New Roman" w:hAnsi="Times New Roman" w:cs="Times New Roman"/>
          <w:sz w:val="24"/>
          <w:szCs w:val="24"/>
        </w:rPr>
        <w:fldChar w:fldCharType="end"/>
      </w:r>
      <w:r>
        <w:rPr>
          <w:rFonts w:ascii="Times New Roman" w:hAnsi="Times New Roman" w:cs="Times New Roman"/>
          <w:sz w:val="24"/>
          <w:szCs w:val="24"/>
        </w:rPr>
        <w:t xml:space="preserve">. For instance, in freshwater fishes, a global trait meta-analysis found that invasive species were generally characterised by larger </w:t>
      </w:r>
      <w:commentRangeStart w:id="54"/>
      <w:r>
        <w:rPr>
          <w:rFonts w:ascii="Times New Roman" w:hAnsi="Times New Roman" w:cs="Times New Roman"/>
          <w:sz w:val="24"/>
          <w:szCs w:val="24"/>
        </w:rPr>
        <w:t xml:space="preserve">body sizes, greater longevity, delayed maturation and higher fecundity </w:t>
      </w:r>
      <w:r w:rsidR="00AB5751">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{"citationID":"1aeto4cidl","properties":{"formattedCitation":"(Liu, Comte &amp; Olden 2017)","plainCitation":"(Liu, Comte &amp; Olden 2017)"},"citationItems":[{"id":8549,"uris":["http://zotero.org/users/718951/items/2I8EUMFT"],"uri":["http://zotero.org/users/718951/items/2I8EUMFT"],"itemData":{"id":8549,"type":"article-journal","title":"Heads you win, tails you lose: Life-history traits predict invasion and extinction risk of the world's freshwater fishes","container-title":"Aquatic Conservation: Marine and Freshwater Ecosystems","page":"n/a-n/a","source":"Wiley Online Library","abstract":"* Freshwater fishes have the distinction of being both a highly imperilled taxonomic group as well as one that has produced many invasive species with widespread ecological impacts. Faced with the difficult task of identifying those species with the greatest need for management action, ecologists have turned to using predictive suites of ecological and life-history traits to provide reasonable estimates of fish invasion and extinction risk. Whether traits associated with invasiveness are the inverse of those associated with imperillment, known as the ‘two-sides-of-the-same-coin’ hypothesis, remains unclear.\n\n* A global trait analysis (including maximum total body size, longevity, size at maturation, age at maturation, fecundity and egg size) for 6293 freshwater fishes was conducted to examine the trait correlates of species proneness to invasion or extinction. A meta-analytical procedure was deployed using univariate and multivariate trait analyses that accounted for the effects of shared phylogeny.\n\n* Mean trait differences (measured as Hedges' d effect size) were found between invasive and threatened species when compared with native species, thus supporting the two-sides-of-the-same-coin hypothesis for freshwater fish. Invasive species were characterized by larger body size, greater longevity, delayed maturation and higher fecundity than threatened species. Furthermore, invasive species were found to display greater trait variability compared with threatened species, suggesting that different traits may be selected at different stages of the invasion process (from pathway entrainment to establishment) whereas more specific trait combinations may predispose species to higher extinction risk.\n\n* The present study demonstrated a strong trait basis to global-scale invasion risk and extinction vulnerability for freshwater fishes. Given that both time and resources are too limited for detailed species-by-species assessments, the results suggest that trait correlates provide a reasonable estimate of invasion and extinction risk that can inform more targeted and proactive conservation strategies.","DOI":"10.1002/aqc.2740","ISSN":"1099-0755","shortTitle":"Heads you win, tails you lose","journalAbbreviation":"Aquatic Conserv: Mar Freshw Ecosyst","language":"en","author":[{"family":"Liu","given":"Chunlong"},{"family":"Comte","given":"Lise"},{"family":"Olden","given":"Julian D."}],"issued":{"date-parts":[["2017",1,1]]}}}],"schema":"https://github.com/citation-style-language/schema/raw/master/csl-citation.json"} </w:instrText>
      </w:r>
      <w:r w:rsidR="00AB5751">
        <w:rPr>
          <w:rFonts w:ascii="Times New Roman" w:hAnsi="Times New Roman" w:cs="Times New Roman"/>
          <w:sz w:val="24"/>
          <w:szCs w:val="24"/>
        </w:rPr>
        <w:fldChar w:fldCharType="separate"/>
      </w:r>
      <w:r w:rsidRPr="001B38F1">
        <w:rPr>
          <w:rFonts w:ascii="Times New Roman" w:hAnsi="Times New Roman" w:cs="Times New Roman"/>
          <w:sz w:val="24"/>
        </w:rPr>
        <w:t>(Liu, Comte &amp; Olden 2017)</w:t>
      </w:r>
      <w:r w:rsidR="00AB5751">
        <w:rPr>
          <w:rFonts w:ascii="Times New Roman" w:hAnsi="Times New Roman" w:cs="Times New Roman"/>
          <w:sz w:val="24"/>
          <w:szCs w:val="24"/>
        </w:rPr>
        <w:fldChar w:fldCharType="end"/>
      </w:r>
      <w:r>
        <w:rPr>
          <w:rFonts w:ascii="Times New Roman" w:hAnsi="Times New Roman" w:cs="Times New Roman"/>
          <w:sz w:val="24"/>
          <w:szCs w:val="24"/>
        </w:rPr>
        <w:t xml:space="preserve">. </w:t>
      </w:r>
      <w:commentRangeEnd w:id="54"/>
      <w:r w:rsidR="006F3C64">
        <w:rPr>
          <w:rStyle w:val="CommentReference"/>
        </w:rPr>
        <w:commentReference w:id="54"/>
      </w:r>
      <w:r>
        <w:rPr>
          <w:rFonts w:ascii="Times New Roman" w:hAnsi="Times New Roman" w:cs="Times New Roman"/>
          <w:sz w:val="24"/>
          <w:szCs w:val="24"/>
        </w:rPr>
        <w:t>In birds, habitat brea</w:t>
      </w:r>
      <w:ins w:id="55" w:author="Garcia Carreras, Bernardo" w:date="2017-02-22T17:03:00Z">
        <w:r w:rsidR="00686134">
          <w:rPr>
            <w:rFonts w:ascii="Times New Roman" w:hAnsi="Times New Roman" w:cs="Times New Roman"/>
            <w:sz w:val="24"/>
            <w:szCs w:val="24"/>
          </w:rPr>
          <w:t>d</w:t>
        </w:r>
      </w:ins>
      <w:r>
        <w:rPr>
          <w:rFonts w:ascii="Times New Roman" w:hAnsi="Times New Roman" w:cs="Times New Roman"/>
          <w:sz w:val="24"/>
          <w:szCs w:val="24"/>
        </w:rPr>
        <w:t xml:space="preserve">th and body size have been found to </w:t>
      </w:r>
      <w:del w:id="56" w:author="Garcia Carreras, Bernardo" w:date="2017-02-22T17:03:00Z">
        <w:r w:rsidDel="00686134">
          <w:rPr>
            <w:rFonts w:ascii="Times New Roman" w:hAnsi="Times New Roman" w:cs="Times New Roman"/>
            <w:sz w:val="24"/>
            <w:szCs w:val="24"/>
          </w:rPr>
          <w:delText>be related</w:delText>
        </w:r>
      </w:del>
      <w:ins w:id="57" w:author="Garcia Carreras, Bernardo" w:date="2017-02-22T17:03:00Z">
        <w:r w:rsidR="00686134">
          <w:rPr>
            <w:rFonts w:ascii="Times New Roman" w:hAnsi="Times New Roman" w:cs="Times New Roman"/>
            <w:sz w:val="24"/>
            <w:szCs w:val="24"/>
          </w:rPr>
          <w:t>correlate</w:t>
        </w:r>
      </w:ins>
      <w:r>
        <w:rPr>
          <w:rFonts w:ascii="Times New Roman" w:hAnsi="Times New Roman" w:cs="Times New Roman"/>
          <w:sz w:val="24"/>
          <w:szCs w:val="24"/>
        </w:rPr>
        <w:t xml:space="preserve"> with invasion success </w:t>
      </w:r>
      <w:r w:rsidR="00AB5751">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{"citationID":"2mlspgk4hm","properties":{"formattedCitation":"(Blackburn, Cassey &amp; Lockwood 2009)","plainCitation":"(Blackburn, Cassey &amp; Lockwood 2009)"},"citationItems":[{"id":4691,"uris":["http://zotero.org/users/718951/items/86CZDW9Q"],"uri":["http://zotero.org/users/718951/items/86CZDW9Q"],"itemData":{"id":4691,"type":"article-journal","title":"The role of species traits in the establishment success of exotic birds","container-title":"Global Change Biology","page":"2852-2860","volume":"15","issue":"12","source":"Wiley Online Library","abstract":"There is now abundant evidence that propagule pressure, a composite measure of the number of individuals released into the nonnative location that varies between introduction events, is the most consistent predictor of success in the establishment of exotic species. However, the reasons why we expect propagule pressure to be important – because larger propagules ameliorate the effects of demographic, environmental or genetic stochasticity, or of Allee effects – also predict an influence of species traits on success. Here, we use a quantitative meta-analytical approach to assess the effect of three categories of species-level traits in the successful establishment of nonnative bird species: traits relating to population growth rates, traits that predispose species to Allee effects, and traits that enable a species to cope with novel environments. Traits that predispose species to Allee effects tend to decrease introduction success, whereas traits that enable a species to cope with novel environments tend to increase success. The breadth of habitats a species uses has the strongest mean effect of all variables analysed here. Mean effects for traits relating to population growth rates conflict in sign: in general, success is greater for species with large body mass whereas clutch size is not consistently related to establishment success. These results suggest a likely influence of some species-level traits on exotic bird establishment success, especially traits that enable a species to cope with novel environments. We suggest that considering such traits in terms of the small-population paradigm from conservation biology may be a productive avenue for future research.","DOI":"10.1111/j.1365-2486.2008.01841.x","ISSN":"1365-2486","language":"en","author":[{"family":"Blackburn","given":"Tim M."},{"family":"Cassey","given":"Phillip"},{"family":"Lockwood","given":"Julie L."}],"issued":{"date-parts":[["2009",12,1]]}}}],"schema":"https://github.com/citation-style-language/schema/raw/master/csl-citation.json"} </w:instrText>
      </w:r>
      <w:r w:rsidR="00AB5751">
        <w:rPr>
          <w:rFonts w:ascii="Times New Roman" w:hAnsi="Times New Roman" w:cs="Times New Roman"/>
          <w:sz w:val="24"/>
          <w:szCs w:val="24"/>
        </w:rPr>
        <w:fldChar w:fldCharType="separate"/>
      </w:r>
      <w:r w:rsidRPr="001B38F1">
        <w:rPr>
          <w:rFonts w:ascii="Times New Roman" w:hAnsi="Times New Roman" w:cs="Times New Roman"/>
          <w:sz w:val="24"/>
        </w:rPr>
        <w:t>(Blackburn, Cassey &amp; Lockwood 2009)</w:t>
      </w:r>
      <w:r w:rsidR="00AB5751">
        <w:rPr>
          <w:rFonts w:ascii="Times New Roman" w:hAnsi="Times New Roman" w:cs="Times New Roman"/>
          <w:sz w:val="24"/>
          <w:szCs w:val="24"/>
        </w:rPr>
        <w:fldChar w:fldCharType="end"/>
      </w:r>
      <w:r>
        <w:rPr>
          <w:rFonts w:ascii="Times New Roman" w:hAnsi="Times New Roman" w:cs="Times New Roman"/>
          <w:sz w:val="24"/>
          <w:szCs w:val="24"/>
        </w:rPr>
        <w:t xml:space="preserve">. In freshwater and marine invertebrates and fishes, heat tolerance has been found to be higher in introduced species than in native species </w:t>
      </w:r>
      <w:r w:rsidR="00AB5751">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{"citationID":"mrarpdajf","properties":{"formattedCitation":"{\\rtf (Bates {\\i{}et al.} 2013)}","plainCitation":"(Bates et al. 2013)"},"citationItems":[{"id":7082,"uris":["http://zotero.org/users/718951/items/FFMVKX5T"],"uri":["http://zotero.org/users/718951/items/FFMVKX5T"],"itemData":{"id":7082,"type":"article-journal","title":"Geographical range, heat tolerance and invasion success in aquatic species","container-title":"Proceedings of the Royal Society of London B: Biological Sciences","page":"20131958","volume":"280","issue":"1772","source":"rspb.royalsocietypublishing.org","abstract":"Species with broader geographical ranges are expected to be ecological generalists, while species with higher heat tolerances may be relatively competitive at more extreme and increasing temperatures. Thus, both traits are expected to relate to increased survival during transport to new regions of the globe, and once there, establishment and spread. Here, we explore these expectations using datasets of latitudinal range breadth and heat tolerance in freshwater and marine invertebrates and fishes. After accounting for the latitude and hemisphere of each species’ native range, we find that species introduced to freshwater systems have broader geographical ranges in comparison to native species. Moreover, introduced species are more heat tolerant than related native species collected from the same habitats. We further test for differences in range breadth and heat tolerance in relation to invasion success by comparing species that have established geographically restricted versus extensive introduced distributions. We find that geographical range size is positively related to invasion success in freshwater species only. However, heat tolerance is implicated as a trait correlated to widespread occurrence of introduced populations in both freshwater and marine systems. Our results emphasize the importance of formal risk assessments before moving heat tolerant species to novel locations.","DOI":"10.1098/rspb.2013.1958","ISSN":"0962-8452, 1471-2954","note":"PMID: 24266040","language":"en","author":[{"family":"Bates","given":"Amanda E."},{"family":"McKelvie","given":"Catherine M."},{"family":"Sorte","given":"Cascade J. B."},{"family":"Morley","given":"Simon A."},{"family":"Jones","given":"Nicholas A. R."},{"family":"Mondon","given":"Julie A."},{"family":"Bird","given":"Tomas J."},{"family":"Quinn","given":"Gerry"}],"issued":{"date-parts":[["2013",12,7]]}}}],"schema":"https://github.com/citation-style-language/schema/raw/master/csl-citation.json"} </w:instrText>
      </w:r>
      <w:r w:rsidR="00AB5751">
        <w:rPr>
          <w:rFonts w:ascii="Times New Roman" w:hAnsi="Times New Roman" w:cs="Times New Roman"/>
          <w:sz w:val="24"/>
          <w:szCs w:val="24"/>
        </w:rPr>
        <w:fldChar w:fldCharType="separate"/>
      </w:r>
      <w:r w:rsidRPr="001B38F1">
        <w:rPr>
          <w:rFonts w:ascii="Times New Roman" w:hAnsi="Times New Roman" w:cs="Times New Roman"/>
          <w:sz w:val="24"/>
          <w:szCs w:val="24"/>
        </w:rPr>
        <w:t xml:space="preserve">(Bates </w:t>
      </w:r>
      <w:r w:rsidRPr="001B38F1">
        <w:rPr>
          <w:rFonts w:ascii="Times New Roman" w:hAnsi="Times New Roman" w:cs="Times New Roman"/>
          <w:i/>
          <w:iCs/>
          <w:sz w:val="24"/>
          <w:szCs w:val="24"/>
        </w:rPr>
        <w:t>et al.</w:t>
      </w:r>
      <w:r w:rsidRPr="001B38F1">
        <w:rPr>
          <w:rFonts w:ascii="Times New Roman" w:hAnsi="Times New Roman" w:cs="Times New Roman"/>
          <w:sz w:val="24"/>
          <w:szCs w:val="24"/>
        </w:rPr>
        <w:t xml:space="preserve"> 2013)</w:t>
      </w:r>
      <w:r w:rsidR="00AB5751">
        <w:rPr>
          <w:rFonts w:ascii="Times New Roman" w:hAnsi="Times New Roman" w:cs="Times New Roman"/>
          <w:sz w:val="24"/>
          <w:szCs w:val="24"/>
        </w:rPr>
        <w:fldChar w:fldCharType="end"/>
      </w:r>
      <w:r>
        <w:rPr>
          <w:rFonts w:ascii="Times New Roman" w:hAnsi="Times New Roman" w:cs="Times New Roman"/>
          <w:sz w:val="24"/>
          <w:szCs w:val="24"/>
        </w:rPr>
        <w:t>.</w:t>
      </w:r>
      <w:r w:rsidR="001A4D50">
        <w:rPr>
          <w:rFonts w:ascii="Times New Roman" w:hAnsi="Times New Roman" w:cs="Times New Roman"/>
          <w:sz w:val="24"/>
          <w:szCs w:val="24"/>
        </w:rPr>
        <w:t xml:space="preserve"> In a context of global climate change, one important factor is therefore the temperature-dependence of competitors’ performance. For instance, in two </w:t>
      </w:r>
      <w:proofErr w:type="spellStart"/>
      <w:r w:rsidR="001A4D50">
        <w:rPr>
          <w:rFonts w:ascii="Times New Roman" w:hAnsi="Times New Roman" w:cs="Times New Roman"/>
          <w:sz w:val="24"/>
          <w:szCs w:val="24"/>
        </w:rPr>
        <w:t>mysid</w:t>
      </w:r>
      <w:proofErr w:type="spellEnd"/>
      <w:r w:rsidR="001A4D50">
        <w:rPr>
          <w:rFonts w:ascii="Times New Roman" w:hAnsi="Times New Roman" w:cs="Times New Roman"/>
          <w:sz w:val="24"/>
          <w:szCs w:val="24"/>
        </w:rPr>
        <w:t xml:space="preserve"> crustaceans, the </w:t>
      </w:r>
      <w:r w:rsidR="007416EC">
        <w:rPr>
          <w:rFonts w:ascii="Times New Roman" w:hAnsi="Times New Roman" w:cs="Times New Roman"/>
          <w:sz w:val="24"/>
          <w:szCs w:val="24"/>
        </w:rPr>
        <w:t xml:space="preserve">feeding rate of the invasive competitor increased with temperature, while </w:t>
      </w:r>
      <w:del w:id="58" w:author="Garcia Carreras, Bernardo" w:date="2017-02-22T17:04:00Z">
        <w:r w:rsidR="007416EC" w:rsidDel="00686134">
          <w:rPr>
            <w:rFonts w:ascii="Times New Roman" w:hAnsi="Times New Roman" w:cs="Times New Roman"/>
            <w:sz w:val="24"/>
            <w:szCs w:val="24"/>
          </w:rPr>
          <w:delText xml:space="preserve">its </w:delText>
        </w:r>
      </w:del>
      <w:ins w:id="59" w:author="Garcia Carreras, Bernardo" w:date="2017-02-22T17:04:00Z">
        <w:r w:rsidR="00686134">
          <w:rPr>
            <w:rFonts w:ascii="Times New Roman" w:hAnsi="Times New Roman" w:cs="Times New Roman"/>
            <w:sz w:val="24"/>
            <w:szCs w:val="24"/>
          </w:rPr>
          <w:t xml:space="preserve">that of the </w:t>
        </w:r>
      </w:ins>
      <w:r w:rsidR="007416EC">
        <w:rPr>
          <w:rFonts w:ascii="Times New Roman" w:hAnsi="Times New Roman" w:cs="Times New Roman"/>
          <w:sz w:val="24"/>
          <w:szCs w:val="24"/>
        </w:rPr>
        <w:t xml:space="preserve">native competitor </w:t>
      </w:r>
      <w:del w:id="60" w:author="Garcia Carreras, Bernardo" w:date="2017-02-22T17:04:00Z">
        <w:r w:rsidR="007416EC" w:rsidDel="00686134">
          <w:rPr>
            <w:rFonts w:ascii="Times New Roman" w:hAnsi="Times New Roman" w:cs="Times New Roman"/>
            <w:sz w:val="24"/>
            <w:szCs w:val="24"/>
          </w:rPr>
          <w:delText>had a constant feeding rate with temperature</w:delText>
        </w:r>
      </w:del>
      <w:ins w:id="61" w:author="Garcia Carreras, Bernardo" w:date="2017-02-22T17:04:00Z">
        <w:r w:rsidR="00686134">
          <w:rPr>
            <w:rFonts w:ascii="Times New Roman" w:hAnsi="Times New Roman" w:cs="Times New Roman"/>
            <w:sz w:val="24"/>
            <w:szCs w:val="24"/>
          </w:rPr>
          <w:t>did not</w:t>
        </w:r>
      </w:ins>
      <w:r w:rsidR="007416EC">
        <w:rPr>
          <w:rFonts w:ascii="Times New Roman" w:hAnsi="Times New Roman" w:cs="Times New Roman"/>
          <w:sz w:val="24"/>
          <w:szCs w:val="24"/>
        </w:rPr>
        <w:t xml:space="preserve">. This </w:t>
      </w:r>
      <w:del w:id="62" w:author="Garcia Carreras, Bernardo" w:date="2017-02-22T17:04:00Z">
        <w:r w:rsidR="007416EC" w:rsidDel="00686134">
          <w:rPr>
            <w:rFonts w:ascii="Times New Roman" w:hAnsi="Times New Roman" w:cs="Times New Roman"/>
            <w:sz w:val="24"/>
            <w:szCs w:val="24"/>
          </w:rPr>
          <w:delText xml:space="preserve">enabled </w:delText>
        </w:r>
      </w:del>
      <w:ins w:id="63" w:author="Garcia Carreras, Bernardo" w:date="2017-02-22T17:04:00Z">
        <w:r w:rsidR="00686134">
          <w:rPr>
            <w:rFonts w:ascii="Times New Roman" w:hAnsi="Times New Roman" w:cs="Times New Roman"/>
            <w:sz w:val="24"/>
            <w:szCs w:val="24"/>
          </w:rPr>
          <w:t xml:space="preserve">provided the invader </w:t>
        </w:r>
      </w:ins>
      <w:r w:rsidR="007416EC">
        <w:rPr>
          <w:rFonts w:ascii="Times New Roman" w:hAnsi="Times New Roman" w:cs="Times New Roman"/>
          <w:sz w:val="24"/>
          <w:szCs w:val="24"/>
        </w:rPr>
        <w:t xml:space="preserve">a </w:t>
      </w:r>
      <w:del w:id="64" w:author="Garcia Carreras, Bernardo" w:date="2017-02-22T17:05:00Z">
        <w:r w:rsidR="007416EC" w:rsidDel="00686134">
          <w:rPr>
            <w:rFonts w:ascii="Times New Roman" w:hAnsi="Times New Roman" w:cs="Times New Roman"/>
            <w:sz w:val="24"/>
            <w:szCs w:val="24"/>
          </w:rPr>
          <w:delText xml:space="preserve">higher </w:delText>
        </w:r>
      </w:del>
      <w:ins w:id="65" w:author="Garcia Carreras, Bernardo" w:date="2017-02-22T17:05:00Z">
        <w:r w:rsidR="00686134">
          <w:rPr>
            <w:rFonts w:ascii="Times New Roman" w:hAnsi="Times New Roman" w:cs="Times New Roman"/>
            <w:sz w:val="24"/>
            <w:szCs w:val="24"/>
          </w:rPr>
          <w:t xml:space="preserve">greater </w:t>
        </w:r>
      </w:ins>
      <w:r w:rsidR="007416EC">
        <w:rPr>
          <w:rFonts w:ascii="Times New Roman" w:hAnsi="Times New Roman" w:cs="Times New Roman"/>
          <w:sz w:val="24"/>
          <w:szCs w:val="24"/>
        </w:rPr>
        <w:t xml:space="preserve">scope for growth at higher temperatures, which could determine invasive success in a warming world </w:t>
      </w:r>
      <w:r w:rsidR="00AB5751">
        <w:rPr>
          <w:rFonts w:ascii="Times New Roman" w:hAnsi="Times New Roman" w:cs="Times New Roman"/>
          <w:sz w:val="24"/>
          <w:szCs w:val="24"/>
        </w:rPr>
        <w:fldChar w:fldCharType="begin"/>
      </w:r>
      <w:r w:rsidR="00D7404A">
        <w:rPr>
          <w:rFonts w:ascii="Times New Roman" w:hAnsi="Times New Roman" w:cs="Times New Roman"/>
          <w:sz w:val="24"/>
          <w:szCs w:val="24"/>
        </w:rPr>
        <w:instrText xml:space="preserve"> ADDIN ZOTERO_ITEM CSL_CITATION {"citationID":"2dpcbvvq6o","properties":{"formattedCitation":"{\\rtf (Penk {\\i{}et al.} 2016)}","plainCitation":"(Penk et al. 2016)"},"citationItems":[{"id":8639,"uris":["http://zotero.org/users/718951/items/UX8INCW9"],"uri":["http://zotero.org/users/718951/items/UX8INCW9"],"itemData":{"id":8639,"type":"article-journal","title":"Warming can enhance invasion success through asymmetries in energetic performance","container-title":"Journal of Animal Ecology","page":"419-426","volume":"85","issue":"2","source":"Wiley Online Library","abstract":"* Both climate warming and biological invasions are prominent drivers of global environmental change and it is important to determine how they interact. However, beyond tolerance and reproductive thresholds, little is known about temperature dependence of invaders’ performance, particularly in the light of competitive attributes of functionally similar native species.\n\n\n* We used experimentally derived energy budgets and field temperature data to determine whether anticipated warming will asymmetrically affect the energy budgets of the globally invasive Ponto-Caspian mysid crustacean Hemimysis anomala and a functionally similar native competitor (Mysis salemaai) whose range is currently being invaded.\n\n\n* In contrast to M. salemaai, which maintains a constant feeding rate with temperature leading to diminishing energy assimilation, we found that H. anomala increases its feeding rate with temperature in parallel with growing metabolic demand. This enabled the invader to maintain high energy assimilation rates, conferring substantially higher scope for growth compared to the native analogue at spring-to-autumn temperatures. Anticipated warming will likely exacerbate this energetic asymmetry and remove the winter overlap, which, given the seasonal limitation of mutually preferred prey, appears to underpin coexistence of the two species.\n\n\n* These results indicate that temperature-dependent asymmetries in scope for growth between invaders and native analogues comprise an important mechanism determining invasion success under warming climates. They also highlight the importance of considering relevant spectra of ecological contexts in predicting successful invaders and their impacts under warming scenarios.","DOI":"10.1111/1365-2656.12480","ISSN":"1365-2656","journalAbbreviation":"J Anim Ecol","language":"en","author":[{"family":"Penk","given":"Marcin R."},{"family":"Jeschke","given":"Jonathan M."},{"family":"Minchin","given":"Dan"},{"family":"Donohue","given":"Ian"}],"issued":{"date-parts":[["2016",3,1]]}}}],"schema":"https://github.com/citation-style-language/schema/raw/master/csl-citation.json"} </w:instrText>
      </w:r>
      <w:r w:rsidR="00AB5751">
        <w:rPr>
          <w:rFonts w:ascii="Times New Roman" w:hAnsi="Times New Roman" w:cs="Times New Roman"/>
          <w:sz w:val="24"/>
          <w:szCs w:val="24"/>
        </w:rPr>
        <w:fldChar w:fldCharType="separate"/>
      </w:r>
      <w:r w:rsidR="00D7404A" w:rsidRPr="00D7404A">
        <w:rPr>
          <w:rFonts w:ascii="Times New Roman" w:hAnsi="Times New Roman" w:cs="Times New Roman"/>
          <w:sz w:val="24"/>
          <w:szCs w:val="24"/>
        </w:rPr>
        <w:t xml:space="preserve">(Penk </w:t>
      </w:r>
      <w:r w:rsidR="00D7404A" w:rsidRPr="00D7404A">
        <w:rPr>
          <w:rFonts w:ascii="Times New Roman" w:hAnsi="Times New Roman" w:cs="Times New Roman"/>
          <w:i/>
          <w:iCs/>
          <w:sz w:val="24"/>
          <w:szCs w:val="24"/>
        </w:rPr>
        <w:t>et al.</w:t>
      </w:r>
      <w:r w:rsidR="00D7404A" w:rsidRPr="00D7404A">
        <w:rPr>
          <w:rFonts w:ascii="Times New Roman" w:hAnsi="Times New Roman" w:cs="Times New Roman"/>
          <w:sz w:val="24"/>
          <w:szCs w:val="24"/>
        </w:rPr>
        <w:t xml:space="preserve"> 2016)</w:t>
      </w:r>
      <w:r w:rsidR="00AB5751">
        <w:rPr>
          <w:rFonts w:ascii="Times New Roman" w:hAnsi="Times New Roman" w:cs="Times New Roman"/>
          <w:sz w:val="24"/>
          <w:szCs w:val="24"/>
        </w:rPr>
        <w:fldChar w:fldCharType="end"/>
      </w:r>
      <w:r w:rsidR="007416EC">
        <w:rPr>
          <w:rFonts w:ascii="Times New Roman" w:hAnsi="Times New Roman" w:cs="Times New Roman"/>
          <w:sz w:val="24"/>
          <w:szCs w:val="24"/>
        </w:rPr>
        <w:t>.</w:t>
      </w:r>
    </w:p>
    <w:p w:rsidR="00756992" w:rsidRDefault="001A4D50">
      <w:pPr>
        <w:spacing w:line="240" w:lineRule="auto"/>
        <w:jc w:val="both"/>
        <w:rPr>
          <w:rFonts w:ascii="Times New Roman" w:hAnsi="Times New Roman" w:cs="Times New Roman"/>
          <w:sz w:val="24"/>
          <w:szCs w:val="24"/>
        </w:rPr>
      </w:pPr>
      <w:r>
        <w:rPr>
          <w:rFonts w:ascii="Times New Roman" w:hAnsi="Times New Roman" w:cs="Times New Roman"/>
          <w:sz w:val="24"/>
          <w:szCs w:val="24"/>
        </w:rPr>
        <w:t>In aquatic system</w:t>
      </w:r>
      <w:r w:rsidR="00783C4D">
        <w:rPr>
          <w:rFonts w:ascii="Times New Roman" w:hAnsi="Times New Roman" w:cs="Times New Roman"/>
          <w:sz w:val="24"/>
          <w:szCs w:val="24"/>
        </w:rPr>
        <w:t>s</w:t>
      </w:r>
      <w:r>
        <w:rPr>
          <w:rFonts w:ascii="Times New Roman" w:hAnsi="Times New Roman" w:cs="Times New Roman"/>
          <w:sz w:val="24"/>
          <w:szCs w:val="24"/>
        </w:rPr>
        <w:t>, one</w:t>
      </w:r>
      <w:r w:rsidR="001B38F1">
        <w:rPr>
          <w:rFonts w:ascii="Times New Roman" w:hAnsi="Times New Roman" w:cs="Times New Roman"/>
          <w:sz w:val="24"/>
          <w:szCs w:val="24"/>
        </w:rPr>
        <w:t xml:space="preserve"> fundamental trait affecting species interactions is nutrient physiology </w:t>
      </w:r>
      <w:r w:rsidR="00AB5751">
        <w:rPr>
          <w:rFonts w:ascii="Times New Roman" w:hAnsi="Times New Roman" w:cs="Times New Roman"/>
          <w:sz w:val="24"/>
          <w:szCs w:val="24"/>
        </w:rPr>
        <w:fldChar w:fldCharType="begin"/>
      </w:r>
      <w:r w:rsidR="001B38F1">
        <w:rPr>
          <w:rFonts w:ascii="Times New Roman" w:hAnsi="Times New Roman" w:cs="Times New Roman"/>
          <w:sz w:val="24"/>
          <w:szCs w:val="24"/>
        </w:rPr>
        <w:instrText xml:space="preserve"> ADDIN ZOTERO_ITEM CSL_CITATION {"citationID":"109rsdqmmq","properties":{"formattedCitation":"(Tilman 1981)","plainCitation":"(Tilman 1981)"},"citationItems":[{"id":119,"uris":["http://zotero.org/users/718951/items/7XPEQ7B5"],"uri":["http://zotero.org/users/718951/items/7XPEQ7B5"],"itemData":{"id":119,"type":"article-journal","title":"Tests of Resource Competition Theory Using Four Species of Lake Michigan Algae","container-title":"Ecology","page":"802-815","volume":"62","issue":"3","source":"JSTOR","abstract":"The results of nutrient competition experiments performed for all the pairwise combinations of four species of freshwater algae often agreed with the predictions of a graphical model of resource competition. As predicted by theory, the species with the significantly lower resource requirement, as measured by R*, was the superior competitor when both species were limited by the same resource. Two species were observed to coexist only if either (1) each was limited by a different resource and met the theoretical criteria for coexistence or (2) the species were limited by the same resource and did not differ significantly in the their resource requirements. Single-species experiments were used to determine the functional dependence of the growth rate of each Lake Michigan diatom species on the concentration of limiting silicate or phosphate. The results, fit to the Monod (Michaelis-Menten) model, predicted that Fragilaria crotonensis and Asterionella formosa had identical silicate requirements, and that both were silicate competitors superior to Synedra filiformis and Tabellaria flocculosa. The phosphate requirements of the four species were very similar, with Synedra requiring significantly less phosphate than Tabellaria. Competition experiments demonstrated that Tabellaria was competitively displaced by the three other species for all silicate-to-phosphate ratios, as predicted. Asterionella and Fragilaria were apparently competitive equal, coexisting for all silicate-to-phosphate ratios used, suggesting evolution of similar resource requirements by these two commonly dominant species. Asterionella and Synedra coexisted for intermediate silicate-to-phosphate ratios, as did Synedra and Fragilaria.","DOI":"10.2307/1937747","ISSN":"0012-9658","journalAbbreviation":"Ecology","author":[{"family":"Tilman","given":"David"}],"issued":{"date-parts":[["1981",6,1]]}}}],"schema":"https://github.com/citation-style-language/schema/raw/master/csl-citation.json"} </w:instrText>
      </w:r>
      <w:r w:rsidR="00AB5751">
        <w:rPr>
          <w:rFonts w:ascii="Times New Roman" w:hAnsi="Times New Roman" w:cs="Times New Roman"/>
          <w:sz w:val="24"/>
          <w:szCs w:val="24"/>
        </w:rPr>
        <w:fldChar w:fldCharType="separate"/>
      </w:r>
      <w:r w:rsidR="001B38F1" w:rsidRPr="00A56297">
        <w:rPr>
          <w:rFonts w:ascii="Times New Roman" w:hAnsi="Times New Roman" w:cs="Times New Roman"/>
          <w:sz w:val="24"/>
        </w:rPr>
        <w:t>(Tilman 1981)</w:t>
      </w:r>
      <w:r w:rsidR="00AB5751">
        <w:rPr>
          <w:rFonts w:ascii="Times New Roman" w:hAnsi="Times New Roman" w:cs="Times New Roman"/>
          <w:sz w:val="24"/>
          <w:szCs w:val="24"/>
        </w:rPr>
        <w:fldChar w:fldCharType="end"/>
      </w:r>
      <w:r w:rsidR="001B38F1">
        <w:rPr>
          <w:rFonts w:ascii="Times New Roman" w:hAnsi="Times New Roman" w:cs="Times New Roman"/>
          <w:sz w:val="24"/>
          <w:szCs w:val="24"/>
        </w:rPr>
        <w:t>. N</w:t>
      </w:r>
      <w:r w:rsidR="00F46896">
        <w:rPr>
          <w:rFonts w:ascii="Times New Roman" w:hAnsi="Times New Roman" w:cs="Times New Roman"/>
          <w:sz w:val="24"/>
          <w:szCs w:val="24"/>
        </w:rPr>
        <w:t xml:space="preserve">utrient availability has been shown to affect growth rates </w:t>
      </w:r>
      <w:r w:rsidR="00AB5751">
        <w:rPr>
          <w:rFonts w:ascii="Times New Roman" w:hAnsi="Times New Roman" w:cs="Times New Roman"/>
          <w:sz w:val="24"/>
          <w:szCs w:val="24"/>
        </w:rPr>
        <w:fldChar w:fldCharType="begin"/>
      </w:r>
      <w:r w:rsidR="00F46896">
        <w:rPr>
          <w:rFonts w:ascii="Times New Roman" w:hAnsi="Times New Roman" w:cs="Times New Roman"/>
          <w:sz w:val="24"/>
          <w:szCs w:val="24"/>
        </w:rPr>
        <w:instrText xml:space="preserve"> ADDIN ZOTERO_ITEM CSL_CITATION {"citationID":"gmekt1bs0","properties":{"formattedCitation":"(Monod 1949)","plainCitation":"(Monod 1949)"},"citationItems":[{"id":7368,"uris":["http://zotero.org/users/718951/items/3668R72R"],"uri":["http://zotero.org/users/718951/items/3668R72R"],"itemData":{"id":7368,"type":"article-journal","title":"The growth of bacterial cultures","container-title":"Annual Reviews in Microbiology","page":"371–394","volume":"3","issue":"1","source":"Google Scholar","author":[{"family":"Monod","given":"Jacques"}],"issued":{"date-parts":[["1949"]]}}}],"schema":"https://github.com/citation-style-language/schema/raw/master/csl-citation.json"} </w:instrText>
      </w:r>
      <w:r w:rsidR="00AB5751">
        <w:rPr>
          <w:rFonts w:ascii="Times New Roman" w:hAnsi="Times New Roman" w:cs="Times New Roman"/>
          <w:sz w:val="24"/>
          <w:szCs w:val="24"/>
        </w:rPr>
        <w:fldChar w:fldCharType="separate"/>
      </w:r>
      <w:r w:rsidR="00F46896" w:rsidRPr="00A56297">
        <w:rPr>
          <w:rFonts w:ascii="Times New Roman" w:hAnsi="Times New Roman" w:cs="Times New Roman"/>
          <w:sz w:val="24"/>
        </w:rPr>
        <w:t>(Monod 1949)</w:t>
      </w:r>
      <w:r w:rsidR="00AB5751">
        <w:rPr>
          <w:rFonts w:ascii="Times New Roman" w:hAnsi="Times New Roman" w:cs="Times New Roman"/>
          <w:sz w:val="24"/>
          <w:szCs w:val="24"/>
        </w:rPr>
        <w:fldChar w:fldCharType="end"/>
      </w:r>
      <w:r w:rsidR="00F46896">
        <w:rPr>
          <w:rFonts w:ascii="Times New Roman" w:hAnsi="Times New Roman" w:cs="Times New Roman"/>
          <w:sz w:val="24"/>
          <w:szCs w:val="24"/>
        </w:rPr>
        <w:t xml:space="preserve">, competition between species </w:t>
      </w:r>
      <w:r w:rsidR="00AB5751">
        <w:rPr>
          <w:rFonts w:ascii="Times New Roman" w:hAnsi="Times New Roman" w:cs="Times New Roman"/>
          <w:sz w:val="24"/>
          <w:szCs w:val="24"/>
        </w:rPr>
        <w:fldChar w:fldCharType="begin"/>
      </w:r>
      <w:r w:rsidR="001B38F1">
        <w:rPr>
          <w:rFonts w:ascii="Times New Roman" w:hAnsi="Times New Roman" w:cs="Times New Roman"/>
          <w:sz w:val="24"/>
          <w:szCs w:val="24"/>
        </w:rPr>
        <w:instrText xml:space="preserve"> ADDIN ZOTERO_ITEM CSL_CITATION {"citationID":"KTTC4wR5","properties":{"formattedCitation":"(Tilman 1981)","plainCitation":"(Tilman 1981)"},"citationItems":[{"id":119,"uris":["http://zotero.org/users/718951/items/7XPEQ7B5"],"uri":["http://zotero.org/users/718951/items/7XPEQ7B5"],"itemData":{"id":119,"type":"article-journal","title":"Tests of Resource Competition Theory Using Four Species of Lake Michigan Algae","container-title":"Ecology","page":"802-815","volume":"62","issue":"3","source":"JSTOR","abstract":"The results of nutrient competition experiments performed for all the pairwise combinations of four species of freshwater algae often agreed with the predictions of a graphical model of resource competition. As predicted by theory, the species with the significantly lower resource requirement, as measured by R*, was the superior competitor when both species were limited by the same resource. Two species were observed to coexist only if either (1) each was limited by a different resource and met the theoretical criteria for coexistence or (2) the species were limited by the same resource and did not differ significantly in the their resource requirements. Single-species experiments were used to determine the functional dependence of the growth rate of each Lake Michigan diatom species on the concentration of limiting silicate or phosphate. The results, fit to the Monod (Michaelis-Menten) model, predicted that Fragilaria crotonensis and Asterionella formosa had identical silicate requirements, and that both were silicate competitors superior to Synedra filiformis and Tabellaria flocculosa. The phosphate requirements of the four species were very similar, with Synedra requiring significantly less phosphate than Tabellaria. Competition experiments demonstrated that Tabellaria was competitively displaced by the three other species for all silicate-to-phosphate ratios, as predicted. Asterionella and Fragilaria were apparently competitive equal, coexisting for all silicate-to-phosphate ratios used, suggesting evolution of similar resource requirements by these two commonly dominant species. Asterionella and Synedra coexisted for intermediate silicate-to-phosphate ratios, as did Synedra and Fragilaria.","DOI":"10.2307/1937747","ISSN":"0012-9658","journalAbbreviation":"Ecology","author":[{"family":"Tilman","given":"David"}],"issued":{"date-parts":[["1981",6,1]]}}}],"schema":"https://github.com/citation-style-language/schema/raw/master/csl-citation.json"} </w:instrText>
      </w:r>
      <w:r w:rsidR="00AB5751">
        <w:rPr>
          <w:rFonts w:ascii="Times New Roman" w:hAnsi="Times New Roman" w:cs="Times New Roman"/>
          <w:sz w:val="24"/>
          <w:szCs w:val="24"/>
        </w:rPr>
        <w:fldChar w:fldCharType="separate"/>
      </w:r>
      <w:r w:rsidR="00F46896" w:rsidRPr="00A56297">
        <w:rPr>
          <w:rFonts w:ascii="Times New Roman" w:hAnsi="Times New Roman" w:cs="Times New Roman"/>
          <w:sz w:val="24"/>
        </w:rPr>
        <w:t>(Tilman 1981)</w:t>
      </w:r>
      <w:r w:rsidR="00AB5751">
        <w:rPr>
          <w:rFonts w:ascii="Times New Roman" w:hAnsi="Times New Roman" w:cs="Times New Roman"/>
          <w:sz w:val="24"/>
          <w:szCs w:val="24"/>
        </w:rPr>
        <w:fldChar w:fldCharType="end"/>
      </w:r>
      <w:r w:rsidR="00F46896">
        <w:rPr>
          <w:rFonts w:ascii="Times New Roman" w:hAnsi="Times New Roman" w:cs="Times New Roman"/>
          <w:sz w:val="24"/>
          <w:szCs w:val="24"/>
        </w:rPr>
        <w:t xml:space="preserve">, community assembly </w:t>
      </w:r>
      <w:r w:rsidR="00AB5751">
        <w:rPr>
          <w:rFonts w:ascii="Times New Roman" w:hAnsi="Times New Roman" w:cs="Times New Roman"/>
          <w:sz w:val="24"/>
          <w:szCs w:val="24"/>
        </w:rPr>
        <w:fldChar w:fldCharType="begin"/>
      </w:r>
      <w:r w:rsidR="00F46896">
        <w:rPr>
          <w:rFonts w:ascii="Times New Roman" w:hAnsi="Times New Roman" w:cs="Times New Roman"/>
          <w:sz w:val="24"/>
          <w:szCs w:val="24"/>
        </w:rPr>
        <w:instrText xml:space="preserve"> ADDIN ZOTERO_ITEM CSL_CITATION {"citationID":"27k2n8r576","properties":{"formattedCitation":"(Bulgakov &amp; Levich 1999)","plainCitation":"(Bulgakov &amp; Levich 1999)"},"citationItems":[{"id":8182,"uris":["http://zotero.org/users/718951/items/M5UKNDB3"],"uri":["http://zotero.org/users/718951/items/M5UKNDB3"],"itemData":{"id":8182,"type":"article-journal","title":"The nitrogen : Phosphorus ratio as a factor regulating phytoplankton community structure : Nutrient ratios","container-title":"Archiv für Hydrobiologie","page":"3-22","volume":"146","issue":"1","source":"cat.inist.fr","abstract":"Shifts in phytoplankton species composition following changes in N: P ratio have been observed in artificial laboratory microcosms and natural phytoplankton communities in vitro and in situ. The experiments reported and reviewed here have shown that high N: P weight ratios (20-50: 1) can favor the development of Chlorococcales, while a reduction of the N: P ratio to values of 5 to 10 frequently leads to a community dominated by Cyanophyta. Model calculations predict that the relative abundance of different phytoplankton species depends only on the relative amounts of N and P in the environment, so that the optimal N: P ratio for a given species is equal to the ratio of its minimum cell requirements for these elements. An empirical test of this hypothesis showed that for several species of Chlorococcales and Cyanophyta the ratios of their cellular requirements for N and P determined experimentally were close to their optimal (for growth) environmental concentration ratios. For instance, an experimental increase in the N: P ratio from a value of 4:1 to 25-50: 1 by mass in the water of fish-breeding ponds led to an increased abundance of Chlorococcales. The species shift was due mainly to Scenedesmus quadricauda, which has a high optimal N: P ratio for growth.","ISSN":"0003-9136","shortTitle":"The nitrogen","language":"eng","author":[{"family":"Bulgakov","given":"N. G."},{"family":"Levich","given":"A. P."}],"issued":{"date-parts":[["1999"]]}}}],"schema":"https://github.com/citation-style-language/schema/raw/master/csl-citation.json"} </w:instrText>
      </w:r>
      <w:r w:rsidR="00AB5751">
        <w:rPr>
          <w:rFonts w:ascii="Times New Roman" w:hAnsi="Times New Roman" w:cs="Times New Roman"/>
          <w:sz w:val="24"/>
          <w:szCs w:val="24"/>
        </w:rPr>
        <w:fldChar w:fldCharType="separate"/>
      </w:r>
      <w:r w:rsidR="00F46896" w:rsidRPr="004756E1">
        <w:rPr>
          <w:rFonts w:ascii="Times New Roman" w:hAnsi="Times New Roman" w:cs="Times New Roman"/>
          <w:sz w:val="24"/>
        </w:rPr>
        <w:t>(Bulgakov &amp; Levich 1999)</w:t>
      </w:r>
      <w:r w:rsidR="00AB5751">
        <w:rPr>
          <w:rFonts w:ascii="Times New Roman" w:hAnsi="Times New Roman" w:cs="Times New Roman"/>
          <w:sz w:val="24"/>
          <w:szCs w:val="24"/>
        </w:rPr>
        <w:fldChar w:fldCharType="end"/>
      </w:r>
      <w:r w:rsidR="00F46896">
        <w:rPr>
          <w:rFonts w:ascii="Times New Roman" w:hAnsi="Times New Roman" w:cs="Times New Roman"/>
          <w:sz w:val="24"/>
          <w:szCs w:val="24"/>
        </w:rPr>
        <w:t xml:space="preserve"> and ecosystem functioning </w:t>
      </w:r>
      <w:r w:rsidR="00AB5751">
        <w:rPr>
          <w:rFonts w:ascii="Times New Roman" w:hAnsi="Times New Roman" w:cs="Times New Roman"/>
          <w:sz w:val="24"/>
          <w:szCs w:val="24"/>
        </w:rPr>
        <w:fldChar w:fldCharType="begin"/>
      </w:r>
      <w:r w:rsidR="00F46896">
        <w:rPr>
          <w:rFonts w:ascii="Times New Roman" w:hAnsi="Times New Roman" w:cs="Times New Roman"/>
          <w:sz w:val="24"/>
          <w:szCs w:val="24"/>
        </w:rPr>
        <w:instrText xml:space="preserve"> ADDIN ZOTERO_ITEM CSL_CITATION {"citationID":"mt1pvmr1p","properties":{"formattedCitation":"{\\rtf (Behrenfeld {\\i{}et al.} 2005)}","plainCitation":"(Behrenfeld et al. 2005)"},"citationItems":[{"id":8124,"uris":["http://zotero.org/users/718951/items/NANCX3P8"],"uri":["http://zotero.org/users/718951/items/NANCX3P8"],"itemData":{"id":8124,"type":"article-journal","title":"Carbon-based ocean productivity and phytoplankton physiology from space","container-title":"Global Biogeochemical Cycles","page":"GB1006","volume":"19","issue":"1","source":"Wiley Online Library","abstract":"Ocean biogeochemical and ecosystem processes are linked by net primary production (NPP) in the ocean's surface layer, where inorganic carbon is fixed by photosynthetic processes. Determinations of NPP are necessarily a function of phytoplankton biomass and its physiological status, but the estimation of these two terms from space has remained an elusive target. Here we present new satellite ocean color observations of phytoplankton carbon (C) and chlorophyll (Chl) biomass and show that derived Chl:C ratios closely follow anticipated physiological dependencies on light, nutrients, and temperature. With this new information, global estimates of phytoplankton growth rates (μ) and carbon-based NPP are made for the first time. Compared to an earlier chlorophyll-based approach, our carbon-based values are considerably higher in tropical oceans, show greater seasonality at middle and high latitudes, and illustrate important differences in the formation and demise of regional algal blooms. This fusion of emerging concepts from the phycological and remote sensing disciplines has the potential to fundamentally change how we model and observe carbon cycling in the global oceans.","DOI":"10.1029/2004GB002299","ISSN":"1944-9224","journalAbbreviation":"Global Biogeochem. Cycles","language":"en","author":[{"family":"Behrenfeld","given":"Michael J."},{"family":"Boss","given":"Emmanuel"},{"family":"Siegel","given":"David A."},{"family":"Shea","given":"Donald M."}],"issued":{"date-parts":[["2005",3,1]]}}}],"schema":"https://github.com/citation-style-language/schema/raw/master/csl-citation.json"} </w:instrText>
      </w:r>
      <w:r w:rsidR="00AB5751">
        <w:rPr>
          <w:rFonts w:ascii="Times New Roman" w:hAnsi="Times New Roman" w:cs="Times New Roman"/>
          <w:sz w:val="24"/>
          <w:szCs w:val="24"/>
        </w:rPr>
        <w:fldChar w:fldCharType="separate"/>
      </w:r>
      <w:r w:rsidR="00F46896" w:rsidRPr="00A56297">
        <w:rPr>
          <w:rFonts w:ascii="Times New Roman" w:hAnsi="Times New Roman" w:cs="Times New Roman"/>
          <w:sz w:val="24"/>
          <w:szCs w:val="24"/>
        </w:rPr>
        <w:t xml:space="preserve">(Behrenfeld </w:t>
      </w:r>
      <w:r w:rsidR="00F46896" w:rsidRPr="00A56297">
        <w:rPr>
          <w:rFonts w:ascii="Times New Roman" w:hAnsi="Times New Roman" w:cs="Times New Roman"/>
          <w:i/>
          <w:iCs/>
          <w:sz w:val="24"/>
          <w:szCs w:val="24"/>
        </w:rPr>
        <w:t>et al.</w:t>
      </w:r>
      <w:r w:rsidR="00F46896" w:rsidRPr="00A56297">
        <w:rPr>
          <w:rFonts w:ascii="Times New Roman" w:hAnsi="Times New Roman" w:cs="Times New Roman"/>
          <w:sz w:val="24"/>
          <w:szCs w:val="24"/>
        </w:rPr>
        <w:t xml:space="preserve"> 2005)</w:t>
      </w:r>
      <w:r w:rsidR="00AB5751">
        <w:rPr>
          <w:rFonts w:ascii="Times New Roman" w:hAnsi="Times New Roman" w:cs="Times New Roman"/>
          <w:sz w:val="24"/>
          <w:szCs w:val="24"/>
        </w:rPr>
        <w:fldChar w:fldCharType="end"/>
      </w:r>
      <w:r w:rsidR="00F46896">
        <w:rPr>
          <w:rFonts w:ascii="Times New Roman" w:hAnsi="Times New Roman" w:cs="Times New Roman"/>
          <w:sz w:val="24"/>
          <w:szCs w:val="24"/>
        </w:rPr>
        <w:t xml:space="preserve">. </w:t>
      </w:r>
      <w:r w:rsidR="00A56297">
        <w:rPr>
          <w:rFonts w:ascii="Times New Roman" w:hAnsi="Times New Roman" w:cs="Times New Roman"/>
          <w:sz w:val="24"/>
          <w:szCs w:val="24"/>
        </w:rPr>
        <w:t xml:space="preserve">In freshwater ecosystems, phosphate limitation is thought to be particularly important, specifically in lakes </w:t>
      </w:r>
      <w:r w:rsidR="00AB5751">
        <w:rPr>
          <w:rFonts w:ascii="Times New Roman" w:hAnsi="Times New Roman" w:cs="Times New Roman"/>
          <w:sz w:val="24"/>
          <w:szCs w:val="24"/>
        </w:rPr>
        <w:fldChar w:fldCharType="begin"/>
      </w:r>
      <w:r w:rsidR="00F67166">
        <w:rPr>
          <w:rFonts w:ascii="Times New Roman" w:hAnsi="Times New Roman" w:cs="Times New Roman"/>
          <w:sz w:val="24"/>
          <w:szCs w:val="24"/>
        </w:rPr>
        <w:instrText xml:space="preserve"> ADDIN ZOTERO_ITEM CSL_CITATION {"citationID":"8NqojFtX","properties":{"formattedCitation":"{\\rtf (Schindler 1977; Hecky &amp; Kilham 1988; Elser {\\i{}et al.} 2007)}","plainCitation":"(Schindler 1977; Hecky &amp; Kilham 1988; Elser et al. 2007)"},"citationItems":[{"id":8130,"uris":["http://zotero.org/users/718951/items/QUAW9CHA"],"uri":["http://zotero.org/users/718951/items/QUAW9CHA"],"itemData":{"id":8130,"type":"article-journal","title":"Evolution of Phosphorus Limitation in Lakes","container-title":"Science","page":"260-262","volume":"195","issue":"4275","source":"science.sciencemag.org","DOI":"10.1126/science.195.4275.260","ISSN":"0036-8075, 1095-9203","note":"PMID: 17787798","language":"en","author":[{"family":"Schindler","given":"D. W."}],"issued":{"date-parts":[["1977",1,21]]}}},{"id":8620,"uris":["http://zotero.org/users/718951/items/FIMSA6EI"],"uri":["http://zotero.org/users/718951/items/FIMSA6EI"],"itemData":{"id":8620,"type":"article-journal","title":"Nutrient limitation of phytoplankton in freshwater and marine environments: A review of recent evidence on the effects of enrichment1","container-title":"Limnology and Oceanography","page":"796-822","volume":"33","issue":"4part2","source":"Wiley Online Library","abstract":"Phytoplankton can become limited by the availability of nutrients when light and temperature are adequate and loss rates are not excessive. The current paradigms for nutrient limitations in freshwater, estuarine, and marine environments are quite different. A review of the experimental and observational data used to infer P or N limitation of phytoplankton growth indicates that P limitation in freshwater environments can be demonstrated rigorously at several hierarchical levels of system complexity, from algal cultures to whole lakes. A similarly rigorous demonstration of N limitation has not been achieved for marine waters. Therefore, we conclude that the extent and severity of N limitation in the marine environment remain an open question. Culture studies have established that internal cellular concentrations of nutrients determine phytoplankton growth rates, and these studies have shown that it is often difficult to relate growth rates to external concentrations, especially in natural situations. This should lead to a greater reliance on the composition of particulate matter and biomass-based physiological rates to infer nutrient limitation. Such measurements have demonstrated their utility in a wide variety of freshwater and marine environments, and, most importantly, they can be applied to systems that are difficult to manipulate experimentally or budget accurately. Dissolved nutrient concentrations are most useful in determining nutrient loading rates of aquatic ecosystems. The relative proportions of nutrients supplied to phytoplankton can be a strong selective force shaping phytoplankton communities and affecting the biomass yield per unit of limiting nutrient.","DOI":"10.4319/lo.1988.33.4part2.0796","ISSN":"1939-5590","shortTitle":"Nutrient limitation of phytoplankton in freshwater and marine environments","journalAbbreviation":"Limnol. Oceanogr.","language":"en","author":[{"family":"Hecky","given":"R. E."},{"family":"Kilham","given":"P."}],"issued":{"date-parts":[["1988",7,1]]}}},{"id":8127,"uris":["http://zotero.org/users/718951/items/VRSG5WRC"],"uri":["http://zotero.org/users/718951/items/VRSG5WRC"],"itemData":{"id":8127,"type":"article-journal","title":"Global analysis of nitrogen and phosphorus limitation of primary producers in freshwater, marine and terrestrial ecosystems","container-title":"Ecology Letters","page":"1135-1142","volume":"10","issue":"12","source":"Wiley Online Library","abstract":"The cycles of the key nutrient elements nitrogen (N) and phosphorus (P) have been massively altered by anthropogenic activities. Thus, it is essential to understand how photosynthetic production across diverse ecosystems is, or is not, limited by N and P. Via a large-scale meta-analysis of experimental enrichments, we show that P limitation is equally strong across these major habitats and that N and P limitation are equivalent within both terrestrial and freshwater systems. Furthermore, simultaneous N and P enrichment produces strongly positive synergistic responses in all three environments. Thus, contrary to some prevailing paradigms, freshwater, marine and terrestrial ecosystems are surprisingly similar in terms of N and P limitation.","DOI":"10.1111/j.1461-0248.2007.01113.x","ISSN":"1461-0248","language":"en","author":[{"family":"Elser","given":"James J."},{"family":"Bracken","given":"Matthew E.S."},{"family":"Cleland","given":"Elsa E."},{"family":"Gruner","given":"Daniel S."},{"family":"Harpole","given":"W. Stanley"},{"family":"Hillebrand","given":"Helmut"},{"family":"Ngai","given":"Jacqueline T."},{"family":"Seabloom","given":"Eric W."},{"family":"Shurin","given":"Jonathan B."},{"family":"Smith","given":"Jennifer E."}],"issued":{"date-parts":[["2007",12,1]]}}}],"schema":"https://github.com/citation-style-language/schema/raw/master/csl-citation.json"} </w:instrText>
      </w:r>
      <w:r w:rsidR="00AB5751">
        <w:rPr>
          <w:rFonts w:ascii="Times New Roman" w:hAnsi="Times New Roman" w:cs="Times New Roman"/>
          <w:sz w:val="24"/>
          <w:szCs w:val="24"/>
        </w:rPr>
        <w:fldChar w:fldCharType="separate"/>
      </w:r>
      <w:r w:rsidR="00F67166" w:rsidRPr="00F67166">
        <w:rPr>
          <w:rFonts w:ascii="Times New Roman" w:hAnsi="Times New Roman" w:cs="Times New Roman"/>
          <w:sz w:val="24"/>
          <w:szCs w:val="24"/>
        </w:rPr>
        <w:t xml:space="preserve">(Schindler 1977; Hecky &amp; Kilham 1988; </w:t>
      </w:r>
      <w:r w:rsidR="00F67166">
        <w:rPr>
          <w:rFonts w:ascii="Times New Roman" w:hAnsi="Times New Roman" w:cs="Times New Roman"/>
          <w:sz w:val="24"/>
          <w:szCs w:val="24"/>
        </w:rPr>
        <w:t xml:space="preserve">but see </w:t>
      </w:r>
      <w:r w:rsidR="00F67166" w:rsidRPr="00F67166">
        <w:rPr>
          <w:rFonts w:ascii="Times New Roman" w:hAnsi="Times New Roman" w:cs="Times New Roman"/>
          <w:sz w:val="24"/>
          <w:szCs w:val="24"/>
        </w:rPr>
        <w:t xml:space="preserve">Elser </w:t>
      </w:r>
      <w:r w:rsidR="00F67166" w:rsidRPr="00F67166">
        <w:rPr>
          <w:rFonts w:ascii="Times New Roman" w:hAnsi="Times New Roman" w:cs="Times New Roman"/>
          <w:i/>
          <w:iCs/>
          <w:sz w:val="24"/>
          <w:szCs w:val="24"/>
        </w:rPr>
        <w:t>et al.</w:t>
      </w:r>
      <w:r w:rsidR="00F67166" w:rsidRPr="00F67166">
        <w:rPr>
          <w:rFonts w:ascii="Times New Roman" w:hAnsi="Times New Roman" w:cs="Times New Roman"/>
          <w:sz w:val="24"/>
          <w:szCs w:val="24"/>
        </w:rPr>
        <w:t xml:space="preserve"> 2007)</w:t>
      </w:r>
      <w:r w:rsidR="00AB5751">
        <w:rPr>
          <w:rFonts w:ascii="Times New Roman" w:hAnsi="Times New Roman" w:cs="Times New Roman"/>
          <w:sz w:val="24"/>
          <w:szCs w:val="24"/>
        </w:rPr>
        <w:fldChar w:fldCharType="end"/>
      </w:r>
      <w:r w:rsidR="00A56297">
        <w:rPr>
          <w:rFonts w:ascii="Times New Roman" w:hAnsi="Times New Roman" w:cs="Times New Roman"/>
          <w:sz w:val="24"/>
          <w:szCs w:val="24"/>
        </w:rPr>
        <w:t xml:space="preserve">. </w:t>
      </w:r>
      <w:r w:rsidR="00D80B09">
        <w:rPr>
          <w:rFonts w:ascii="Times New Roman" w:hAnsi="Times New Roman" w:cs="Times New Roman"/>
          <w:sz w:val="24"/>
          <w:szCs w:val="24"/>
        </w:rPr>
        <w:t xml:space="preserve">Species vary </w:t>
      </w:r>
      <w:del w:id="66" w:author="Garcia Carreras, Bernardo" w:date="2017-02-22T09:54:00Z">
        <w:r w:rsidR="00D80B09" w:rsidDel="006F3C64">
          <w:rPr>
            <w:rFonts w:ascii="Times New Roman" w:hAnsi="Times New Roman" w:cs="Times New Roman"/>
            <w:sz w:val="24"/>
            <w:szCs w:val="24"/>
          </w:rPr>
          <w:delText xml:space="preserve">for </w:delText>
        </w:r>
      </w:del>
      <w:ins w:id="67" w:author="Garcia Carreras, Bernardo" w:date="2017-02-22T09:54:00Z">
        <w:r w:rsidR="006F3C64">
          <w:rPr>
            <w:rFonts w:ascii="Times New Roman" w:hAnsi="Times New Roman" w:cs="Times New Roman"/>
            <w:sz w:val="24"/>
            <w:szCs w:val="24"/>
          </w:rPr>
          <w:t xml:space="preserve">in </w:t>
        </w:r>
      </w:ins>
      <w:r w:rsidR="00D80B09">
        <w:rPr>
          <w:rFonts w:ascii="Times New Roman" w:hAnsi="Times New Roman" w:cs="Times New Roman"/>
          <w:sz w:val="24"/>
          <w:szCs w:val="24"/>
        </w:rPr>
        <w:t xml:space="preserve">their sensitivity </w:t>
      </w:r>
      <w:r w:rsidR="00D80B09">
        <w:rPr>
          <w:rFonts w:ascii="Times New Roman" w:hAnsi="Times New Roman" w:cs="Times New Roman"/>
          <w:sz w:val="24"/>
          <w:szCs w:val="24"/>
        </w:rPr>
        <w:lastRenderedPageBreak/>
        <w:t xml:space="preserve">to nutrient limitation, with some species having </w:t>
      </w:r>
      <w:commentRangeStart w:id="68"/>
      <w:ins w:id="69" w:author="Garcia Carreras, Bernardo" w:date="2017-02-22T09:55:00Z">
        <w:r w:rsidR="006F3C64">
          <w:rPr>
            <w:rFonts w:ascii="Times New Roman" w:hAnsi="Times New Roman" w:cs="Times New Roman"/>
            <w:sz w:val="24"/>
            <w:szCs w:val="24"/>
          </w:rPr>
          <w:t xml:space="preserve">a </w:t>
        </w:r>
      </w:ins>
      <w:r w:rsidR="00D80B09">
        <w:rPr>
          <w:rFonts w:ascii="Times New Roman" w:hAnsi="Times New Roman" w:cs="Times New Roman"/>
          <w:sz w:val="24"/>
          <w:szCs w:val="24"/>
        </w:rPr>
        <w:t>higher half-saturation constant</w:t>
      </w:r>
      <w:commentRangeEnd w:id="68"/>
      <w:r w:rsidR="006F3C64">
        <w:rPr>
          <w:rStyle w:val="CommentReference"/>
        </w:rPr>
        <w:commentReference w:id="68"/>
      </w:r>
      <w:r w:rsidR="00D80B09">
        <w:rPr>
          <w:rFonts w:ascii="Times New Roman" w:hAnsi="Times New Roman" w:cs="Times New Roman"/>
          <w:sz w:val="24"/>
          <w:szCs w:val="24"/>
        </w:rPr>
        <w:t xml:space="preserve">, and therefore lower growth at low concentrations of nutrients, than others </w:t>
      </w:r>
      <w:r w:rsidR="00AB5751">
        <w:rPr>
          <w:rFonts w:ascii="Times New Roman" w:hAnsi="Times New Roman" w:cs="Times New Roman"/>
          <w:sz w:val="24"/>
          <w:szCs w:val="24"/>
        </w:rPr>
        <w:fldChar w:fldCharType="begin"/>
      </w:r>
      <w:r w:rsidR="00D80B09">
        <w:rPr>
          <w:rFonts w:ascii="Times New Roman" w:hAnsi="Times New Roman" w:cs="Times New Roman"/>
          <w:sz w:val="24"/>
          <w:szCs w:val="24"/>
        </w:rPr>
        <w:instrText xml:space="preserve"> ADDIN ZOTERO_ITEM CSL_CITATION {"citationID":"q3i5rhbne","properties":{"formattedCitation":"(Eppley, Rogers &amp; McCarthy 1969)","plainCitation":"(Eppley, Rogers &amp; McCarthy 1969)"},"citationItems":[{"id":8134,"uris":["http://zotero.org/users/718951/items/9ZCTSSPI"],"uri":["http://zotero.org/users/718951/items/9ZCTSSPI"],"itemData":{"id":8134,"type":"article-journal","title":"Half-Saturation Constants for Uptake of Nitrate and Ammonium by Marine Phytoplankton","container-title":"Limnology and Oceanography","page":"912-920","volume":"14","issue":"6","source":"Wiley Online Library","abstract":"Uptake rate of nitrate and ammonium was studied as a function of nitrate or ammonium concentration with cultures of 16 species of marine phytoplankton. Half-saturation constants (the concentration supporting an uptake rate one-half the maximum rate) were computed as a measure of the ability of a species to use low levels of nitrate and ammonium. The half-saturation constant (Ks) varied approximately in proportion to cell size and inversely with specific growth rate. Small-celled oceanic species, such as Coccolithus huxleyi, showed the lowest K8 values (</w:instrText>
      </w:r>
      <w:r w:rsidR="00D80B09">
        <w:rPr>
          <w:rFonts w:ascii="Cambria Math" w:hAnsi="Cambria Math" w:cs="Cambria Math"/>
          <w:sz w:val="24"/>
          <w:szCs w:val="24"/>
        </w:rPr>
        <w:instrText>⩽</w:instrText>
      </w:r>
      <w:r w:rsidR="00D80B09">
        <w:rPr>
          <w:rFonts w:ascii="Times New Roman" w:hAnsi="Times New Roman" w:cs="Times New Roman"/>
          <w:sz w:val="24"/>
          <w:szCs w:val="24"/>
        </w:rPr>
        <w:instrText xml:space="preserve">0.5μm) and Gonyaulax polyedra the highest (Ks &gt; 5 µm). The Ks values are considered to be important characteristics of organisms living in nitrogen-limited environments. Some apparent success was achieved in predicting the competitive advantage of one species over another by calculating specific growth rates as functions of nitrate and ammonium concentration for species with known growth response to irradiance, temperature, and daylength. For example, at about 20C and 16 hr daylength C. huxleyi should be able to compete successfully with Skeletonema costatum when nitrate, ammonium, and irradiance are low. Skeletonema costatum should grow faster than C. huxleyi only when irradiance and nitrate or ammonium are fairly high. Rock pool forms appear to be relatively unsuccessful in the ocean because of a sluggish response to irradiance and not because of an inability to use low levels of nitrate and ammonium. The success of G. polyedra, often the dominant dinoflagellate in local red water blooms, appears to be due to its vertical migration from the sea surface in daylight to nitrate-rich water at 10-15-m depth at night, rather than to any special ability to grow rapidly or use low levels of nitrate and ammonium.","DOI":"10.4319/lo.1969.14.6.0912","ISSN":"1939-5590","journalAbbreviation":"Limnol. Oceanogr.","language":"en","author":[{"family":"Eppley","given":"Richard W."},{"family":"Rogers","given":"Jane N."},{"family":"McCarthy","given":"James J."}],"issued":{"date-parts":[["1969",11,1]]}}}],"schema":"https://github.com/citation-style-language/schema/raw/master/csl-citation.json"} </w:instrText>
      </w:r>
      <w:r w:rsidR="00AB5751">
        <w:rPr>
          <w:rFonts w:ascii="Times New Roman" w:hAnsi="Times New Roman" w:cs="Times New Roman"/>
          <w:sz w:val="24"/>
          <w:szCs w:val="24"/>
        </w:rPr>
        <w:fldChar w:fldCharType="separate"/>
      </w:r>
      <w:r w:rsidR="00D80B09" w:rsidRPr="00D80B09">
        <w:rPr>
          <w:rFonts w:ascii="Times New Roman" w:hAnsi="Times New Roman" w:cs="Times New Roman"/>
          <w:sz w:val="24"/>
        </w:rPr>
        <w:t>(Eppley, Rogers &amp; McCarthy 1969)</w:t>
      </w:r>
      <w:r w:rsidR="00AB5751">
        <w:rPr>
          <w:rFonts w:ascii="Times New Roman" w:hAnsi="Times New Roman" w:cs="Times New Roman"/>
          <w:sz w:val="24"/>
          <w:szCs w:val="24"/>
        </w:rPr>
        <w:fldChar w:fldCharType="end"/>
      </w:r>
      <w:r w:rsidR="00D80B09">
        <w:rPr>
          <w:rFonts w:ascii="Times New Roman" w:hAnsi="Times New Roman" w:cs="Times New Roman"/>
          <w:sz w:val="24"/>
          <w:szCs w:val="24"/>
        </w:rPr>
        <w:t>.</w:t>
      </w:r>
      <w:r w:rsidR="00CB66D1">
        <w:rPr>
          <w:rFonts w:ascii="Times New Roman" w:hAnsi="Times New Roman" w:cs="Times New Roman"/>
          <w:sz w:val="24"/>
          <w:szCs w:val="24"/>
        </w:rPr>
        <w:t xml:space="preserve"> </w:t>
      </w:r>
      <w:r w:rsidR="00D80B09">
        <w:rPr>
          <w:rFonts w:ascii="Times New Roman" w:hAnsi="Times New Roman" w:cs="Times New Roman"/>
          <w:sz w:val="24"/>
          <w:szCs w:val="24"/>
        </w:rPr>
        <w:t>These i</w:t>
      </w:r>
      <w:r w:rsidR="003C409F">
        <w:rPr>
          <w:rFonts w:ascii="Times New Roman" w:hAnsi="Times New Roman" w:cs="Times New Roman"/>
          <w:sz w:val="24"/>
          <w:szCs w:val="24"/>
        </w:rPr>
        <w:t>nterspecific differences in kinetics</w:t>
      </w:r>
      <w:r w:rsidR="00CB66D1">
        <w:rPr>
          <w:rFonts w:ascii="Times New Roman" w:hAnsi="Times New Roman" w:cs="Times New Roman"/>
          <w:sz w:val="24"/>
          <w:szCs w:val="24"/>
        </w:rPr>
        <w:t xml:space="preserve"> of phosphate-limited growth have</w:t>
      </w:r>
      <w:r w:rsidR="003C409F">
        <w:rPr>
          <w:rFonts w:ascii="Times New Roman" w:hAnsi="Times New Roman" w:cs="Times New Roman"/>
          <w:sz w:val="24"/>
          <w:szCs w:val="24"/>
        </w:rPr>
        <w:t xml:space="preserve"> been advocated to be one of the mechanisms for seasonal successions, dominance and species coexistence in phytoplankton communities</w:t>
      </w:r>
      <w:r w:rsidR="00BF574F">
        <w:rPr>
          <w:rFonts w:ascii="Times New Roman" w:hAnsi="Times New Roman" w:cs="Times New Roman"/>
          <w:sz w:val="24"/>
          <w:szCs w:val="24"/>
        </w:rPr>
        <w:t xml:space="preserve"> </w:t>
      </w:r>
      <w:r w:rsidR="00AB5751">
        <w:rPr>
          <w:rFonts w:ascii="Times New Roman" w:hAnsi="Times New Roman" w:cs="Times New Roman"/>
          <w:sz w:val="24"/>
          <w:szCs w:val="24"/>
        </w:rPr>
        <w:fldChar w:fldCharType="begin"/>
      </w:r>
      <w:r w:rsidR="00BF574F">
        <w:rPr>
          <w:rFonts w:ascii="Times New Roman" w:hAnsi="Times New Roman" w:cs="Times New Roman"/>
          <w:sz w:val="24"/>
          <w:szCs w:val="24"/>
        </w:rPr>
        <w:instrText xml:space="preserve"> ADDIN ZOTERO_ITEM CSL_CITATION {"citationID":"gQU4o5ld","properties":{"formattedCitation":"{\\rtf (Dugdale 1967; Eppley {\\i{}et al.} 1969; Titman 1976)}","plainCitation":"(Dugdale 1967; Eppley et al. 1969; Titman 1976)"},"citationItems":[{"id":8242,"uris":["http://zotero.org/users/718951/items/WANA4KC9"],"uri":["http://zotero.org/users/718951/items/WANA4KC9"],"itemData":{"id":8242,"type":"article-journal","title":"Nutrient limitation in the sea: dynamics, identification and significance","container-title":"Limnol. Oceanogr","page":"685–695","volume":"12","issue":"4","source":"Google Scholar","shortTitle":"Nutrient limitation in the sea","author":[{"family":"Dugdale","given":"RC"}],"issued":{"date-parts":[["1967"]]}}},{"id":8134,"uris":["http://zotero.org/users/718951/items/9ZCTSSPI"],"uri":["http://zotero.org/users/718951/items/9ZCTSSPI"],"itemData":{"id":8134,"type":"article-journal","title":"Half-Saturation Constants for Uptake of Nitrate and Ammonium by Marine Phytoplankton","container-title":"Limnology and Oceanography","page":"912-920","volume":"14","issue":"6","source":"Wiley Online Library","abstract":"Uptake rate of nitrate and ammonium was studied as a function of nitrate or ammonium concentration with cultures of 16 species of marine phytoplankton. Half-saturation constants (the concentration supporting an uptake rate one-half the maximum rate) were computed as a measure of the ability of a species to use low levels of nitrate and ammonium. The half-saturation constant (Ks) varied approximately in proportion to cell size and inversely with specific growth rate. Small-celled oceanic species, such as Coccolithus huxleyi, showed the lowest K8 values (</w:instrText>
      </w:r>
      <w:r w:rsidR="00BF574F">
        <w:rPr>
          <w:rFonts w:ascii="Cambria Math" w:hAnsi="Cambria Math" w:cs="Cambria Math"/>
          <w:sz w:val="24"/>
          <w:szCs w:val="24"/>
        </w:rPr>
        <w:instrText>⩽</w:instrText>
      </w:r>
      <w:r w:rsidR="00BF574F">
        <w:rPr>
          <w:rFonts w:ascii="Times New Roman" w:hAnsi="Times New Roman" w:cs="Times New Roman"/>
          <w:sz w:val="24"/>
          <w:szCs w:val="24"/>
        </w:rPr>
        <w:instrText xml:space="preserve">0.5μm) and Gonyaulax polyedra the highest (Ks &gt; 5 µm). The Ks values are considered to be important characteristics of organisms living in nitrogen-limited environments. Some apparent success was achieved in predicting the competitive advantage of one species over another by calculating specific growth rates as functions of nitrate and ammonium concentration for species with known growth response to irradiance, temperature, and daylength. For example, at about 20C and 16 hr daylength C. huxleyi should be able to compete successfully with Skeletonema costatum when nitrate, ammonium, and irradiance are low. Skeletonema costatum should grow faster than C. huxleyi only when irradiance and nitrate or ammonium are fairly high. Rock pool forms appear to be relatively unsuccessful in the ocean because of a sluggish response to irradiance and not because of an inability to use low levels of nitrate and ammonium. The success of G. polyedra, often the dominant dinoflagellate in local red water blooms, appears to be due to its vertical migration from the sea surface in daylight to nitrate-rich water at 10-15-m depth at night, rather than to any special ability to grow rapidly or use low levels of nitrate and ammonium.","DOI":"10.4319/lo.1969.14.6.0912","ISSN":"1939-5590","journalAbbreviation":"Limnol. Oceanogr.","language":"en","author":[{"family":"Eppley","given":"Richard W."},{"family":"Rogers","given":"Jane N."},{"family":"McCarthy","given":"James J."}],"issued":{"date-parts":[["1969",11,1]]}}},{"id":8243,"uris":["http://zotero.org/users/718951/items/CBBJSTIU"],"uri":["http://zotero.org/users/718951/items/CBBJSTIU"],"itemData":{"id":8243,"type":"article-journal","title":"Ecological Competition Between Algae: Experimental Confirmation of Resource-Based Competition Theory","container-title":"Science","page":"463-465","volume":"192","issue":"4238","source":"science.sciencemag.org","abstract":"All possible outcomes of ecological competition, including stable coexistence, were observed in laboratory studies of two species of freshwater diatoms potentially limited by phosphate and silicate. The relative abundance of these nutrients determined the outcome of competition. The observed conditions of coexistence and competitive displacement agree with those predicted solely from the abilities of each species to acquire and utilize limiting nutrients. Coexistence occurred only when the growth rate of each species was limited by a different resource. These results may help explain the regional coexistence in nature of an otherwise paradoxically high number of algal species.","DOI":"10.1126/science.192.4238.463","ISSN":"0036-8075, 1095-9203","note":"PMID: 17731084","shortTitle":"Ecological Competition Between Algae","language":"en","author":[{"family":"Titman","given":"David"}],"issued":{"date-parts":[["1976",4,30]]}}}],"schema":"https://github.com/citation-style-language/schema/raw/master/csl-citation.json"} </w:instrText>
      </w:r>
      <w:r w:rsidR="00AB5751">
        <w:rPr>
          <w:rFonts w:ascii="Times New Roman" w:hAnsi="Times New Roman" w:cs="Times New Roman"/>
          <w:sz w:val="24"/>
          <w:szCs w:val="24"/>
        </w:rPr>
        <w:fldChar w:fldCharType="separate"/>
      </w:r>
      <w:r w:rsidR="00BF574F" w:rsidRPr="00BF574F">
        <w:rPr>
          <w:rFonts w:ascii="Times New Roman" w:hAnsi="Times New Roman" w:cs="Times New Roman"/>
          <w:sz w:val="24"/>
          <w:szCs w:val="24"/>
        </w:rPr>
        <w:t xml:space="preserve">(Dugdale 1967; Eppley </w:t>
      </w:r>
      <w:r w:rsidR="00BF574F" w:rsidRPr="00BF574F">
        <w:rPr>
          <w:rFonts w:ascii="Times New Roman" w:hAnsi="Times New Roman" w:cs="Times New Roman"/>
          <w:i/>
          <w:iCs/>
          <w:sz w:val="24"/>
          <w:szCs w:val="24"/>
        </w:rPr>
        <w:t>et al.</w:t>
      </w:r>
      <w:r w:rsidR="00BF574F" w:rsidRPr="00BF574F">
        <w:rPr>
          <w:rFonts w:ascii="Times New Roman" w:hAnsi="Times New Roman" w:cs="Times New Roman"/>
          <w:sz w:val="24"/>
          <w:szCs w:val="24"/>
        </w:rPr>
        <w:t xml:space="preserve"> 1969; Titman 1976)</w:t>
      </w:r>
      <w:r w:rsidR="00AB5751">
        <w:rPr>
          <w:rFonts w:ascii="Times New Roman" w:hAnsi="Times New Roman" w:cs="Times New Roman"/>
          <w:sz w:val="24"/>
          <w:szCs w:val="24"/>
        </w:rPr>
        <w:fldChar w:fldCharType="end"/>
      </w:r>
      <w:r w:rsidR="00BF574F">
        <w:rPr>
          <w:rFonts w:ascii="Times New Roman" w:hAnsi="Times New Roman" w:cs="Times New Roman"/>
          <w:sz w:val="24"/>
          <w:szCs w:val="24"/>
        </w:rPr>
        <w:t>.</w:t>
      </w:r>
      <w:r w:rsidR="003C409F">
        <w:rPr>
          <w:rFonts w:ascii="Times New Roman" w:hAnsi="Times New Roman" w:cs="Times New Roman"/>
          <w:sz w:val="24"/>
          <w:szCs w:val="24"/>
        </w:rPr>
        <w:t xml:space="preserve"> </w:t>
      </w:r>
    </w:p>
    <w:p w:rsidR="00756992" w:rsidRDefault="001B38F1">
      <w:pPr>
        <w:spacing w:line="240" w:lineRule="auto"/>
        <w:jc w:val="both"/>
        <w:rPr>
          <w:rFonts w:ascii="Times New Roman" w:hAnsi="Times New Roman" w:cs="Times New Roman"/>
          <w:sz w:val="24"/>
          <w:szCs w:val="24"/>
        </w:rPr>
      </w:pPr>
      <w:r>
        <w:rPr>
          <w:rFonts w:ascii="Times New Roman" w:hAnsi="Times New Roman" w:cs="Times New Roman"/>
          <w:sz w:val="24"/>
          <w:szCs w:val="24"/>
        </w:rPr>
        <w:t>I</w:t>
      </w:r>
      <w:r w:rsidR="00F80AC1">
        <w:rPr>
          <w:rFonts w:ascii="Times New Roman" w:hAnsi="Times New Roman" w:cs="Times New Roman"/>
          <w:sz w:val="24"/>
          <w:szCs w:val="24"/>
        </w:rPr>
        <w:t xml:space="preserve">n a context of global climate change, the metabolic theory of ecology predicts a change in species metabolism with rising temperature </w:t>
      </w:r>
      <w:r w:rsidR="00AB5751">
        <w:rPr>
          <w:rFonts w:ascii="Times New Roman" w:hAnsi="Times New Roman" w:cs="Times New Roman"/>
          <w:sz w:val="24"/>
          <w:szCs w:val="24"/>
        </w:rPr>
        <w:fldChar w:fldCharType="begin"/>
      </w:r>
      <w:r w:rsidR="00A56297">
        <w:rPr>
          <w:rFonts w:ascii="Times New Roman" w:hAnsi="Times New Roman" w:cs="Times New Roman"/>
          <w:sz w:val="24"/>
          <w:szCs w:val="24"/>
        </w:rPr>
        <w:instrText xml:space="preserve"> ADDIN ZOTERO_ITEM CSL_CITATION {"citationID":"wlh7vfcn","properties":{"formattedCitation":"{\\rtf (Brown {\\i{}et al.} 2004; Huey {\\i{}et al.} 2012)}","plainCitation":"(Brown et al. 2004; Huey et al. 2012)"},"citationItems":[{"id":4210,"uris":["http://zotero.org/users/718951/items/NTBI2CRE"],"uri":["http://zotero.org/users/718951/items/NTBI2CRE"],"itemData":{"id":4210,"type":"article-journal","title":"Toward a metabolic theory of ecology","container-title":"Ecology","page":"1771-1789","volume":"85","issue":"7","source":"esajournals.org (Atypon)","abstract":"Metabolism provides a basis for using first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 Data compiled from the ecological literature strongly support the theoretical predictions. Eventually, metabolic theory may provide a conceptual foundation for much of ecology, just as genetic theory provides a foundation for much of evolutionary biology.","DOI":"10.1890/03-9000","ISSN":"0012-9658","note":"02280","journalAbbreviation":"Ecology","author":[{"family":"Brown","given":"James H."},{"family":"Gillooly","given":"James F."},{"family":"Allen","given":"Andrew P."},{"family":"Savage","given":"Van M."},{"family":"West","given":"Geoffrey B."}],"issued":{"date-parts":[["2004"]],"season":"juillet"}}},{"id":1625,"uris":["http://zotero.org/users/718951/items/PT5GSQGN"],"uri":["http://zotero.org/users/718951/items/PT5GSQGN"],"itemData":{"id":1625,"type":"article-journal","title":"Predicting organismal vulnerability to climate warming: roles of behaviour, physiology and adaptation","container-title":"Philosophical Transactions of the Royal Society B: Biological Sciences","page":"1665-1679","volume":"367","issue":"1596","source":"rstb.royalsocietypublishing.org","abstract":"A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grim.","DOI":"10.1098/rstb.2012.0005","ISSN":"0962-8436, 1471-2970","note":"PMID: 22566674","shortTitle":"Predicting organismal vulnerability to climate warming","journalAbbreviation":"Phil. Trans. R. Soc. B","language":"en","author":[{"family":"Huey","given":"Raymond B."},{"family":"Kearney","given":"Michael R."},{"family":"Krockenberger","given":"Andrew"},{"family":"Holtum","given":"Joseph A. M."},{"family":"Jess","given":"Mellissa"},{"family":"Williams","given":"Stephen E."}],"issued":{"date-parts":[["2012",6,19]]}}}],"schema":"https://github.com/citation-style-language/schema/raw/master/csl-citation.json"} </w:instrText>
      </w:r>
      <w:r w:rsidR="00AB5751">
        <w:rPr>
          <w:rFonts w:ascii="Times New Roman" w:hAnsi="Times New Roman" w:cs="Times New Roman"/>
          <w:sz w:val="24"/>
          <w:szCs w:val="24"/>
        </w:rPr>
        <w:fldChar w:fldCharType="separate"/>
      </w:r>
      <w:r w:rsidR="00A56297" w:rsidRPr="00A56297">
        <w:rPr>
          <w:rFonts w:ascii="Times New Roman" w:hAnsi="Times New Roman" w:cs="Times New Roman"/>
          <w:sz w:val="24"/>
          <w:szCs w:val="24"/>
        </w:rPr>
        <w:t xml:space="preserve">(Brown </w:t>
      </w:r>
      <w:r w:rsidR="00A56297" w:rsidRPr="00A56297">
        <w:rPr>
          <w:rFonts w:ascii="Times New Roman" w:hAnsi="Times New Roman" w:cs="Times New Roman"/>
          <w:i/>
          <w:iCs/>
          <w:sz w:val="24"/>
          <w:szCs w:val="24"/>
        </w:rPr>
        <w:t>et al.</w:t>
      </w:r>
      <w:r w:rsidR="00A56297" w:rsidRPr="00A56297">
        <w:rPr>
          <w:rFonts w:ascii="Times New Roman" w:hAnsi="Times New Roman" w:cs="Times New Roman"/>
          <w:sz w:val="24"/>
          <w:szCs w:val="24"/>
        </w:rPr>
        <w:t xml:space="preserve"> 2004; Huey </w:t>
      </w:r>
      <w:r w:rsidR="00A56297" w:rsidRPr="00A56297">
        <w:rPr>
          <w:rFonts w:ascii="Times New Roman" w:hAnsi="Times New Roman" w:cs="Times New Roman"/>
          <w:i/>
          <w:iCs/>
          <w:sz w:val="24"/>
          <w:szCs w:val="24"/>
        </w:rPr>
        <w:t>et al.</w:t>
      </w:r>
      <w:r w:rsidR="00A56297" w:rsidRPr="00A56297">
        <w:rPr>
          <w:rFonts w:ascii="Times New Roman" w:hAnsi="Times New Roman" w:cs="Times New Roman"/>
          <w:sz w:val="24"/>
          <w:szCs w:val="24"/>
        </w:rPr>
        <w:t xml:space="preserve"> 2012)</w:t>
      </w:r>
      <w:r w:rsidR="00AB5751">
        <w:rPr>
          <w:rFonts w:ascii="Times New Roman" w:hAnsi="Times New Roman" w:cs="Times New Roman"/>
          <w:sz w:val="24"/>
          <w:szCs w:val="24"/>
        </w:rPr>
        <w:fldChar w:fldCharType="end"/>
      </w:r>
      <w:r w:rsidR="00AA3AF0">
        <w:rPr>
          <w:rFonts w:ascii="Times New Roman" w:hAnsi="Times New Roman" w:cs="Times New Roman"/>
          <w:sz w:val="24"/>
          <w:szCs w:val="24"/>
        </w:rPr>
        <w:t>.</w:t>
      </w:r>
      <w:r w:rsidR="007D1AFD">
        <w:rPr>
          <w:rFonts w:ascii="Times New Roman" w:hAnsi="Times New Roman" w:cs="Times New Roman"/>
          <w:sz w:val="24"/>
          <w:szCs w:val="24"/>
        </w:rPr>
        <w:t xml:space="preserve"> For instance, a </w:t>
      </w:r>
      <w:proofErr w:type="spellStart"/>
      <w:r w:rsidR="007D1AFD">
        <w:rPr>
          <w:rFonts w:ascii="Times New Roman" w:hAnsi="Times New Roman" w:cs="Times New Roman"/>
          <w:sz w:val="24"/>
          <w:szCs w:val="24"/>
        </w:rPr>
        <w:t>mesocosm</w:t>
      </w:r>
      <w:proofErr w:type="spellEnd"/>
      <w:r w:rsidR="007D1AFD">
        <w:rPr>
          <w:rFonts w:ascii="Times New Roman" w:hAnsi="Times New Roman" w:cs="Times New Roman"/>
          <w:sz w:val="24"/>
          <w:szCs w:val="24"/>
        </w:rPr>
        <w:t xml:space="preserve"> warming experiment has led to an increase in phytoplankton gross primary productivity </w:t>
      </w:r>
      <w:r w:rsidR="00AB5751">
        <w:rPr>
          <w:rFonts w:ascii="Times New Roman" w:hAnsi="Times New Roman" w:cs="Times New Roman"/>
          <w:sz w:val="24"/>
          <w:szCs w:val="24"/>
        </w:rPr>
        <w:fldChar w:fldCharType="begin"/>
      </w:r>
      <w:r w:rsidR="007D1AFD">
        <w:rPr>
          <w:rFonts w:ascii="Times New Roman" w:hAnsi="Times New Roman" w:cs="Times New Roman"/>
          <w:sz w:val="24"/>
          <w:szCs w:val="24"/>
        </w:rPr>
        <w:instrText xml:space="preserve"> ADDIN ZOTERO_ITEM CSL_CITATION {"citationID":"234c040hgo","properties":{"formattedCitation":"{\\rtf (Yvon-Durocher {\\i{}et al.} 2015)}","plainCitation":"(Yvon-Durocher et al. 2015)"},"citationItems":[{"id":6100,"uris":["http://zotero.org/users/718951/items/RZS6S2GQ"],"uri":["http://zotero.org/users/718951/items/RZS6S2GQ"],"itemData":{"id":6100,"type":"article-journal","title":"Five Years of Experimental Warming Increases the Biodiversity and Productivity of Phytoplankton","container-title":"PLoS Biol","page":"e1002324","volume":"13","issue":"12","source":"PLoS Journals","abstract":"A five-year mesocosm experiment shows that warmer water temperatures increase the biodiversity and productivity of phytoplankton communities.","DOI":"10.1371/journal.pbio.1002324","journalAbbreviation":"PLoS Biol","author":[{"family":"Yvon-Durocher","given":"Gabriel"},{"family":"Allen","given":"Andrew P."},{"family":"Cellamare","given":"Maria"},{"family":"Dossena","given":"Matteo"},{"family":"Gaston","given":"Kevin J."},{"family":"Leitao","given":"Maria"},{"family":"Montoya","given":"José M."},{"family":"Reuman","given":"Daniel C."},{"family":"Woodward","given":"Guy"},{"family":"Trimmer","given":"Mark"}],"issued":{"date-parts":[["2015",12,17]]}}}],"schema":"https://github.com/citation-style-language/schema/raw/master/csl-citation.json"} </w:instrText>
      </w:r>
      <w:r w:rsidR="00AB5751">
        <w:rPr>
          <w:rFonts w:ascii="Times New Roman" w:hAnsi="Times New Roman" w:cs="Times New Roman"/>
          <w:sz w:val="24"/>
          <w:szCs w:val="24"/>
        </w:rPr>
        <w:fldChar w:fldCharType="separate"/>
      </w:r>
      <w:r w:rsidR="007D1AFD" w:rsidRPr="007D1AFD">
        <w:rPr>
          <w:rFonts w:ascii="Times New Roman" w:hAnsi="Times New Roman" w:cs="Times New Roman"/>
          <w:sz w:val="24"/>
          <w:szCs w:val="24"/>
        </w:rPr>
        <w:t xml:space="preserve">(Yvon-Durocher </w:t>
      </w:r>
      <w:r w:rsidR="007D1AFD" w:rsidRPr="007D1AFD">
        <w:rPr>
          <w:rFonts w:ascii="Times New Roman" w:hAnsi="Times New Roman" w:cs="Times New Roman"/>
          <w:i/>
          <w:iCs/>
          <w:sz w:val="24"/>
          <w:szCs w:val="24"/>
        </w:rPr>
        <w:t>et al.</w:t>
      </w:r>
      <w:r w:rsidR="007D1AFD" w:rsidRPr="007D1AFD">
        <w:rPr>
          <w:rFonts w:ascii="Times New Roman" w:hAnsi="Times New Roman" w:cs="Times New Roman"/>
          <w:sz w:val="24"/>
          <w:szCs w:val="24"/>
        </w:rPr>
        <w:t xml:space="preserve"> 2015)</w:t>
      </w:r>
      <w:r w:rsidR="00AB5751">
        <w:rPr>
          <w:rFonts w:ascii="Times New Roman" w:hAnsi="Times New Roman" w:cs="Times New Roman"/>
          <w:sz w:val="24"/>
          <w:szCs w:val="24"/>
        </w:rPr>
        <w:fldChar w:fldCharType="end"/>
      </w:r>
      <w:r w:rsidR="007D1AFD">
        <w:rPr>
          <w:rFonts w:ascii="Times New Roman" w:hAnsi="Times New Roman" w:cs="Times New Roman"/>
          <w:sz w:val="24"/>
          <w:szCs w:val="24"/>
        </w:rPr>
        <w:t xml:space="preserve">. </w:t>
      </w:r>
      <w:r w:rsidR="00AA3AF0">
        <w:rPr>
          <w:rFonts w:ascii="Times New Roman" w:hAnsi="Times New Roman" w:cs="Times New Roman"/>
          <w:sz w:val="24"/>
          <w:szCs w:val="24"/>
        </w:rPr>
        <w:t>Particularly, nutrient</w:t>
      </w:r>
      <w:r w:rsidR="00D74F49">
        <w:rPr>
          <w:rFonts w:ascii="Times New Roman" w:hAnsi="Times New Roman" w:cs="Times New Roman"/>
          <w:sz w:val="24"/>
          <w:szCs w:val="24"/>
        </w:rPr>
        <w:t>-dependent metabolic processes might change depending on</w:t>
      </w:r>
      <w:r w:rsidR="00AA3AF0">
        <w:rPr>
          <w:rFonts w:ascii="Times New Roman" w:hAnsi="Times New Roman" w:cs="Times New Roman"/>
          <w:sz w:val="24"/>
          <w:szCs w:val="24"/>
        </w:rPr>
        <w:t xml:space="preserve"> temperature </w:t>
      </w:r>
      <w:r w:rsidR="00AB5751">
        <w:rPr>
          <w:rFonts w:ascii="Times New Roman" w:hAnsi="Times New Roman" w:cs="Times New Roman"/>
          <w:sz w:val="24"/>
          <w:szCs w:val="24"/>
        </w:rPr>
        <w:fldChar w:fldCharType="begin"/>
      </w:r>
      <w:r w:rsidR="00CB66D1">
        <w:rPr>
          <w:rFonts w:ascii="Times New Roman" w:hAnsi="Times New Roman" w:cs="Times New Roman"/>
          <w:sz w:val="24"/>
          <w:szCs w:val="24"/>
        </w:rPr>
        <w:instrText xml:space="preserve"> ADDIN ZOTERO_ITEM CSL_CITATION {"citationID":"rFUgtelt","properties":{"formattedCitation":"(Rhee &amp; Gotham 1981; Raven &amp; Geider 1988; Geider, MacIntyre &amp; Kana 1998; Sterner &amp; Grover 1998)","plainCitation":"(Rhee &amp; Gotham 1981; Raven &amp; Geider 1988; Geider, MacIntyre &amp; Kana 1998; Sterner &amp; Grover 1998)"},"citationItems":[{"id":4612,"uris":["http://zotero.org/users/718951/items/MX8A5MIV"],"uri":["http://zotero.org/users/718951/items/MX8A5MIV"],"itemData":{"id":4612,"type":"article-journal","title":"The effect of environmental factors on phytoplankton growth: Temperature and the interactions of temperature with nutrient limitation1","container-title":"Limnology and Oceanography","page":"635-648","volume":"26","issue":"4","source":"Wiley Online Library","abstract":"This article is in Free Access Publication and may be downloaded using the “Download Full Text PDF” link at right.","DOI":"10.4319/lo.1981.26.4.0635","ISSN":"1939-5590","shortTitle":"The effect of environmental factors on phytoplankton growth","journalAbbreviation":"Limnol. Oceanogr.","language":"en","author":[{"family":"Rhee","given":"G-Yull"},{"family":"Gotham","given":"Ivan J."}],"issued":{"date-parts":[["1981",7,1]]}}},{"id":6778,"uris":["http://zotero.org/users/718951/items/ZKSA7I64"],"uri":["http://zotero.org/users/718951/items/ZKSA7I64"],"itemData":{"id":6778,"type":"article-journal","title":"Temperature and algal growth","container-title":"New Phytologist","page":"441-461","volume":"110","issue":"4","source":"Wiley Online Library","abstract":"Genotypic variation in the temperature optimum for resource-saturated growth of microalgae has been used to provide envelopes of μm (maximum specific growth rate) as a function of temperature. The Q10 value for μm for batch-cultured algae with optimal growth temperatures in the range 5–40°C is 1.88; rather higher values (Q10= 2.08–2.19) are found, albeit with lower μ values at a given temperature, for continuous cultures. The envelope approach selects μ values for the smallest cells from the taxa (members of the Chlorophyta and Bacillariophyta) with the highest μ values at a given temperature. Larger cell size, or membership of the Dinophyta, gives a decreased μ at a given temperature. Phenotypic change in μ, within a given genotype grown at sub-optimal temperatures, has a Q10 in excess of 1.88. Analysis of constraints on the resource-saturated value of μ in the fastest-growing micro-algae suggest that, at their temperature optima, the cells are close (within a factor of 2) to their maximum potential growth rate, based on the known kinetic properties of their catalysts, the need for kinetic heterogenity in catalyses in metabolic pathways, and the need to allocate some cell resources to structural and storage components. Phenotypic and genotypic responses to lower temperatures for growth, in terms of reallocation of resources to increase the quantity per unit biomass of catalyst? as a means of offsetting lower catalytic capacity at lower temperatures, are limited. An exception is the light-harvesting and reaction centre apparatus which catalyses the temperature-insensitive processes of light absorption, excitation energy transfer and primary photochemistry, and which is present (as assayed by photosynthetic pigment per unit biomass) in smaller relative amounts during resource-saturated growth at lower temperatures. The involvement of other low-temperature ‘adaptations’ (e.g. homeoviscous behaviour of thylakoid membranes) in offsetting low temperature effects on catalytic rates is not clear. The scope for increasing the quantity of temperature-sensitive catalysts in the biomass as a means of offsetting the effects of low temperature on resource-saturated μ is potentially higher in the Dinophyta with their relatively low μ at their temperature optimum; however, this option does not appear to be taken up by the Dinophyta which have unexceptional Q10 values for μ. For resource-limited growth, the phenotypic effect of suboptimal temperatures on growth, when light is the limiting resource, is often less marked than when growth is light saturated. When a chemical nutrient is limiting, the temperature effect on growth of a given genotype is often, but not invariably, decreased. Cases in which the effect of temperature on growth rate is decreased under light-limiting conditions can be interpreted in terms of the intrinsically low Q10 of growth when temperature-insensitive reactions (light absorption, excitation energy transfer, primary photochemistry) are limiting and the acclimatory effects of changed temperature and light regimes for growth on resource allocation between pigment-protein complexes and downstream catalysts of temperature-sensitive reactions. Cases in which light-limited growth rate is quite temperature sensitive may be accounted for by a decrease in absorptance as a result of a lower pigment content per cell at low growth temperatures. For growth limited by chemical nutrients, the variable responses make analysis difficult. It is tempting to assign a low Q10 for μ under these conditions to a limitation by some transport process (diffusion through unstirred layers, or, less plausibly, the cell membrane) with a low Q10, although the evidence favouring this interpretation is not abundant.","DOI":"10.1111/j.1469-8137.1988.tb00282.x","ISSN":"1469-8137","language":"en","author":[{"family":"Raven","given":"John A."},{"family":"Geider","given":"Richard J."}],"issued":{"date-parts":[["1988",12,1]]}}},{"id":8145,"uris":["http://zotero.org/users/718951/items/2Z63439S"],"uri":["http://zotero.org/users/718951/items/2Z63439S"],"itemData":{"id":8145,"type":"article-journal","title":"A dynamic regulatory model of phytoplanktonic acclimation to light, nutrients, and temperature","container-title":"Limnology and Oceanography","page":"679–694","volume":"43","issue":"4","source":"Google Scholar","author":[{"family":"Geider","given":"Richard J."},{"family":"MacIntyre","given":"Hugh L."},{"family":"Kana","given":"Todd M."}],"issued":{"date-parts":[["1998"]]}}},{"id":8150,"uris":["http://zotero.org/users/718951/items/GQQGVM65"],"uri":["http://zotero.org/users/718951/items/GQQGVM65"],"itemData":{"id":8150,"type":"article-journal","title":"Algal growth in warm temperate reservoirs: kinetic examination of nitrogen, temperature, light, and other nutrients","container-title":"Water Research","page":"3539-3548","volume":"32","issue":"12","source":"ScienceDirect","abstract":"Nutrient limited growth of the phytoplankton assemblage in two Texas reservoirs was studied by a combination of nutrient addition experiments and statistical modeling. Dilution bioassays were run to ascertain the qualitative and quantitative patterns in nutrient limitation. Algal growth was frequently and strongly nutrient limited, particularly when temperature was &amp;gt;22°C. By itself, N was more often stimulatory than P, though strong additional enhancement of growth by P and trace nutrients was often detected. Monod growth kinetics indicated that half-saturation constants for N limited growth for the entire algal assemblage were in the range 20–200 μg N/L, relatively high compared to literature values, and increased with increasing temperature. Maximal growth was also an increasing function of temperature. A single temperature-dependent model was fit to the growth dynamics for all experiments showing N-limitation. The model μ=0.0256·T([DIN]/66.0+[DIN]) where μ is specific growth rate (d−1), T is temperature (°C) and [DIN] is dissolved inorganic N (μmol/L) fit the experimental results reasonably well (r2=0.82). However, only a modest predictive power for growth in the controls (our best estimate of growth in situ) was achieved (r2=0.26). Thus, even with unusually detailed, site-specific fitting of model parameters, accurately modeling algal growth in natural ecosystems can remain a challenge.","DOI":"10.1016/S0043-1354(98)00165-1","ISSN":"0043-1354","shortTitle":"Algal growth in warm temperate reservoirs","journalAbbreviation":"Water Research","author":[{"family":"Sterner","given":"Robert W."},{"family":"Grover","given":"James P."}],"issued":{"date-parts":[["1998",12]]}}}],"schema":"https://github.com/citation-style-language/schema/raw/master/csl-citation.json"} </w:instrText>
      </w:r>
      <w:r w:rsidR="00AB5751">
        <w:rPr>
          <w:rFonts w:ascii="Times New Roman" w:hAnsi="Times New Roman" w:cs="Times New Roman"/>
          <w:sz w:val="24"/>
          <w:szCs w:val="24"/>
        </w:rPr>
        <w:fldChar w:fldCharType="separate"/>
      </w:r>
      <w:r w:rsidR="00CB66D1" w:rsidRPr="00CB66D1">
        <w:rPr>
          <w:rFonts w:ascii="Times New Roman" w:hAnsi="Times New Roman" w:cs="Times New Roman"/>
          <w:sz w:val="24"/>
        </w:rPr>
        <w:t>(Rhee &amp; Gotham 1981; Raven &amp; Geider 1988; Geider, MacIntyre &amp; Kana 1998; Sterner &amp; Grover 1998)</w:t>
      </w:r>
      <w:r w:rsidR="00AB5751">
        <w:rPr>
          <w:rFonts w:ascii="Times New Roman" w:hAnsi="Times New Roman" w:cs="Times New Roman"/>
          <w:sz w:val="24"/>
          <w:szCs w:val="24"/>
        </w:rPr>
        <w:fldChar w:fldCharType="end"/>
      </w:r>
      <w:r w:rsidR="00AA3AF0">
        <w:rPr>
          <w:rFonts w:ascii="Times New Roman" w:hAnsi="Times New Roman" w:cs="Times New Roman"/>
          <w:sz w:val="24"/>
          <w:szCs w:val="24"/>
        </w:rPr>
        <w:t xml:space="preserve">. </w:t>
      </w:r>
      <w:r w:rsidR="00F80AC1">
        <w:rPr>
          <w:rFonts w:ascii="Times New Roman" w:hAnsi="Times New Roman" w:cs="Times New Roman"/>
          <w:sz w:val="24"/>
          <w:szCs w:val="24"/>
        </w:rPr>
        <w:t>M</w:t>
      </w:r>
      <w:r w:rsidR="00536080">
        <w:rPr>
          <w:rFonts w:ascii="Times New Roman" w:hAnsi="Times New Roman" w:cs="Times New Roman"/>
          <w:sz w:val="24"/>
          <w:szCs w:val="24"/>
        </w:rPr>
        <w:t>any studies have shown that temperature-dependence of growth</w:t>
      </w:r>
      <w:r w:rsidR="00F80AC1">
        <w:rPr>
          <w:rFonts w:ascii="Times New Roman" w:hAnsi="Times New Roman" w:cs="Times New Roman"/>
          <w:sz w:val="24"/>
          <w:szCs w:val="24"/>
        </w:rPr>
        <w:t xml:space="preserve"> in </w:t>
      </w:r>
      <w:r w:rsidR="00F04685">
        <w:rPr>
          <w:rFonts w:ascii="Times New Roman" w:hAnsi="Times New Roman" w:cs="Times New Roman"/>
          <w:sz w:val="24"/>
          <w:szCs w:val="24"/>
        </w:rPr>
        <w:t>non-nutrient</w:t>
      </w:r>
      <w:r w:rsidR="00F80AC1">
        <w:rPr>
          <w:rFonts w:ascii="Times New Roman" w:hAnsi="Times New Roman" w:cs="Times New Roman"/>
          <w:sz w:val="24"/>
          <w:szCs w:val="24"/>
        </w:rPr>
        <w:t>-limited conditions</w:t>
      </w:r>
      <w:r w:rsidR="00536080">
        <w:rPr>
          <w:rFonts w:ascii="Times New Roman" w:hAnsi="Times New Roman" w:cs="Times New Roman"/>
          <w:sz w:val="24"/>
          <w:szCs w:val="24"/>
        </w:rPr>
        <w:t xml:space="preserve"> varies with species identity </w:t>
      </w:r>
      <w:r w:rsidR="00AB5751">
        <w:rPr>
          <w:rFonts w:ascii="Times New Roman" w:hAnsi="Times New Roman" w:cs="Times New Roman"/>
          <w:sz w:val="24"/>
          <w:szCs w:val="24"/>
        </w:rPr>
        <w:fldChar w:fldCharType="begin"/>
      </w:r>
      <w:r w:rsidR="00F80AC1">
        <w:rPr>
          <w:rFonts w:ascii="Times New Roman" w:hAnsi="Times New Roman" w:cs="Times New Roman"/>
          <w:sz w:val="24"/>
          <w:szCs w:val="24"/>
        </w:rPr>
        <w:instrText xml:space="preserve"> ADDIN ZOTERO_ITEM CSL_CITATION {"citationID":"1UhzLdvq","properties":{"formattedCitation":"{\\rtf (Eppley 1972; Kordas, Harley &amp; O\\uc0\\u8217{}Connor 2011; Boyd {\\i{}et al.} 2013; Chen 2015; Thomas, Kremer &amp; Litchman 2016)}","plainCitation":"(Eppley 1972; Kordas, Harley &amp; O’Connor 2011; Boyd et al. 2013; Chen 2015; Thomas, Kremer &amp; Litchman 2016)"},"citationItems":[{"id":6788,"uris":["http://zotero.org/users/718951/items/PEMFTBES"],"uri":["http://zotero.org/users/718951/items/PEMFTBES"],"itemData":{"id":6788,"type":"article-journal","title":"Temperature and phytoplankton growth in the sea","container-title":"Fishery Bulletin","page":"1063–1085","volume":"70","issue":"4","source":"Google Scholar","author":[{"family":"Eppley","given":"Richard W."}],"issued":{"date-parts":[["1972"]]}}},{"id":4651,"uris":["http://zotero.org/users/718951/items/AR4U8KBZ"],"uri":["http://zotero.org/users/718951/items/AR4U8KBZ"],"itemData":{"id":4651,"type":"article-journal","title":"Community ecology in a warming world: The influence of temperature on interspecific interactions in marine systems","container-title":"Journal of Experimental Marine Biology and Ecology","collection-title":"Global change in marine ecosystems","page":"218-226","volume":"400","issue":"1–2","source":"ScienceDirect","abstract":"Ecological patterns are determined by the interplay between abiotic factors and interactions among species. As the Earth's climate warms, interactions such as competition, predation, and mutualism are changing due to shifts in per capita interaction strength and the relative abundance of interacting species. Changes in interspecific relationships, in turn, can drive important local-scale changes in community dynamics, biodiversity, and ecosystem functioning, and can potentially alter large-scale patterns of distribution and abundance. In many cases, the importance of indirect effects of warming, mediated by changing species interactions, will be greater—albeit less well understood—than direct effects in determining the community- and ecosystem-level outcomes of global climate change. Despite considerable community-specific idiosyncrasy, ecological theory and a growing body of data suggest that certain general trends are emerging at local scales: positive interactions tend to become more prevalent with warming, and top trophic levels are disproportionately vulnerable. In addition, important ecological changes result when the geographic overlap between species changes, and when the seasonal timing of life history events of interacting species falls into or out of synchrony. We assess the degree to which such changes are predictable, and urge advancement on several high priority questions surrounding the relationships between temperature and community ecology. An improved understanding of how assemblages of multiple, interacting species will respond to climate change is imperative if we hope to effectively prepare for and adapt to its effects.","DOI":"10.1016/j.jembe.2011.02.029","ISSN":"0022-0981","shortTitle":"Community ecology in a warming world","journalAbbreviation":"Journal of Experimental Marine Biology and Ecology","author":[{"family":"Kordas","given":"Rebecca L."},{"family":"Harley","given":"Christopher D. G."},{"family":"O'Connor","given":"Mary I."}],"issued":{"date-parts":[["2011",4,30]]}}},{"id":4290,"uris":["http://zotero.org/users/718951/items/7BTHW82F"],"uri":["http://zotero.org/users/718951/items/7BTHW82F"],"itemData":{"id":4290,"type":"article-journal","title":"Marine Phytoplankton Temperature versus Growth Responses from Polar to Tropical Waters – Outcome of a Scientific Community-Wide Study","container-title":"PLoS ONE","page":"e63091","volume":"8","issue":"5","source":"CrossRef","abstract":"‘‘It takes a village to finish (marine) science these days’’ Paraphrased from Curtis Huttenhower (the Human Microbiome\nproject) The rapidity and complexity of climate change and its potential effects on ocean biota are challenging how ocean\nscientists conduct research. One way in which we can begin to better tackle these challenges is to conduct community-wide\nscientific studies. This study provides physiological datasets fundamental to understanding functional responses of\nphytoplankton growth rates to temperature. While physiological experiments are not new, our experiments were\nconducted in many laboratories using agreed upon protocols and 25 strains of eukaryotic and prokaryotic phytoplankton\nisolated across a wide range of marine environments from polar to tropical, and from nearshore waters to the open ocean.\nThis community-wide approach provides both comprehensive and internally consistent datasets produced over\nconsiderably shorter time scales than conventional individual and often uncoordinated lab efforts. Such datasets can be\nused to parameterise global ocean model projections of environmental change and to provide initial insights into the\nmagnitude of regional biogeographic change in ocean biota in the coming decades. Here, we compare our datasets with a\ncompilation of literature data on phytoplankton growth responses to temperature. A comparison with prior published data\nsuggests that the optimal temperatures of individual species and, to a lesser degree, thermal niches were similar across\nstudies. However, a comparison of the maximum growth rate across studies revealed significant departures between this\nand previously collected datasets, which may be due to differences in the cultured isolates, temporal changes in the clonal\nisolates in cultures, and/or differences in culture conditions. Such methodological differences mean that using particular\ntrait measurements from the prior literature might introduce unknown errors and bias into modelling projections. Using our\ncommunity-wide approach we can reduce such protocol-driven variability in culture studies, and can begin to address more\ncomplex issues such as the effect of multiple environmental drivers on ocean biota.","DOI":"10.1371/journal.pone.0063091","ISSN":"1932-6203","language":"en","author":[{"family":"Boyd","given":"Philip W."},{"family":"Rynearson","given":"Tatiana A."},{"family":"Armstrong","given":"Evelyn A."},{"family":"Fu","given":"Feixue"},{"family":"Hayashi","given":"Kendra"},{"family":"Hu","given":"Zhangxi"},{"family":"Hutchins","given":"David A."},{"family":"Kudela","given":"Raphael M."},{"family":"Litchman","given":"Elena"},{"family":"Mulholland","given":"Margaret R."},{"family":"Passow","given":"Uta"},{"family":"Strzepek","given":"Robert F."},{"family":"Whittaker","given":"Kerry A."},{"family":"Yu","given":"Elizabeth"},{"family":"Thomas","given":"Mridul K."}],"editor":[{"family":"Browman","given":"Howard"}],"issued":{"date-parts":[["2013",5,21]]}}},{"id":8093,"uris":["http://zotero.org/users/718951/items/ANWX2GT5"],"uri":["http://zotero.org/users/718951/items/ANWX2GT5"],"itemData":{"id":8093,"type":"article-journal","title":"Patterns of thermal limits of phytoplankton","container-title":"Journal of Plankton Research","page":"fbv009","source":"plankt.oxfordjournals.org","abstract":"The latitudinal patterns of the optimal, minimal and maximal growth temperatures of phytoplankton are analyzed using linear mixed-effect models, and whether environmental temperature plays a role in affecting these thermal traits is tested. The optimal, minimal and maximal growth temperatures of phytoplankton decrease with latitude for marine taxa; whereas the minimal and maximal growth temperatures are relatively invariant with latitude for freshwater phytoplankton. The thermal breadth, defined as the range between the maximal and minimal growth temperature, is larger for freshwater than marine phytoplankton. In contrast to Jenzen's rule, there is no increasing trend of thermal breadth with increasing latitude. For most phytoplankton, the minimal growth temperatures are lower than the lowest environmental temperatures and the maximal growth temperatures are higher than the highest environmental temperatures. In marine phytoplankton, there is a strong phylogenetic signal in the minimal growth temperature and hence the thermal breadth. After controlling other variables (i.e. latitude and maximal growth rate) constant, the minimal growth temperatures of cyanobacteria and dinoflagellates are significantly higher than that of diatoms. The thermal breadths of cyanobacteria and dinoflagellates are narrower than of diatoms. The maximal growth rate is positively correlated with thermal breadth for marine but not freshwater phytoplankton.","DOI":"10.1093/plankt/fbv009","ISSN":"0142-7873, 1464-3774","journalAbbreviation":"J. Plankton Res.","language":"en","author":[{"family":"Chen","given":"Bingzhang"}],"issued":{"date-parts":[["2015",2,27]]}}},{"id":6789,"uris":["http://zotero.org/users/718951/items/9KTRMSZ6"],"uri":["http://zotero.org/users/718951/items/9KTRMSZ6"],"itemData":{"id":6789,"type":"article-journal","title":"Environment and evolutionary history determine the global biogeography of phytoplankton temperature traits","container-title":"Global Ecology and Biogeography","page":"75-86","volume":"25","issue":"1","source":"Wiley Online Library","abstract":"Aim\n\nEcological and evolutionary forces shape the functional traits of species within and across environments, generating biogeographical patterns in traits. We aimed to: (1) determine the extent to which temperature traits of phytoplankton are adapted to their local environment, and (2) detect and explain differences in patterns of adaptation between functional groups (reflecting evolutionary history) and across ecosystems (freshwater versus marine).\n\n\nLocation\n\nWe used laboratory-measured data on phytoplankton strains isolated from marine (76° N to 75° S) and freshwater ecosystems (80° N to 78° S).\n\n\nMethods\n\nWe studied variation in five temperature traits: optimum temperature for growth (Topt), maximum and minimum persistence temperature (Tmax, Tmin), temperature niche width and maximum growth rate, estimated in 439 strains from over 200 species. We tested whether these traits change along environmental temperature gradients (across latitude and ecosystems) and also investigated differences in trait–environment relationships related to evolutionary history (functional group identity). We used mixed models to evaluate our hypotheses while accounting for intraspecific variation.\n\n\nResults\n\nWe identified three patterns caused by adaptation and community assembly: (1) Topt, Tmax and Tmin decline sharply with latitude; (2) Topt, Tmax and Tmin are similar across all functional groups at the equator, where temperature variation is low; and (3) Topt and Tmax are higher in freshwater locations than marine locations at similar latitudes. Additionally, evolutionary history explained substantial variation in all traits: functional groups differ strongly in their niche widths and maximum growth rates, as well as their Topt, Tmax, and Tmin relationships with latitude.\n\n\nMain conclusions\n\nGlobally, phytoplankton temperature traits are well adapted to local conditions, changing across ecosystems and latitude. Functional groups differ strongly in their patterns of adaptation: traits are similar in hot tropical environments, but diverge at temperate latitudes. These differences reflect two possible evolutionary constraints: cyanobacterial inability to adapt to low temperatures and differences in nutrient requirements between groups.","DOI":"10.1111/geb.12387","ISSN":"1466-8238","journalAbbreviation":"Global Ecology and Biogeography","language":"en","author":[{"family":"Thomas","given":"Mridul K."},{"family":"Kremer","given":"Colin T."},{"family":"Litchman","given":"Elena"}],"issued":{"date-parts":[["2016",1,1]]}}}],"schema":"https://github.com/citation-style-language/schema/raw/master/csl-citation.json"} </w:instrText>
      </w:r>
      <w:r w:rsidR="00AB5751">
        <w:rPr>
          <w:rFonts w:ascii="Times New Roman" w:hAnsi="Times New Roman" w:cs="Times New Roman"/>
          <w:sz w:val="24"/>
          <w:szCs w:val="24"/>
        </w:rPr>
        <w:fldChar w:fldCharType="separate"/>
      </w:r>
      <w:r w:rsidR="00F80AC1" w:rsidRPr="00F80AC1">
        <w:rPr>
          <w:rFonts w:ascii="Times New Roman" w:hAnsi="Times New Roman" w:cs="Times New Roman"/>
          <w:sz w:val="24"/>
          <w:szCs w:val="24"/>
        </w:rPr>
        <w:t xml:space="preserve">(Eppley 1972; Kordas, Harley &amp; O’Connor 2011; Boyd </w:t>
      </w:r>
      <w:r w:rsidR="00F80AC1" w:rsidRPr="00F80AC1">
        <w:rPr>
          <w:rFonts w:ascii="Times New Roman" w:hAnsi="Times New Roman" w:cs="Times New Roman"/>
          <w:i/>
          <w:iCs/>
          <w:sz w:val="24"/>
          <w:szCs w:val="24"/>
        </w:rPr>
        <w:t>et al.</w:t>
      </w:r>
      <w:r w:rsidR="00F80AC1" w:rsidRPr="00F80AC1">
        <w:rPr>
          <w:rFonts w:ascii="Times New Roman" w:hAnsi="Times New Roman" w:cs="Times New Roman"/>
          <w:sz w:val="24"/>
          <w:szCs w:val="24"/>
        </w:rPr>
        <w:t xml:space="preserve"> 2013; Chen 2015; Thomas, Kremer &amp; Litchman 2016)</w:t>
      </w:r>
      <w:r w:rsidR="00AB5751">
        <w:rPr>
          <w:rFonts w:ascii="Times New Roman" w:hAnsi="Times New Roman" w:cs="Times New Roman"/>
          <w:sz w:val="24"/>
          <w:szCs w:val="24"/>
        </w:rPr>
        <w:fldChar w:fldCharType="end"/>
      </w:r>
      <w:r w:rsidR="00536080">
        <w:rPr>
          <w:rFonts w:ascii="Times New Roman" w:hAnsi="Times New Roman" w:cs="Times New Roman"/>
          <w:sz w:val="24"/>
          <w:szCs w:val="24"/>
        </w:rPr>
        <w:t>. For instance</w:t>
      </w:r>
      <w:r w:rsidR="008A209D">
        <w:rPr>
          <w:rFonts w:ascii="Times New Roman" w:hAnsi="Times New Roman" w:cs="Times New Roman"/>
          <w:sz w:val="24"/>
          <w:szCs w:val="24"/>
        </w:rPr>
        <w:t xml:space="preserve">, at high latitudes, </w:t>
      </w:r>
      <w:proofErr w:type="spellStart"/>
      <w:r w:rsidR="008A209D">
        <w:rPr>
          <w:rFonts w:ascii="Times New Roman" w:hAnsi="Times New Roman" w:cs="Times New Roman"/>
          <w:sz w:val="24"/>
          <w:szCs w:val="24"/>
        </w:rPr>
        <w:t>cyanobacteria</w:t>
      </w:r>
      <w:proofErr w:type="spellEnd"/>
      <w:r w:rsidR="008A209D">
        <w:rPr>
          <w:rFonts w:ascii="Times New Roman" w:hAnsi="Times New Roman" w:cs="Times New Roman"/>
          <w:sz w:val="24"/>
          <w:szCs w:val="24"/>
        </w:rPr>
        <w:t xml:space="preserve"> have higher optimum temperatures than diatoms and green algae </w:t>
      </w:r>
      <w:r w:rsidR="00AB5751">
        <w:rPr>
          <w:rFonts w:ascii="Times New Roman" w:hAnsi="Times New Roman" w:cs="Times New Roman"/>
          <w:sz w:val="24"/>
          <w:szCs w:val="24"/>
        </w:rPr>
        <w:fldChar w:fldCharType="begin"/>
      </w:r>
      <w:r w:rsidR="008A209D">
        <w:rPr>
          <w:rFonts w:ascii="Times New Roman" w:hAnsi="Times New Roman" w:cs="Times New Roman"/>
          <w:sz w:val="24"/>
          <w:szCs w:val="24"/>
        </w:rPr>
        <w:instrText xml:space="preserve"> ADDIN ZOTERO_ITEM CSL_CITATION {"citationID":"4j24krqfp","properties":{"formattedCitation":"{\\rtf (Thomas {\\i{}et al.} 2016)}","plainCitation":"(Thomas et al. 2016)"},"citationItems":[{"id":6789,"uris":["http://zotero.org/users/718951/items/9KTRMSZ6"],"uri":["http://zotero.org/users/718951/items/9KTRMSZ6"],"itemData":{"id":6789,"type":"article-journal","title":"Environment and evolutionary history determine the global biogeography of phytoplankton temperature traits","container-title":"Global Ecology and Biogeography","page":"75-86","volume":"25","issue":"1","source":"Wiley Online Library","abstract":"Aim\n\nEcological and evolutionary forces shape the functional traits of species within and across environments, generating biogeographical patterns in traits. We aimed to: (1) determine the extent to which temperature traits of phytoplankton are adapted to their local environment, and (2) detect and explain differences in patterns of adaptation between functional groups (reflecting evolutionary history) and across ecosystems (freshwater versus marine).\n\n\nLocation\n\nWe used laboratory-measured data on phytoplankton strains isolated from marine (76° N to 75° S) and freshwater ecosystems (80° N to 78° S).\n\n\nMethods\n\nWe studied variation in five temperature traits: optimum temperature for growth (Topt), maximum and minimum persistence temperature (Tmax, Tmin), temperature niche width and maximum growth rate, estimated in 439 strains from over 200 species. We tested whether these traits change along environmental temperature gradients (across latitude and ecosystems) and also investigated differences in trait–environment relationships related to evolutionary history (functional group identity). We used mixed models to evaluate our hypotheses while accounting for intraspecific variation.\n\n\nResults\n\nWe identified three patterns caused by adaptation and community assembly: (1) Topt, Tmax and Tmin decline sharply with latitude; (2) Topt, Tmax and Tmin are similar across all functional groups at the equator, where temperature variation is low; and (3) Topt and Tmax are higher in freshwater locations than marine locations at similar latitudes. Additionally, evolutionary history explained substantial variation in all traits: functional groups differ strongly in their niche widths and maximum growth rates, as well as their Topt, Tmax, and Tmin relationships with latitude.\n\n\nMain conclusions\n\nGlobally, phytoplankton temperature traits are well adapted to local conditions, changing across ecosystems and latitude. Functional groups differ strongly in their patterns of adaptation: traits are similar in hot tropical environments, but diverge at temperate latitudes. These differences reflect two possible evolutionary constraints: cyanobacterial inability to adapt to low temperatures and differences in nutrient requirements between groups.","DOI":"10.1111/geb.12387","ISSN":"1466-8238","journalAbbreviation":"Global Ecology and Biogeography","language":"en","author":[{"family":"Thomas","given":"Mridul K."},{"family":"Kremer","given":"Colin T."},{"family":"Litchman","given":"Elena"}],"issued":{"date-parts":[["2016",1,1]]}}}],"schema":"https://github.com/citation-style-language/schema/raw/master/csl-citation.json"} </w:instrText>
      </w:r>
      <w:r w:rsidR="00AB5751">
        <w:rPr>
          <w:rFonts w:ascii="Times New Roman" w:hAnsi="Times New Roman" w:cs="Times New Roman"/>
          <w:sz w:val="24"/>
          <w:szCs w:val="24"/>
        </w:rPr>
        <w:fldChar w:fldCharType="separate"/>
      </w:r>
      <w:r w:rsidR="008A209D" w:rsidRPr="008A209D">
        <w:rPr>
          <w:rFonts w:ascii="Times New Roman" w:hAnsi="Times New Roman" w:cs="Times New Roman"/>
          <w:sz w:val="24"/>
          <w:szCs w:val="24"/>
        </w:rPr>
        <w:t xml:space="preserve">(Thomas </w:t>
      </w:r>
      <w:r w:rsidR="008A209D" w:rsidRPr="008A209D">
        <w:rPr>
          <w:rFonts w:ascii="Times New Roman" w:hAnsi="Times New Roman" w:cs="Times New Roman"/>
          <w:i/>
          <w:iCs/>
          <w:sz w:val="24"/>
          <w:szCs w:val="24"/>
        </w:rPr>
        <w:t>et al.</w:t>
      </w:r>
      <w:r w:rsidR="008A209D" w:rsidRPr="008A209D">
        <w:rPr>
          <w:rFonts w:ascii="Times New Roman" w:hAnsi="Times New Roman" w:cs="Times New Roman"/>
          <w:sz w:val="24"/>
          <w:szCs w:val="24"/>
        </w:rPr>
        <w:t xml:space="preserve"> 2016)</w:t>
      </w:r>
      <w:r w:rsidR="00AB5751">
        <w:rPr>
          <w:rFonts w:ascii="Times New Roman" w:hAnsi="Times New Roman" w:cs="Times New Roman"/>
          <w:sz w:val="24"/>
          <w:szCs w:val="24"/>
        </w:rPr>
        <w:fldChar w:fldCharType="end"/>
      </w:r>
      <w:r w:rsidR="008A209D">
        <w:rPr>
          <w:rFonts w:ascii="Times New Roman" w:hAnsi="Times New Roman" w:cs="Times New Roman"/>
          <w:sz w:val="24"/>
          <w:szCs w:val="24"/>
        </w:rPr>
        <w:t>.</w:t>
      </w:r>
      <w:r w:rsidR="00536080">
        <w:rPr>
          <w:rFonts w:ascii="Times New Roman" w:hAnsi="Times New Roman" w:cs="Times New Roman"/>
          <w:sz w:val="24"/>
          <w:szCs w:val="24"/>
        </w:rPr>
        <w:t xml:space="preserve"> It is therefore possible that temperature-dependence of nutrient physiology would</w:t>
      </w:r>
      <w:r w:rsidR="008A209D">
        <w:rPr>
          <w:rFonts w:ascii="Times New Roman" w:hAnsi="Times New Roman" w:cs="Times New Roman"/>
          <w:sz w:val="24"/>
          <w:szCs w:val="24"/>
        </w:rPr>
        <w:t xml:space="preserve"> also</w:t>
      </w:r>
      <w:r w:rsidR="00536080">
        <w:rPr>
          <w:rFonts w:ascii="Times New Roman" w:hAnsi="Times New Roman" w:cs="Times New Roman"/>
          <w:sz w:val="24"/>
          <w:szCs w:val="24"/>
        </w:rPr>
        <w:t xml:space="preserve"> vary among species, with complex potential effects on species competition and community assembly</w:t>
      </w:r>
      <w:r w:rsidR="00F80AC1">
        <w:rPr>
          <w:rFonts w:ascii="Times New Roman" w:hAnsi="Times New Roman" w:cs="Times New Roman"/>
          <w:sz w:val="24"/>
          <w:szCs w:val="24"/>
        </w:rPr>
        <w:t xml:space="preserve"> </w:t>
      </w:r>
      <w:r w:rsidR="00AB5751">
        <w:rPr>
          <w:rFonts w:ascii="Times New Roman" w:hAnsi="Times New Roman" w:cs="Times New Roman"/>
          <w:sz w:val="24"/>
          <w:szCs w:val="24"/>
        </w:rPr>
        <w:fldChar w:fldCharType="begin"/>
      </w:r>
      <w:r w:rsidR="00F80AC1">
        <w:rPr>
          <w:rFonts w:ascii="Times New Roman" w:hAnsi="Times New Roman" w:cs="Times New Roman"/>
          <w:sz w:val="24"/>
          <w:szCs w:val="24"/>
        </w:rPr>
        <w:instrText xml:space="preserve"> ADDIN ZOTERO_ITEM CSL_CITATION {"citationID":"2mcfu68vbi","properties":{"formattedCitation":"{\\rtf (Kordas {\\i{}et al.} 2011)}","plainCitation":"(Kordas et al. 2011)"},"citationItems":[{"id":4651,"uris":["http://zotero.org/users/718951/items/AR4U8KBZ"],"uri":["http://zotero.org/users/718951/items/AR4U8KBZ"],"itemData":{"id":4651,"type":"article-journal","title":"Community ecology in a warming world: The influence of temperature on interspecific interactions in marine systems","container-title":"Journal of Experimental Marine Biology and Ecology","collection-title":"Global change in marine ecosystems","page":"218-226","volume":"400","issue":"1–2","source":"ScienceDirect","abstract":"Ecological patterns are determined by the interplay between abiotic factors and interactions among species. As the Earth's climate warms, interactions such as competition, predation, and mutualism are changing due to shifts in per capita interaction strength and the relative abundance of interacting species. Changes in interspecific relationships, in turn, can drive important local-scale changes in community dynamics, biodiversity, and ecosystem functioning, and can potentially alter large-scale patterns of distribution and abundance. In many cases, the importance of indirect effects of warming, mediated by changing species interactions, will be greater—albeit less well understood—than direct effects in determining the community- and ecosystem-level outcomes of global climate change. Despite considerable community-specific idiosyncrasy, ecological theory and a growing body of data suggest that certain general trends are emerging at local scales: positive interactions tend to become more prevalent with warming, and top trophic levels are disproportionately vulnerable. In addition, important ecological changes result when the geographic overlap between species changes, and when the seasonal timing of life history events of interacting species falls into or out of synchrony. We assess the degree to which such changes are predictable, and urge advancement on several high priority questions surrounding the relationships between temperature and community ecology. An improved understanding of how assemblages of multiple, interacting species will respond to climate change is imperative if we hope to effectively prepare for and adapt to its effects.","DOI":"10.1016/j.jembe.2011.02.029","ISSN":"0022-0981","shortTitle":"Community ecology in a warming world","journalAbbreviation":"Journal of Experimental Marine Biology and Ecology","author":[{"family":"Kordas","given":"Rebecca L."},{"family":"Harley","given":"Christopher D. G."},{"family":"O'Connor","given":"Mary I."}],"issued":{"date-parts":[["2011",4,30]]}}}],"schema":"https://github.com/citation-style-language/schema/raw/master/csl-citation.json"} </w:instrText>
      </w:r>
      <w:r w:rsidR="00AB5751">
        <w:rPr>
          <w:rFonts w:ascii="Times New Roman" w:hAnsi="Times New Roman" w:cs="Times New Roman"/>
          <w:sz w:val="24"/>
          <w:szCs w:val="24"/>
        </w:rPr>
        <w:fldChar w:fldCharType="separate"/>
      </w:r>
      <w:r w:rsidR="00F80AC1" w:rsidRPr="00F80AC1">
        <w:rPr>
          <w:rFonts w:ascii="Times New Roman" w:hAnsi="Times New Roman" w:cs="Times New Roman"/>
          <w:sz w:val="24"/>
          <w:szCs w:val="24"/>
        </w:rPr>
        <w:t xml:space="preserve">(Kordas </w:t>
      </w:r>
      <w:r w:rsidR="00F80AC1" w:rsidRPr="00F80AC1">
        <w:rPr>
          <w:rFonts w:ascii="Times New Roman" w:hAnsi="Times New Roman" w:cs="Times New Roman"/>
          <w:i/>
          <w:iCs/>
          <w:sz w:val="24"/>
          <w:szCs w:val="24"/>
        </w:rPr>
        <w:t>et al.</w:t>
      </w:r>
      <w:r w:rsidR="00F80AC1" w:rsidRPr="00F80AC1">
        <w:rPr>
          <w:rFonts w:ascii="Times New Roman" w:hAnsi="Times New Roman" w:cs="Times New Roman"/>
          <w:sz w:val="24"/>
          <w:szCs w:val="24"/>
        </w:rPr>
        <w:t xml:space="preserve"> 2011)</w:t>
      </w:r>
      <w:r w:rsidR="00AB5751">
        <w:rPr>
          <w:rFonts w:ascii="Times New Roman" w:hAnsi="Times New Roman" w:cs="Times New Roman"/>
          <w:sz w:val="24"/>
          <w:szCs w:val="24"/>
        </w:rPr>
        <w:fldChar w:fldCharType="end"/>
      </w:r>
      <w:r w:rsidR="00536080">
        <w:rPr>
          <w:rFonts w:ascii="Times New Roman" w:hAnsi="Times New Roman" w:cs="Times New Roman"/>
          <w:sz w:val="24"/>
          <w:szCs w:val="24"/>
        </w:rPr>
        <w:t>.</w:t>
      </w:r>
    </w:p>
    <w:p w:rsidR="00756992" w:rsidRDefault="001B38F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Further, global changes could alter nutrient balance in the ecosystems (e.g. through an increase in vertical stratifications in oceans, reducing nutrient supply </w:t>
      </w:r>
      <w:r w:rsidR="00AB5751">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{"citationID":"2iiado20f0","properties":{"formattedCitation":"{\\rtf (Behrenfeld {\\i{}et al.} 2006)}","plainCitation":"(Behrenfeld et al. 2006)"},"citationItems":[{"id":8087,"uris":["http://zotero.org/users/718951/items/2UB4Z3AW"],"uri":["http://zotero.org/users/718951/items/2UB4Z3AW"],"itemData":{"id":8087,"type":"article-journal","title":"Climate-driven trends in contemporary ocean productivity","container-title":"Nature","page":"752-755","volume":"444","issue":"7120","source":"www.nature.com","abstract":"Contributing roughly half of the biosphere's net primary production (NPP), photosynthesis by oceanic phytoplankton is a vital link in the cycling of carbon between living and inorganic stocks. Each day, more than a hundred million tons of carbon in the form of CO2 are fixed into organic material by these ubiquitous, microscopic plants of the upper ocean, and each day a similar amount of organic carbon is transferred into marine ecosystems by sinking and grazing. The distribution of phytoplankton biomass and NPP is defined by the availability of light and nutrients (nitrogen, phosphate, iron). These growth-limiting factors are in turn regulated by physical processes of ocean circulation, mixed-layer dynamics, upwelling, atmospheric dust deposition, and the solar cycle. Satellite measurements of ocean colour provide a means of quantifying ocean productivity on a global scale and linking its variability to environmental factors. Here we describe global ocean NPP changes detected from space over the past decade. The period is dominated by an initial increase in NPP of 1,930 teragrams of carbon a year (Tg C yr-1), followed by a prolonged decrease averaging 190 Tg C yr-1. These trends are driven by changes occurring in the expansive stratified low-latitude oceans and are tightly coupled to coincident climate variability. This link between the physical environment and ocean biology functions through changes in upper-ocean temperature and stratification, which influence the availability of nutrients for phytoplankton growth. The observed reductions in ocean productivity during the recent post-1999 warming period provide insight on how future climate change can alter marine food webs.","DOI":"10.1038/nature05317","ISSN":"0028-0836","journalAbbreviation":"Nature","language":"en","author":[{"family":"Behrenfeld","given":"Michael J."},{"family":"O’Malley","given":"Robert T."},{"family":"Siegel","given":"David A."},{"family":"McClain","given":"Charles R."},{"family":"Sarmiento","given":"Jorge L."},{"family":"Feldman","given":"Gene C."},{"family":"Milligan","given":"Allen J."},{"family":"Falkowski","given":"Paul G."},{"family":"Letelier","given":"Ricardo M."},{"family":"Boss","given":"Emmanuel S."}],"issued":{"date-parts":[["2006",12,7]]}}}],"schema":"https://github.com/citation-style-language/schema/raw/master/csl-citation.json"} </w:instrText>
      </w:r>
      <w:r w:rsidR="00AB5751">
        <w:rPr>
          <w:rFonts w:ascii="Times New Roman" w:hAnsi="Times New Roman" w:cs="Times New Roman"/>
          <w:sz w:val="24"/>
          <w:szCs w:val="24"/>
        </w:rPr>
        <w:fldChar w:fldCharType="separate"/>
      </w:r>
      <w:r w:rsidRPr="00566369">
        <w:rPr>
          <w:rFonts w:ascii="Times New Roman" w:hAnsi="Times New Roman" w:cs="Times New Roman"/>
          <w:sz w:val="24"/>
          <w:szCs w:val="24"/>
        </w:rPr>
        <w:t xml:space="preserve">(Behrenfeld </w:t>
      </w:r>
      <w:r w:rsidRPr="00566369">
        <w:rPr>
          <w:rFonts w:ascii="Times New Roman" w:hAnsi="Times New Roman" w:cs="Times New Roman"/>
          <w:i/>
          <w:iCs/>
          <w:sz w:val="24"/>
          <w:szCs w:val="24"/>
        </w:rPr>
        <w:t>et al.</w:t>
      </w:r>
      <w:r w:rsidRPr="00566369">
        <w:rPr>
          <w:rFonts w:ascii="Times New Roman" w:hAnsi="Times New Roman" w:cs="Times New Roman"/>
          <w:sz w:val="24"/>
          <w:szCs w:val="24"/>
        </w:rPr>
        <w:t xml:space="preserve"> 2006)</w:t>
      </w:r>
      <w:r w:rsidR="00AB5751">
        <w:rPr>
          <w:rFonts w:ascii="Times New Roman" w:hAnsi="Times New Roman" w:cs="Times New Roman"/>
          <w:sz w:val="24"/>
          <w:szCs w:val="24"/>
        </w:rPr>
        <w:fldChar w:fldCharType="end"/>
      </w:r>
      <w:r>
        <w:rPr>
          <w:rFonts w:ascii="Times New Roman" w:hAnsi="Times New Roman" w:cs="Times New Roman"/>
          <w:sz w:val="24"/>
          <w:szCs w:val="24"/>
        </w:rPr>
        <w:t xml:space="preserve">, or through an increase in </w:t>
      </w:r>
      <w:proofErr w:type="spellStart"/>
      <w:r>
        <w:rPr>
          <w:rFonts w:ascii="Times New Roman" w:hAnsi="Times New Roman" w:cs="Times New Roman"/>
          <w:sz w:val="24"/>
          <w:szCs w:val="24"/>
        </w:rPr>
        <w:t>eutrophication</w:t>
      </w:r>
      <w:proofErr w:type="spellEnd"/>
      <w:r>
        <w:rPr>
          <w:rFonts w:ascii="Times New Roman" w:hAnsi="Times New Roman" w:cs="Times New Roman"/>
          <w:sz w:val="24"/>
          <w:szCs w:val="24"/>
        </w:rPr>
        <w:t xml:space="preserve">, increasing nutrient supply </w:t>
      </w:r>
      <w:r w:rsidR="00AB5751">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{"citationID":"1c1o90q3r7","properties":{"formattedCitation":"{\\rtf (Ye {\\i{}et al.} 2011)}","plainCitation":"(Ye et al. 2011)"},"citationItems":[{"id":8157,"uris":["http://zotero.org/users/718951/items/W7VUDUI3"],"uri":["http://zotero.org/users/718951/items/W7VUDUI3"],"itemData":{"id":8157,"type":"article-journal","title":"Long-term joint effect of nutrients and temperature increase on algal growth in Lake Taihu, China","container-title":"Journal of Environmental Sciences","page":"222-227","volume":"23","issue":"2","source":"ScienceDirect","abstract":"To study how global warming and eutrophication affect water ecosystems, a multiplicative growth Monod model, modified by incorporating the Arrhenius equation, was applied to Lake Taihu to quantitatively study the relationships between algal biomass and both nutrients and temperature using long-term data. To qualitatively assess which factor was a limitation of the improved model, temperature variables were calculated using annual mean air temperature (AT), water temperature (WT), and their average temperature (ST), while substrate variables were calculated using annual mean total nitrogen (TN), total phosphorus (TP), and their weighted aggregate (R), respectively. The nine fitted curves showed that TN and AT were two important factors influencing algal growth; AT limited growth as algal photosynthesis is mainly carried out near the water surface; N leakage of phytoplankton and internal phosphorus load from sediment explains why TN was the best predictor of peak biomass using the Monod model. The fitted results suggest that annual mean algal biomass increased by 0.145 times when annual mean AT increased by 1.0°C. Results also showed that the more eutrophic the lake, the greater the effect AT had on algal growth. Subsequently, the long-term joint effect of annual temperature increase and eutrophication to water ecosystems can be quantitatively assessed and predicted.","DOI":"10.1016/S1001-0742(10)60396-8","ISSN":"1001-0742","journalAbbreviation":"Journal of Environmental Sciences","author":[{"family":"Ye","given":"Chun"},{"family":"Shen","given":"Zhemin"},{"family":"Zhang","given":"Tao"},{"family":"Fan","given":"Maohong"},{"family":"Lei","given":"Yangming"},{"family":"Zhang","given":"Jianda"}],"issued":{"date-parts":[["2011",2,1]]}}}],"schema":"https://github.com/citation-style-language/schema/raw/master/csl-citation.json"} </w:instrText>
      </w:r>
      <w:r w:rsidR="00AB5751">
        <w:rPr>
          <w:rFonts w:ascii="Times New Roman" w:hAnsi="Times New Roman" w:cs="Times New Roman"/>
          <w:sz w:val="24"/>
          <w:szCs w:val="24"/>
        </w:rPr>
        <w:fldChar w:fldCharType="separate"/>
      </w:r>
      <w:r w:rsidRPr="00F80AC1">
        <w:rPr>
          <w:rFonts w:ascii="Times New Roman" w:hAnsi="Times New Roman" w:cs="Times New Roman"/>
          <w:sz w:val="24"/>
          <w:szCs w:val="24"/>
        </w:rPr>
        <w:t xml:space="preserve">(Ye </w:t>
      </w:r>
      <w:r w:rsidRPr="00F80AC1">
        <w:rPr>
          <w:rFonts w:ascii="Times New Roman" w:hAnsi="Times New Roman" w:cs="Times New Roman"/>
          <w:i/>
          <w:iCs/>
          <w:sz w:val="24"/>
          <w:szCs w:val="24"/>
        </w:rPr>
        <w:t>et al.</w:t>
      </w:r>
      <w:r w:rsidRPr="00F80AC1">
        <w:rPr>
          <w:rFonts w:ascii="Times New Roman" w:hAnsi="Times New Roman" w:cs="Times New Roman"/>
          <w:sz w:val="24"/>
          <w:szCs w:val="24"/>
        </w:rPr>
        <w:t xml:space="preserve"> 2011)</w:t>
      </w:r>
      <w:r w:rsidR="00AB5751">
        <w:rPr>
          <w:rFonts w:ascii="Times New Roman" w:hAnsi="Times New Roman" w:cs="Times New Roman"/>
          <w:sz w:val="24"/>
          <w:szCs w:val="24"/>
        </w:rPr>
        <w:fldChar w:fldCharType="end"/>
      </w:r>
      <w:r>
        <w:rPr>
          <w:rFonts w:ascii="Times New Roman" w:hAnsi="Times New Roman" w:cs="Times New Roman"/>
          <w:sz w:val="24"/>
          <w:szCs w:val="24"/>
        </w:rPr>
        <w:t xml:space="preserve">), with further impacts on community functioning. For instance, a </w:t>
      </w:r>
      <w:proofErr w:type="spellStart"/>
      <w:r>
        <w:rPr>
          <w:rFonts w:ascii="Times New Roman" w:hAnsi="Times New Roman" w:cs="Times New Roman"/>
          <w:sz w:val="24"/>
          <w:szCs w:val="24"/>
        </w:rPr>
        <w:t>mesocosm</w:t>
      </w:r>
      <w:proofErr w:type="spellEnd"/>
      <w:r>
        <w:rPr>
          <w:rFonts w:ascii="Times New Roman" w:hAnsi="Times New Roman" w:cs="Times New Roman"/>
          <w:sz w:val="24"/>
          <w:szCs w:val="24"/>
        </w:rPr>
        <w:t xml:space="preserve"> experiment has shown that the effect of warmer temperatures on a marine plankton community depended on a temperature-driven change in nutrient availability, leading to a reduction of phytoplankton biomass </w:t>
      </w:r>
      <w:r w:rsidR="00AB5751">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{"citationID":"23eitj82l1","properties":{"formattedCitation":"{\\rtf (Lewandowska {\\i{}et al.} 2014)}","plainCitation":"(Lewandowska et al. 2014)"},"citationItems":[{"id":8084,"uris":["http://zotero.org/users/718951/items/HUC94S9D"],"uri":["http://zotero.org/users/718951/items/HUC94S9D"],"itemData":{"id":8084,"type":"article-journal","title":"Effects of sea surface warming on marine plankton","container-title":"Ecology Letters","page":"614-623","volume":"17","issue":"5","source":"Wiley Online Library","abstract":"Ocean warming has been implicated in the observed decline of oceanic phytoplankton biomass. Some studies suggest a physical pathway of warming via stratification and nutrient flux, and others a biological effect on plankton metabolic rates; yet the relative strength and possible interaction of these mechanisms remains unknown. Here, we implement projections from a global circulation model in a mesocosm experiment to examine both mechanisms in a multi-trophic plankton community. Warming treatments had positive direct effects on phytoplankton biomass, but these were overcompensated by the negative effects of decreased nutrient flux. Zooplankton switched from phytoplankton to grazing on ciliates. These results contrast with previous experiments under nutrient-replete conditions, where warming indirectly reduced phytoplankton biomass via increased zooplankton grazing. We conclude that the effect of ocean warming on marine plankton depends on the nutrient regime, and provide a mechanistic basis for understanding global change in marine ecosystems.","DOI":"10.1111/ele.12265","ISSN":"1461-0248","journalAbbreviation":"Ecol Lett","language":"en","author":[{"family":"Lewandowska","given":"Aleksandra M."},{"family":"Boyce","given":"Daniel G."},{"family":"Hofmann","given":"Matthias"},{"family":"Matthiessen","given":"Birte"},{"family":"Sommer","given":"Ulrich"},{"family":"Worm","given":"Boris"}],"issued":{"date-parts":[["2014",5,1]]}}}],"schema":"https://github.com/citation-style-language/schema/raw/master/csl-citation.json"} </w:instrText>
      </w:r>
      <w:r w:rsidR="00AB5751">
        <w:rPr>
          <w:rFonts w:ascii="Times New Roman" w:hAnsi="Times New Roman" w:cs="Times New Roman"/>
          <w:sz w:val="24"/>
          <w:szCs w:val="24"/>
        </w:rPr>
        <w:fldChar w:fldCharType="separate"/>
      </w:r>
      <w:r w:rsidRPr="00D74F49">
        <w:rPr>
          <w:rFonts w:ascii="Times New Roman" w:hAnsi="Times New Roman" w:cs="Times New Roman"/>
          <w:sz w:val="24"/>
          <w:szCs w:val="24"/>
        </w:rPr>
        <w:t xml:space="preserve">(Lewandowska </w:t>
      </w:r>
      <w:r w:rsidRPr="00D74F49">
        <w:rPr>
          <w:rFonts w:ascii="Times New Roman" w:hAnsi="Times New Roman" w:cs="Times New Roman"/>
          <w:i/>
          <w:iCs/>
          <w:sz w:val="24"/>
          <w:szCs w:val="24"/>
        </w:rPr>
        <w:t>et al.</w:t>
      </w:r>
      <w:r w:rsidRPr="00D74F49">
        <w:rPr>
          <w:rFonts w:ascii="Times New Roman" w:hAnsi="Times New Roman" w:cs="Times New Roman"/>
          <w:sz w:val="24"/>
          <w:szCs w:val="24"/>
        </w:rPr>
        <w:t xml:space="preserve"> 2014)</w:t>
      </w:r>
      <w:r w:rsidR="00AB5751">
        <w:rPr>
          <w:rFonts w:ascii="Times New Roman" w:hAnsi="Times New Roman" w:cs="Times New Roman"/>
          <w:sz w:val="24"/>
          <w:szCs w:val="24"/>
        </w:rPr>
        <w:fldChar w:fldCharType="end"/>
      </w:r>
      <w:r>
        <w:rPr>
          <w:rFonts w:ascii="Times New Roman" w:hAnsi="Times New Roman" w:cs="Times New Roman"/>
          <w:sz w:val="24"/>
          <w:szCs w:val="24"/>
        </w:rPr>
        <w:t xml:space="preserve">. In Lake Geneva, a historical decrease in phosphorus concentrations </w:t>
      </w:r>
      <w:ins w:id="70" w:author="Garcia Carreras, Bernardo" w:date="2017-02-22T10:04:00Z">
        <w:r w:rsidR="00926112">
          <w:rPr>
            <w:rFonts w:ascii="Times New Roman" w:hAnsi="Times New Roman" w:cs="Times New Roman"/>
            <w:sz w:val="24"/>
            <w:szCs w:val="24"/>
          </w:rPr>
          <w:t xml:space="preserve">over </w:t>
        </w:r>
      </w:ins>
      <w:r>
        <w:rPr>
          <w:rFonts w:ascii="Times New Roman" w:hAnsi="Times New Roman" w:cs="Times New Roman"/>
          <w:sz w:val="24"/>
          <w:szCs w:val="24"/>
        </w:rPr>
        <w:t xml:space="preserve">the last decades combined with an increase in </w:t>
      </w:r>
      <w:proofErr w:type="spellStart"/>
      <w:r>
        <w:rPr>
          <w:rFonts w:ascii="Times New Roman" w:hAnsi="Times New Roman" w:cs="Times New Roman"/>
          <w:sz w:val="24"/>
          <w:szCs w:val="24"/>
        </w:rPr>
        <w:t>epilimnetic</w:t>
      </w:r>
      <w:proofErr w:type="spellEnd"/>
      <w:r>
        <w:rPr>
          <w:rFonts w:ascii="Times New Roman" w:hAnsi="Times New Roman" w:cs="Times New Roman"/>
          <w:sz w:val="24"/>
          <w:szCs w:val="24"/>
        </w:rPr>
        <w:t xml:space="preserve"> temperature has led to a change in phytoplankton productivity. Moreover the temperature-dependence of phytoplankton productivity depended on </w:t>
      </w:r>
      <w:proofErr w:type="spellStart"/>
      <w:r>
        <w:rPr>
          <w:rFonts w:ascii="Times New Roman" w:hAnsi="Times New Roman" w:cs="Times New Roman"/>
          <w:sz w:val="24"/>
          <w:szCs w:val="24"/>
        </w:rPr>
        <w:t>eutrophication</w:t>
      </w:r>
      <w:proofErr w:type="spellEnd"/>
      <w:r>
        <w:rPr>
          <w:rFonts w:ascii="Times New Roman" w:hAnsi="Times New Roman" w:cs="Times New Roman"/>
          <w:sz w:val="24"/>
          <w:szCs w:val="24"/>
        </w:rPr>
        <w:t xml:space="preserve"> status, with positive photosynthetic responses to temperatures when phosphate was abundant and negative ones when phosphate was scarce </w:t>
      </w:r>
      <w:r w:rsidR="00AB5751">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{"citationID":"178vmo4pfr","properties":{"formattedCitation":"{\\rtf (Tadonl\\uc0\\u233{}ke 2010)}","plainCitation":"(Tadonléke 2010)"},"citationItems":[{"id":8090,"uris":["http://zotero.org/users/718951/items/WHTWWFQ9"],"uri":["http://zotero.org/users/718951/items/WHTWWFQ9"],"itemData":{"id":8090,"type":"article-journal","title":"Evidence of warming effects on phytoplankton productivity rates and their dependence on eutrophication status","container-title":"Limnology and Oceanography","page":"973-982","volume":"55","issue":"3","source":"Wiley Online Library","abstract":"Using 31-yr data from measurements in a lake that has experienced change in  eutrophication status, I showed that the effects of global warming on chlorophyll a (Chl a)-normalized maximum rates of photosynthesis (Pmax : Chl a) may be positive, nonsignificant, or negative, depending on nutrient availability. The magnitude of Pmax : Chl a change in response to warming showed hyperbolic relationships with phosphorus concentrations; it was positive and constant when total phosphorus (TP) in the lake water exceeded 22 µg P L−1 (eutrophic conditions) but was negative when TP was lower (nutrient-poor conditions), indicating direct negative effects of warming on primary productivity (PP) under phosphorus scarcity. Vertically integrated PP responses corroborate those of Pmax : Chl a. These data also showed long-term seasonal variations in the sensitivity of phytoplankton productivity to temperature. The observed hyperbolic curves strongly suggest that the \"limiting-nutrient cell quota\"-based mechanism reported so far only in laboratories (by studies analyzing temperature-nutrient effects on microalgal growth or photosynthesis) operates in nature and plays a key role in determining phytoplankton response to warming of waters. The present findings provide insight on how phytoplankton productivity may respond to future warming in lakes of differing eutrophication status.","DOI":"10.4319/lo.2010.55.3.0973","ISSN":"1939-5590","journalAbbreviation":"Limnol. Oceanogr.","language":"en","author":[{"family":"Tadonléke","given":"Rémy D."}],"issued":{"date-parts":[["2010",5,1]]}}}],"schema":"https://github.com/citation-style-language/schema/raw/master/csl-citation.json"} </w:instrText>
      </w:r>
      <w:r w:rsidR="00AB5751">
        <w:rPr>
          <w:rFonts w:ascii="Times New Roman" w:hAnsi="Times New Roman" w:cs="Times New Roman"/>
          <w:sz w:val="24"/>
          <w:szCs w:val="24"/>
        </w:rPr>
        <w:fldChar w:fldCharType="separate"/>
      </w:r>
      <w:r w:rsidRPr="00B06F8D">
        <w:rPr>
          <w:rFonts w:ascii="Times New Roman" w:hAnsi="Times New Roman" w:cs="Times New Roman"/>
          <w:sz w:val="24"/>
          <w:szCs w:val="24"/>
        </w:rPr>
        <w:t>(Tadonléke 2010)</w:t>
      </w:r>
      <w:r w:rsidR="00AB5751">
        <w:rPr>
          <w:rFonts w:ascii="Times New Roman" w:hAnsi="Times New Roman" w:cs="Times New Roman"/>
          <w:sz w:val="24"/>
          <w:szCs w:val="24"/>
        </w:rPr>
        <w:fldChar w:fldCharType="end"/>
      </w:r>
      <w:r>
        <w:rPr>
          <w:rFonts w:ascii="Times New Roman" w:hAnsi="Times New Roman" w:cs="Times New Roman"/>
          <w:sz w:val="24"/>
          <w:szCs w:val="24"/>
        </w:rPr>
        <w:t xml:space="preserve">. Global changes-driven modifications in primary producers’ nutrient content have also been shown to affect trophic interactions through shifts in resource quality </w:t>
      </w:r>
      <w:r w:rsidR="00AB5751">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{"citationID":"2d1a47ug0b","properties":{"formattedCitation":"(Rosenblatt &amp; Schmitz 2016)","plainCitation":"(Rosenblatt &amp; Schmitz 2016)"},"citationItems":[{"id":8192,"uris":["http://zotero.org/users/718951/items/C4RKFMZ2"],"uri":["http://zotero.org/users/718951/items/C4RKFMZ2"],"itemData":{"id":8192,"type":"article-journal","title":"Climate Change, Nutrition, and Bottom-Up and Top-Down Food Web Processes","container-title":"Trends in Ecology &amp; Evolution","page":"965-975","volume":"31","issue":"12","source":"ScienceDirect","abstract":"Climate change ecology has focused on climate effects on trophic interactions through the lenses of temperature effects on organismal physiology and phenological asynchronies. Trophic interactions are also affected by the nutrient content of resources, but this topic has received less attention. Using concepts from nutritional ecology, we propose a conceptual framework for understanding how climate affects food webs through top-down and bottom-up processes impacted by co-occurring environmental drivers. The framework integrates climate effects on consumer physiology and feeding behavior with effects on resource nutrient content. It illustrates how studying responses of simplified food webs to simplified climate change might produce erroneous predictions. We encourage greater integrative complexity of climate change research on trophic interactions to resolve patterns and enhance predictive capacities.","DOI":"10.1016/j.tree.2016.09.009","ISSN":"0169-5347","journalAbbreviation":"Trends in Ecology &amp; Evolution","author":[{"family":"Rosenblatt","given":"Adam E."},{"family":"Schmitz","given":"Oswald J."}],"issued":{"date-parts":[["2016",12]]}}}],"schema":"https://github.com/citation-style-language/schema/raw/master/csl-citation.json"} </w:instrText>
      </w:r>
      <w:r w:rsidR="00AB5751">
        <w:rPr>
          <w:rFonts w:ascii="Times New Roman" w:hAnsi="Times New Roman" w:cs="Times New Roman"/>
          <w:sz w:val="24"/>
          <w:szCs w:val="24"/>
        </w:rPr>
        <w:fldChar w:fldCharType="separate"/>
      </w:r>
      <w:r w:rsidRPr="0012328A">
        <w:rPr>
          <w:rFonts w:ascii="Times New Roman" w:hAnsi="Times New Roman" w:cs="Times New Roman"/>
          <w:sz w:val="24"/>
        </w:rPr>
        <w:t>(Rosenblatt &amp; Schmitz 2016)</w:t>
      </w:r>
      <w:r w:rsidR="00AB5751">
        <w:rPr>
          <w:rFonts w:ascii="Times New Roman" w:hAnsi="Times New Roman" w:cs="Times New Roman"/>
          <w:sz w:val="24"/>
          <w:szCs w:val="24"/>
        </w:rPr>
        <w:fldChar w:fldCharType="end"/>
      </w:r>
      <w:r>
        <w:rPr>
          <w:rFonts w:ascii="Times New Roman" w:hAnsi="Times New Roman" w:cs="Times New Roman"/>
          <w:sz w:val="24"/>
          <w:szCs w:val="24"/>
        </w:rPr>
        <w:t>.</w:t>
      </w:r>
    </w:p>
    <w:p w:rsidR="00756992" w:rsidRDefault="00992B52">
      <w:pPr>
        <w:spacing w:line="240" w:lineRule="auto"/>
        <w:jc w:val="both"/>
        <w:rPr>
          <w:rFonts w:ascii="Times New Roman" w:hAnsi="Times New Roman" w:cs="Times New Roman"/>
          <w:sz w:val="24"/>
          <w:szCs w:val="24"/>
        </w:rPr>
      </w:pPr>
      <w:r>
        <w:rPr>
          <w:rFonts w:ascii="Times New Roman" w:hAnsi="Times New Roman" w:cs="Times New Roman"/>
          <w:sz w:val="24"/>
          <w:szCs w:val="24"/>
        </w:rPr>
        <w:t>Global changes could thus lead to shifts in community functioning and tropic cascades</w:t>
      </w:r>
      <w:r w:rsidR="00AA3AF0">
        <w:rPr>
          <w:rFonts w:ascii="Times New Roman" w:hAnsi="Times New Roman" w:cs="Times New Roman"/>
          <w:sz w:val="24"/>
          <w:szCs w:val="24"/>
        </w:rPr>
        <w:t xml:space="preserve"> </w:t>
      </w:r>
      <w:r>
        <w:rPr>
          <w:rFonts w:ascii="Times New Roman" w:hAnsi="Times New Roman" w:cs="Times New Roman"/>
          <w:sz w:val="24"/>
          <w:szCs w:val="24"/>
        </w:rPr>
        <w:t xml:space="preserve">through a combination of changes in nutrient availability and temperature-dependent changes in </w:t>
      </w:r>
      <w:r w:rsidR="001B38F1">
        <w:rPr>
          <w:rFonts w:ascii="Times New Roman" w:hAnsi="Times New Roman" w:cs="Times New Roman"/>
          <w:sz w:val="24"/>
          <w:szCs w:val="24"/>
        </w:rPr>
        <w:t xml:space="preserve">species </w:t>
      </w:r>
      <w:r>
        <w:rPr>
          <w:rFonts w:ascii="Times New Roman" w:hAnsi="Times New Roman" w:cs="Times New Roman"/>
          <w:sz w:val="24"/>
          <w:szCs w:val="24"/>
        </w:rPr>
        <w:t>nutrient metabolism</w:t>
      </w:r>
      <w:r w:rsidR="0008083C">
        <w:rPr>
          <w:rFonts w:ascii="Times New Roman" w:hAnsi="Times New Roman" w:cs="Times New Roman"/>
          <w:sz w:val="24"/>
          <w:szCs w:val="24"/>
        </w:rPr>
        <w:t xml:space="preserve"> </w:t>
      </w:r>
      <w:r w:rsidR="00AB5751">
        <w:rPr>
          <w:rFonts w:ascii="Times New Roman" w:hAnsi="Times New Roman" w:cs="Times New Roman"/>
          <w:sz w:val="24"/>
          <w:szCs w:val="24"/>
        </w:rPr>
        <w:fldChar w:fldCharType="begin"/>
      </w:r>
      <w:r w:rsidR="00F80AC1">
        <w:rPr>
          <w:rFonts w:ascii="Times New Roman" w:hAnsi="Times New Roman" w:cs="Times New Roman"/>
          <w:sz w:val="24"/>
          <w:szCs w:val="24"/>
        </w:rPr>
        <w:instrText xml:space="preserve"> ADDIN ZOTERO_ITEM CSL_CITATION {"citationID":"jSVrCrop","properties":{"formattedCitation":"{\\rtf (Striebel {\\i{}et al.} 2016; Rosenblatt &amp; Schmitz 2016)}","plainCitation":"(Striebel et al. 2016; Rosenblatt &amp; Schmitz 2016)"},"citationItems":[{"id":7892,"uris":["http://zotero.org/users/718951/items/U6ERB4X4"],"uri":["http://zotero.org/users/718951/items/U6ERB4X4"],"itemData":{"id":7892,"type":"article-journal","title":"Phytoplankton responses to temperature increases are constrained by abiotic conditions and community composition","container-title":"Oecologia","page":"815-827","volume":"182","issue":"3","source":"link.springer.com","abstract":"Effects of temperature changes on phytoplankton communities seem to be highly context-specific, but few studies have analyzed whether this context specificity depends on differences in the abiotic conditions or in species composition between studies. We present an experiment that allows disentangling the contribution of abiotic and biotic differences in shaping the response to two aspects of temperature change: permanent increase of mean temperature versus pulse disturbance in form of a heat wave. We used natural communities from six different sites of a floodplain system as well as artificially mixed communities from laboratory cultures and grew both, artificial and natural communities, in water from the six different floodplain lakes (sites). All 12 contexts (2 communities × 6 sites) were first exposed to three different temperature levels (12, 18, 24 °C, respectively) and afterward to temperature pulses (4 °C increase for 7 h day−1). Temperature-dependent changes in biomass and community composition depended on the initial composition of phytoplankton communities. Abiotic conditions had a major effect on biomass of phytoplankton communities exposed to different temperature conditions, however, the effect of biotic and abiotic conditions together was even more pronounced. Additionally, phytoplankton community responses to pulse temperature effects depended on the warming history. By disentangling abiotic and biotic effects, our study shows that temperature-dependent effects on phytoplankton communities depend on both, biotic and abiotic constraints.","DOI":"10.1007/s00442-016-3693-3","ISSN":"0029-8549, 1432-1939","journalAbbreviation":"Oecologia","language":"en","author":[{"family":"Striebel","given":"Maren"},{"family":"Schabhüttl","given":"Stefanie"},{"family":"Hodapp","given":"Dorothee"},{"family":"Hingsamer","given":"Peter"},{"family":"Hillebrand","given":"Helmut"}],"issued":{"date-parts":[["2016",8,4]]}}},{"id":8192,"uris":["http://zotero.org/users/718951/items/C4RKFMZ2"],"uri":["http://zotero.org/users/718951/items/C4RKFMZ2"],"itemData":{"id":8192,"type":"article-journal","title":"Climate Change, Nutrition, and Bottom-Up and Top-Down Food Web Processes","container-title":"Trends in Ecology &amp; Evolution","page":"965-975","volume":"31","issue":"12","source":"ScienceDirect","abstract":"Climate change ecology has focused on climate effects on trophic interactions through the lenses of temperature effects on organismal physiology and phenological asynchronies. Trophic interactions are also affected by the nutrient content of resources, but this topic has received less attention. Using concepts from nutritional ecology, we propose a conceptual framework for understanding how climate affects food webs through top-down and bottom-up processes impacted by co-occurring environmental drivers. The framework integrates climate effects on consumer physiology and feeding behavior with effects on resource nutrient content. It illustrates how studying responses of simplified food webs to simplified climate change might produce erroneous predictions. We encourage greater integrative complexity of climate change research on trophic interactions to resolve patterns and enhance predictive capacities.","DOI":"10.1016/j.tree.2016.09.009","ISSN":"0169-5347","journalAbbreviation":"Trends in Ecology &amp; Evolution","author":[{"family":"Rosenblatt","given":"Adam E."},{"family":"Schmitz","given":"Oswald J."}],"issued":{"date-parts":[["2016",12]]}}}],"schema":"https://github.com/citation-style-language/schema/raw/master/csl-citation.json"} </w:instrText>
      </w:r>
      <w:r w:rsidR="00AB5751">
        <w:rPr>
          <w:rFonts w:ascii="Times New Roman" w:hAnsi="Times New Roman" w:cs="Times New Roman"/>
          <w:sz w:val="24"/>
          <w:szCs w:val="24"/>
        </w:rPr>
        <w:fldChar w:fldCharType="separate"/>
      </w:r>
      <w:r w:rsidR="00F80AC1" w:rsidRPr="00F80AC1">
        <w:rPr>
          <w:rFonts w:ascii="Times New Roman" w:hAnsi="Times New Roman" w:cs="Times New Roman"/>
          <w:sz w:val="24"/>
          <w:szCs w:val="24"/>
        </w:rPr>
        <w:t xml:space="preserve">(Striebel </w:t>
      </w:r>
      <w:r w:rsidR="00F80AC1" w:rsidRPr="00F80AC1">
        <w:rPr>
          <w:rFonts w:ascii="Times New Roman" w:hAnsi="Times New Roman" w:cs="Times New Roman"/>
          <w:i/>
          <w:iCs/>
          <w:sz w:val="24"/>
          <w:szCs w:val="24"/>
        </w:rPr>
        <w:t>et al.</w:t>
      </w:r>
      <w:r w:rsidR="00F80AC1" w:rsidRPr="00F80AC1">
        <w:rPr>
          <w:rFonts w:ascii="Times New Roman" w:hAnsi="Times New Roman" w:cs="Times New Roman"/>
          <w:sz w:val="24"/>
          <w:szCs w:val="24"/>
        </w:rPr>
        <w:t xml:space="preserve"> 2016; Rosenblatt &amp; Schmitz 2016)</w:t>
      </w:r>
      <w:r w:rsidR="00AB5751">
        <w:rPr>
          <w:rFonts w:ascii="Times New Roman" w:hAnsi="Times New Roman" w:cs="Times New Roman"/>
          <w:sz w:val="24"/>
          <w:szCs w:val="24"/>
        </w:rPr>
        <w:fldChar w:fldCharType="end"/>
      </w:r>
      <w:r w:rsidR="007560AB">
        <w:rPr>
          <w:rFonts w:ascii="Times New Roman" w:hAnsi="Times New Roman" w:cs="Times New Roman"/>
          <w:sz w:val="24"/>
          <w:szCs w:val="24"/>
        </w:rPr>
        <w:t>. It is thus c</w:t>
      </w:r>
      <w:r w:rsidR="00573109">
        <w:rPr>
          <w:rFonts w:ascii="Times New Roman" w:hAnsi="Times New Roman" w:cs="Times New Roman"/>
          <w:sz w:val="24"/>
          <w:szCs w:val="24"/>
        </w:rPr>
        <w:t xml:space="preserve">rucial to </w:t>
      </w:r>
      <w:r w:rsidR="007560AB">
        <w:rPr>
          <w:rFonts w:ascii="Times New Roman" w:hAnsi="Times New Roman" w:cs="Times New Roman"/>
          <w:sz w:val="24"/>
          <w:szCs w:val="24"/>
        </w:rPr>
        <w:t xml:space="preserve">better </w:t>
      </w:r>
      <w:r w:rsidR="00573109">
        <w:rPr>
          <w:rFonts w:ascii="Times New Roman" w:hAnsi="Times New Roman" w:cs="Times New Roman"/>
          <w:sz w:val="24"/>
          <w:szCs w:val="24"/>
        </w:rPr>
        <w:t xml:space="preserve">understand how nutrient physiology could </w:t>
      </w:r>
      <w:r w:rsidR="007560AB">
        <w:rPr>
          <w:rFonts w:ascii="Times New Roman" w:hAnsi="Times New Roman" w:cs="Times New Roman"/>
          <w:sz w:val="24"/>
          <w:szCs w:val="24"/>
        </w:rPr>
        <w:t>shift with warming temperatures, and how these potential shifts could affect species competition in a context of global climate change.</w:t>
      </w:r>
    </w:p>
    <w:p w:rsidR="00756992" w:rsidRDefault="00573109">
      <w:pPr>
        <w:spacing w:line="240" w:lineRule="auto"/>
        <w:jc w:val="both"/>
        <w:rPr>
          <w:rFonts w:ascii="Times New Roman" w:hAnsi="Times New Roman" w:cs="Times New Roman"/>
          <w:sz w:val="24"/>
          <w:szCs w:val="24"/>
        </w:rPr>
      </w:pPr>
      <w:r>
        <w:rPr>
          <w:rFonts w:ascii="Times New Roman" w:hAnsi="Times New Roman" w:cs="Times New Roman"/>
          <w:sz w:val="24"/>
          <w:szCs w:val="24"/>
        </w:rPr>
        <w:t>Here we investigated how temperature affected phosphate limited nutrient physiology in 6 fres</w:t>
      </w:r>
      <w:r w:rsidR="00B02739">
        <w:rPr>
          <w:rFonts w:ascii="Times New Roman" w:hAnsi="Times New Roman" w:cs="Times New Roman"/>
          <w:sz w:val="24"/>
          <w:szCs w:val="24"/>
        </w:rPr>
        <w:t>hwater species of phytoplankton, and how this potential temperature-dependent physiology affected competition between species.</w:t>
      </w:r>
      <w:r>
        <w:rPr>
          <w:rFonts w:ascii="Times New Roman" w:hAnsi="Times New Roman" w:cs="Times New Roman"/>
          <w:sz w:val="24"/>
          <w:szCs w:val="24"/>
        </w:rPr>
        <w:t xml:space="preserve"> We first </w:t>
      </w:r>
      <w:r w:rsidR="005F112D">
        <w:rPr>
          <w:rFonts w:ascii="Times New Roman" w:hAnsi="Times New Roman" w:cs="Times New Roman"/>
          <w:sz w:val="24"/>
          <w:szCs w:val="24"/>
        </w:rPr>
        <w:t>studied nutrient- and temperature-dependent population growth rate, then we tried to understand how this population growth rate could arise from nutrient- and temperature-dependent metabolic response</w:t>
      </w:r>
      <w:r w:rsidR="00F80AC1">
        <w:rPr>
          <w:rFonts w:ascii="Times New Roman" w:hAnsi="Times New Roman" w:cs="Times New Roman"/>
          <w:sz w:val="24"/>
          <w:szCs w:val="24"/>
        </w:rPr>
        <w:t>s</w:t>
      </w:r>
      <w:r w:rsidR="005F112D">
        <w:rPr>
          <w:rFonts w:ascii="Times New Roman" w:hAnsi="Times New Roman" w:cs="Times New Roman"/>
          <w:sz w:val="24"/>
          <w:szCs w:val="24"/>
        </w:rPr>
        <w:t>, a</w:t>
      </w:r>
      <w:r w:rsidR="00231D9A">
        <w:rPr>
          <w:rFonts w:ascii="Times New Roman" w:hAnsi="Times New Roman" w:cs="Times New Roman"/>
          <w:sz w:val="24"/>
          <w:szCs w:val="24"/>
        </w:rPr>
        <w:t>nd particularly photosynthesis</w:t>
      </w:r>
      <w:r w:rsidR="005F112D">
        <w:rPr>
          <w:rFonts w:ascii="Times New Roman" w:hAnsi="Times New Roman" w:cs="Times New Roman"/>
          <w:sz w:val="24"/>
          <w:szCs w:val="24"/>
        </w:rPr>
        <w:t>.</w:t>
      </w:r>
      <w:r w:rsidR="00B02739">
        <w:rPr>
          <w:rFonts w:ascii="Times New Roman" w:hAnsi="Times New Roman" w:cs="Times New Roman"/>
          <w:sz w:val="24"/>
          <w:szCs w:val="24"/>
        </w:rPr>
        <w:t xml:space="preserve"> Finally, we tested whether species physiological traits regarding nutrients and temperature could affect competition between species at two temperatures and two nutrient levels.</w:t>
      </w:r>
      <w:r w:rsidR="009444EB">
        <w:rPr>
          <w:rFonts w:ascii="Times New Roman" w:hAnsi="Times New Roman" w:cs="Times New Roman"/>
          <w:sz w:val="24"/>
          <w:szCs w:val="24"/>
        </w:rPr>
        <w:t xml:space="preserve"> </w:t>
      </w:r>
      <w:commentRangeStart w:id="71"/>
      <w:r w:rsidR="009444EB">
        <w:rPr>
          <w:rFonts w:ascii="Times New Roman" w:hAnsi="Times New Roman" w:cs="Times New Roman"/>
          <w:sz w:val="24"/>
          <w:szCs w:val="24"/>
        </w:rPr>
        <w:t xml:space="preserve">We used a model of species growth as a function of nutrient physiology </w:t>
      </w:r>
      <w:r w:rsidR="009444EB">
        <w:rPr>
          <w:rFonts w:ascii="Times New Roman" w:hAnsi="Times New Roman" w:cs="Times New Roman"/>
          <w:sz w:val="24"/>
          <w:szCs w:val="24"/>
        </w:rPr>
        <w:lastRenderedPageBreak/>
        <w:t xml:space="preserve">(maximum growth rate and half-saturating constant) to predict </w:t>
      </w:r>
      <w:proofErr w:type="spellStart"/>
      <w:r w:rsidR="009444EB">
        <w:rPr>
          <w:rFonts w:ascii="Times New Roman" w:hAnsi="Times New Roman" w:cs="Times New Roman"/>
          <w:sz w:val="24"/>
          <w:szCs w:val="24"/>
        </w:rPr>
        <w:t>pairwise</w:t>
      </w:r>
      <w:proofErr w:type="spellEnd"/>
      <w:r w:rsidR="009444EB">
        <w:rPr>
          <w:rFonts w:ascii="Times New Roman" w:hAnsi="Times New Roman" w:cs="Times New Roman"/>
          <w:sz w:val="24"/>
          <w:szCs w:val="24"/>
        </w:rPr>
        <w:t xml:space="preserve"> competitive outcomes for these species.</w:t>
      </w:r>
      <w:commentRangeEnd w:id="71"/>
      <w:r w:rsidR="007B1EF2">
        <w:rPr>
          <w:rStyle w:val="CommentReference"/>
        </w:rPr>
        <w:commentReference w:id="71"/>
      </w:r>
    </w:p>
    <w:p w:rsidR="00756992" w:rsidRDefault="00D46E49">
      <w:pPr>
        <w:pStyle w:val="Heading1"/>
        <w:spacing w:line="240" w:lineRule="auto"/>
      </w:pPr>
      <w:r w:rsidRPr="00D46E49">
        <w:t>Material and Methods</w:t>
      </w:r>
    </w:p>
    <w:p w:rsidR="00756992" w:rsidRDefault="00D46E49">
      <w:pPr>
        <w:pStyle w:val="Heading2"/>
        <w:spacing w:line="240" w:lineRule="auto"/>
      </w:pPr>
      <w:r w:rsidRPr="00D4078D">
        <w:t>Species and culture conditions</w:t>
      </w:r>
    </w:p>
    <w:p w:rsidR="00756992" w:rsidRDefault="00D46E49">
      <w:pPr>
        <w:spacing w:line="240" w:lineRule="auto"/>
        <w:jc w:val="both"/>
        <w:rPr>
          <w:rFonts w:ascii="Times New Roman" w:hAnsi="Times New Roman" w:cs="Times New Roman"/>
          <w:sz w:val="24"/>
          <w:szCs w:val="24"/>
        </w:rPr>
      </w:pPr>
      <w:r w:rsidRPr="00D46E49">
        <w:rPr>
          <w:rFonts w:ascii="Times New Roman" w:hAnsi="Times New Roman" w:cs="Times New Roman"/>
          <w:sz w:val="24"/>
          <w:szCs w:val="24"/>
        </w:rPr>
        <w:t xml:space="preserve">The experiment was run of six species of freshwater algae, namely </w:t>
      </w:r>
      <w:proofErr w:type="spellStart"/>
      <w:r w:rsidRPr="00D46E49">
        <w:rPr>
          <w:rFonts w:ascii="Times New Roman" w:hAnsi="Times New Roman" w:cs="Times New Roman"/>
          <w:i/>
          <w:sz w:val="24"/>
          <w:szCs w:val="24"/>
        </w:rPr>
        <w:t>Ankistrodesmus</w:t>
      </w:r>
      <w:proofErr w:type="spellEnd"/>
      <w:r w:rsidRPr="00D46E49">
        <w:rPr>
          <w:rFonts w:ascii="Times New Roman" w:hAnsi="Times New Roman" w:cs="Times New Roman"/>
          <w:i/>
          <w:sz w:val="24"/>
          <w:szCs w:val="24"/>
        </w:rPr>
        <w:t xml:space="preserve"> </w:t>
      </w:r>
      <w:proofErr w:type="spellStart"/>
      <w:r w:rsidRPr="00D46E49">
        <w:rPr>
          <w:rFonts w:ascii="Times New Roman" w:hAnsi="Times New Roman" w:cs="Times New Roman"/>
          <w:i/>
          <w:sz w:val="24"/>
          <w:szCs w:val="24"/>
        </w:rPr>
        <w:t>nannoselene</w:t>
      </w:r>
      <w:proofErr w:type="spellEnd"/>
      <w:r w:rsidRPr="00D46E49">
        <w:rPr>
          <w:rFonts w:ascii="Times New Roman" w:hAnsi="Times New Roman" w:cs="Times New Roman"/>
          <w:i/>
          <w:sz w:val="24"/>
          <w:szCs w:val="24"/>
        </w:rPr>
        <w:t xml:space="preserve">, </w:t>
      </w:r>
      <w:proofErr w:type="spellStart"/>
      <w:r w:rsidRPr="00D46E49">
        <w:rPr>
          <w:rFonts w:ascii="Times New Roman" w:hAnsi="Times New Roman" w:cs="Times New Roman"/>
          <w:i/>
          <w:sz w:val="24"/>
          <w:szCs w:val="24"/>
        </w:rPr>
        <w:t>Chlamydomonas</w:t>
      </w:r>
      <w:proofErr w:type="spellEnd"/>
      <w:r w:rsidRPr="00D46E49">
        <w:rPr>
          <w:rFonts w:ascii="Times New Roman" w:hAnsi="Times New Roman" w:cs="Times New Roman"/>
          <w:i/>
          <w:sz w:val="24"/>
          <w:szCs w:val="24"/>
        </w:rPr>
        <w:t xml:space="preserve"> </w:t>
      </w:r>
      <w:proofErr w:type="spellStart"/>
      <w:r w:rsidRPr="00D46E49">
        <w:rPr>
          <w:rFonts w:ascii="Times New Roman" w:hAnsi="Times New Roman" w:cs="Times New Roman"/>
          <w:i/>
          <w:sz w:val="24"/>
          <w:szCs w:val="24"/>
        </w:rPr>
        <w:t>moewusii</w:t>
      </w:r>
      <w:proofErr w:type="spellEnd"/>
      <w:r w:rsidRPr="00D46E49">
        <w:rPr>
          <w:rFonts w:ascii="Times New Roman" w:hAnsi="Times New Roman" w:cs="Times New Roman"/>
          <w:i/>
          <w:sz w:val="24"/>
          <w:szCs w:val="24"/>
        </w:rPr>
        <w:t xml:space="preserve">, Chlorella </w:t>
      </w:r>
      <w:proofErr w:type="spellStart"/>
      <w:r w:rsidRPr="00D46E49">
        <w:rPr>
          <w:rFonts w:ascii="Times New Roman" w:hAnsi="Times New Roman" w:cs="Times New Roman"/>
          <w:i/>
          <w:sz w:val="24"/>
          <w:szCs w:val="24"/>
        </w:rPr>
        <w:t>sorokiniana</w:t>
      </w:r>
      <w:proofErr w:type="spellEnd"/>
      <w:r w:rsidRPr="00D46E49">
        <w:rPr>
          <w:rFonts w:ascii="Times New Roman" w:hAnsi="Times New Roman" w:cs="Times New Roman"/>
          <w:i/>
          <w:sz w:val="24"/>
          <w:szCs w:val="24"/>
        </w:rPr>
        <w:t xml:space="preserve">, </w:t>
      </w:r>
      <w:proofErr w:type="spellStart"/>
      <w:r w:rsidRPr="00D46E49">
        <w:rPr>
          <w:rFonts w:ascii="Times New Roman" w:hAnsi="Times New Roman" w:cs="Times New Roman"/>
          <w:i/>
          <w:sz w:val="24"/>
          <w:szCs w:val="24"/>
        </w:rPr>
        <w:t>Monoraphidium</w:t>
      </w:r>
      <w:proofErr w:type="spellEnd"/>
      <w:r w:rsidRPr="00D46E49">
        <w:rPr>
          <w:rFonts w:ascii="Times New Roman" w:hAnsi="Times New Roman" w:cs="Times New Roman"/>
          <w:i/>
          <w:sz w:val="24"/>
          <w:szCs w:val="24"/>
        </w:rPr>
        <w:t xml:space="preserve"> </w:t>
      </w:r>
      <w:proofErr w:type="spellStart"/>
      <w:r w:rsidRPr="00D46E49">
        <w:rPr>
          <w:rFonts w:ascii="Times New Roman" w:hAnsi="Times New Roman" w:cs="Times New Roman"/>
          <w:i/>
          <w:sz w:val="24"/>
          <w:szCs w:val="24"/>
        </w:rPr>
        <w:t>minutum</w:t>
      </w:r>
      <w:proofErr w:type="spellEnd"/>
      <w:r w:rsidRPr="00D46E49">
        <w:rPr>
          <w:rFonts w:ascii="Times New Roman" w:hAnsi="Times New Roman" w:cs="Times New Roman"/>
          <w:i/>
          <w:sz w:val="24"/>
          <w:szCs w:val="24"/>
        </w:rPr>
        <w:t xml:space="preserve">, </w:t>
      </w:r>
      <w:proofErr w:type="spellStart"/>
      <w:r w:rsidRPr="00D46E49">
        <w:rPr>
          <w:rFonts w:ascii="Times New Roman" w:hAnsi="Times New Roman" w:cs="Times New Roman"/>
          <w:i/>
          <w:sz w:val="24"/>
          <w:szCs w:val="24"/>
        </w:rPr>
        <w:t>Scenedesmus</w:t>
      </w:r>
      <w:proofErr w:type="spellEnd"/>
      <w:r w:rsidRPr="00D46E49">
        <w:rPr>
          <w:rFonts w:ascii="Times New Roman" w:hAnsi="Times New Roman" w:cs="Times New Roman"/>
          <w:i/>
          <w:sz w:val="24"/>
          <w:szCs w:val="24"/>
        </w:rPr>
        <w:t xml:space="preserve"> </w:t>
      </w:r>
      <w:proofErr w:type="spellStart"/>
      <w:r w:rsidRPr="00D46E49">
        <w:rPr>
          <w:rFonts w:ascii="Times New Roman" w:hAnsi="Times New Roman" w:cs="Times New Roman"/>
          <w:i/>
          <w:sz w:val="24"/>
          <w:szCs w:val="24"/>
        </w:rPr>
        <w:t>obliquus</w:t>
      </w:r>
      <w:proofErr w:type="spellEnd"/>
      <w:r w:rsidRPr="00D46E49">
        <w:rPr>
          <w:rFonts w:ascii="Times New Roman" w:hAnsi="Times New Roman" w:cs="Times New Roman"/>
          <w:i/>
          <w:sz w:val="24"/>
          <w:szCs w:val="24"/>
        </w:rPr>
        <w:t xml:space="preserve"> </w:t>
      </w:r>
      <w:r w:rsidRPr="00D46E49">
        <w:rPr>
          <w:rFonts w:ascii="Times New Roman" w:hAnsi="Times New Roman" w:cs="Times New Roman"/>
          <w:sz w:val="24"/>
          <w:szCs w:val="24"/>
        </w:rPr>
        <w:t>and</w:t>
      </w:r>
      <w:r w:rsidRPr="00D46E49">
        <w:rPr>
          <w:rFonts w:ascii="Times New Roman" w:hAnsi="Times New Roman" w:cs="Times New Roman"/>
          <w:i/>
          <w:sz w:val="24"/>
          <w:szCs w:val="24"/>
        </w:rPr>
        <w:t xml:space="preserve"> </w:t>
      </w:r>
      <w:proofErr w:type="spellStart"/>
      <w:r w:rsidRPr="00D46E49">
        <w:rPr>
          <w:rFonts w:ascii="Times New Roman" w:hAnsi="Times New Roman" w:cs="Times New Roman"/>
          <w:i/>
          <w:sz w:val="24"/>
          <w:szCs w:val="24"/>
        </w:rPr>
        <w:t>Selenastrum</w:t>
      </w:r>
      <w:proofErr w:type="spellEnd"/>
      <w:r w:rsidRPr="00D46E49">
        <w:rPr>
          <w:rFonts w:ascii="Times New Roman" w:hAnsi="Times New Roman" w:cs="Times New Roman"/>
          <w:i/>
          <w:sz w:val="24"/>
          <w:szCs w:val="24"/>
        </w:rPr>
        <w:t xml:space="preserve"> </w:t>
      </w:r>
      <w:proofErr w:type="spellStart"/>
      <w:r w:rsidRPr="00D46E49">
        <w:rPr>
          <w:rFonts w:ascii="Times New Roman" w:hAnsi="Times New Roman" w:cs="Times New Roman"/>
          <w:i/>
          <w:sz w:val="24"/>
          <w:szCs w:val="24"/>
        </w:rPr>
        <w:t>capricornutum</w:t>
      </w:r>
      <w:proofErr w:type="spellEnd"/>
      <w:r w:rsidRPr="00D46E49">
        <w:rPr>
          <w:rFonts w:ascii="Times New Roman" w:hAnsi="Times New Roman" w:cs="Times New Roman"/>
          <w:sz w:val="24"/>
          <w:szCs w:val="24"/>
        </w:rPr>
        <w:t xml:space="preserve">. </w:t>
      </w:r>
      <w:r w:rsidR="00795339">
        <w:rPr>
          <w:rFonts w:ascii="Times New Roman" w:hAnsi="Times New Roman" w:cs="Times New Roman"/>
          <w:sz w:val="24"/>
          <w:szCs w:val="24"/>
        </w:rPr>
        <w:t>These species are naturally co-</w:t>
      </w:r>
      <w:r w:rsidRPr="00D46E49">
        <w:rPr>
          <w:rFonts w:ascii="Times New Roman" w:hAnsi="Times New Roman" w:cs="Times New Roman"/>
          <w:sz w:val="24"/>
          <w:szCs w:val="24"/>
        </w:rPr>
        <w:t>occurring</w:t>
      </w:r>
      <w:r w:rsidR="00795339">
        <w:rPr>
          <w:rFonts w:ascii="Times New Roman" w:hAnsi="Times New Roman" w:cs="Times New Roman"/>
          <w:sz w:val="24"/>
          <w:szCs w:val="24"/>
        </w:rPr>
        <w:t xml:space="preserve"> freshwater species, and</w:t>
      </w:r>
      <w:r w:rsidRPr="00D46E49">
        <w:rPr>
          <w:rFonts w:ascii="Times New Roman" w:hAnsi="Times New Roman" w:cs="Times New Roman"/>
          <w:sz w:val="24"/>
          <w:szCs w:val="24"/>
        </w:rPr>
        <w:t xml:space="preserve"> a previous study by </w:t>
      </w:r>
      <w:r w:rsidR="00AB5751" w:rsidRPr="00D46E49">
        <w:rPr>
          <w:rFonts w:ascii="Times New Roman" w:hAnsi="Times New Roman" w:cs="Times New Roman"/>
          <w:sz w:val="24"/>
          <w:szCs w:val="24"/>
        </w:rPr>
        <w:fldChar w:fldCharType="begin"/>
      </w:r>
      <w:r w:rsidRPr="00D46E49">
        <w:rPr>
          <w:rFonts w:ascii="Times New Roman" w:hAnsi="Times New Roman" w:cs="Times New Roman"/>
          <w:sz w:val="24"/>
          <w:szCs w:val="24"/>
        </w:rPr>
        <w:instrText xml:space="preserve"> ADDIN ZOTERO_ITEM CSL_CITATION {"citationID":"1qiap7isa3","properties":{"formattedCitation":"{\\rtf (Fritschie {\\i{}et al.} 2014)}","plainCitation":"(Fritschie et al. 2014)"},"citationItems":[{"id":4286,"uris":["http://zotero.org/users/718951/items/QSGEFK78"],"uri":["http://zotero.org/users/718951/items/QSGEFK78"],"itemData":{"id":4286,"type":"article-journal","title":"Evolutionary history and the strength of species interactions: testing the phylogenetic limiting similarity hypothesis","container-title":"Ecology","page":"1407-1417","volume":"95","issue":"5","source":"CrossRef","abstract":"A longstanding concept in community ecology is that closely related species compete more strongly than distant relatives. Ecologists have invoked this “limiting similarity hypothesis” to explain patterns in the structure and function of biological communities and to inform conservation, restoration, and invasive-species management. However, few studies have empirically tested the validity of the limiting similarity hypothesis. Here we report the results of a laboratory microcosm experiment in which we used a model system of 23 common, co-occurring North American freshwater green algae to quantify the strength of 216 pairwise species' interactions (the difference in population density when grown alone vs. in the presence of another species) along a manipulated gradient of evolutionary relatedness (phylogenetic distance, as the sum of branch lengths separating species on a molecular phylogeny). Interspecific interactions varied widely in these bicultures of phytoplankton, ranging from strong competition (ratio of relative yield in polyculture vs.  monoculture </w:instrText>
      </w:r>
      <w:r w:rsidRPr="00D46E49">
        <w:rPr>
          <w:rFonts w:ascii="Cambria Math" w:hAnsi="Cambria Math" w:cs="Cambria Math"/>
          <w:sz w:val="24"/>
          <w:szCs w:val="24"/>
        </w:rPr>
        <w:instrText>≪</w:instrText>
      </w:r>
      <w:r w:rsidRPr="00D46E49">
        <w:rPr>
          <w:rFonts w:ascii="Times New Roman" w:hAnsi="Times New Roman" w:cs="Times New Roman"/>
          <w:sz w:val="24"/>
          <w:szCs w:val="24"/>
        </w:rPr>
        <w:instrText xml:space="preserve"> 1) to moderate facilitation (relative yield &gt;1). Yet, we found no evidence that the strength of species' interactions was influenced by their evolutionary relatedness. There was no relationship between phylogenetic distance and the average, minimum (inferior competitor), nor maximum (superior competitor) interaction strength across all biculture communities (respectively, P = 0.19, P = 0.17, P = 0.14; N = 428). When we examined each individual species, only 17% of individual species' interactions strengths varied as a function of phylogenetic distance, and none of these relationships remained significant after Bonferoni correction for multiple tests (N = 23). Last, when we grouped interactions into five qualitatively different types, the frequency of these types was not related to phylogenetic distance among species pairs (F4, 422 = 1.63, P = 0.15). Our empirical study adds to several others that suggest the biological underpinnings of competition may not be evolutionarily conserved, and thus, ecologists may need to re-evaluate the previously assumed generality of the limiting similarity hypothesis","DOI":"10.1890/13-0986.1","ISSN":"0012-9658","shortTitle":"Evolutionary history and the strength of species interactions","language":"en","author":[{"family":"Fritschie","given":"Keith J."},{"family":"Cardinale","given":"Bradley J."},{"family":"Alexandrou","given":"Markos A."},{"family":"Oakley","given":"Todd H."}],"issued":{"date-parts":[["2014",5]]}}}],"schema":"https://github.com/citation-style-language/schema/raw/master/csl-citation.json"} </w:instrText>
      </w:r>
      <w:r w:rsidR="00AB5751" w:rsidRPr="00D46E49">
        <w:rPr>
          <w:rFonts w:ascii="Times New Roman" w:hAnsi="Times New Roman" w:cs="Times New Roman"/>
          <w:sz w:val="24"/>
          <w:szCs w:val="24"/>
        </w:rPr>
        <w:fldChar w:fldCharType="separate"/>
      </w:r>
      <w:r w:rsidRPr="00D46E49">
        <w:rPr>
          <w:rFonts w:ascii="Times New Roman" w:hAnsi="Times New Roman" w:cs="Times New Roman"/>
          <w:sz w:val="24"/>
          <w:szCs w:val="24"/>
        </w:rPr>
        <w:t xml:space="preserve">Fritschie </w:t>
      </w:r>
      <w:r w:rsidRPr="00D46E49">
        <w:rPr>
          <w:rFonts w:ascii="Times New Roman" w:hAnsi="Times New Roman" w:cs="Times New Roman"/>
          <w:i/>
          <w:iCs/>
          <w:sz w:val="24"/>
          <w:szCs w:val="24"/>
        </w:rPr>
        <w:t>et al.</w:t>
      </w:r>
      <w:r w:rsidRPr="00D46E49">
        <w:rPr>
          <w:rFonts w:ascii="Times New Roman" w:hAnsi="Times New Roman" w:cs="Times New Roman"/>
          <w:sz w:val="24"/>
          <w:szCs w:val="24"/>
        </w:rPr>
        <w:t xml:space="preserve"> (2014)</w:t>
      </w:r>
      <w:r w:rsidR="00AB5751" w:rsidRPr="00D46E49">
        <w:rPr>
          <w:rFonts w:ascii="Times New Roman" w:hAnsi="Times New Roman" w:cs="Times New Roman"/>
          <w:sz w:val="24"/>
          <w:szCs w:val="24"/>
        </w:rPr>
        <w:fldChar w:fldCharType="end"/>
      </w:r>
      <w:ins w:id="72" w:author="Garcia Carreras, Bernardo" w:date="2017-02-22T10:08:00Z">
        <w:r w:rsidR="00926112">
          <w:rPr>
            <w:rFonts w:ascii="Times New Roman" w:hAnsi="Times New Roman" w:cs="Times New Roman"/>
            <w:sz w:val="24"/>
            <w:szCs w:val="24"/>
          </w:rPr>
          <w:t>,</w:t>
        </w:r>
      </w:ins>
      <w:r w:rsidRPr="00D46E49">
        <w:rPr>
          <w:rFonts w:ascii="Times New Roman" w:hAnsi="Times New Roman" w:cs="Times New Roman"/>
          <w:sz w:val="24"/>
          <w:szCs w:val="24"/>
        </w:rPr>
        <w:t xml:space="preserve"> </w:t>
      </w:r>
      <w:r w:rsidR="00795339">
        <w:rPr>
          <w:rFonts w:ascii="Times New Roman" w:hAnsi="Times New Roman" w:cs="Times New Roman"/>
          <w:sz w:val="24"/>
          <w:szCs w:val="24"/>
        </w:rPr>
        <w:t>using 23 co-occurring freshwater species including these species</w:t>
      </w:r>
      <w:ins w:id="73" w:author="Garcia Carreras, Bernardo" w:date="2017-02-22T10:08:00Z">
        <w:r w:rsidR="00926112">
          <w:rPr>
            <w:rFonts w:ascii="Times New Roman" w:hAnsi="Times New Roman" w:cs="Times New Roman"/>
            <w:sz w:val="24"/>
            <w:szCs w:val="24"/>
          </w:rPr>
          <w:t>,</w:t>
        </w:r>
      </w:ins>
      <w:r w:rsidR="00795339">
        <w:rPr>
          <w:rFonts w:ascii="Times New Roman" w:hAnsi="Times New Roman" w:cs="Times New Roman"/>
          <w:sz w:val="24"/>
          <w:szCs w:val="24"/>
        </w:rPr>
        <w:t xml:space="preserve"> showed that there was no impact of </w:t>
      </w:r>
      <w:proofErr w:type="spellStart"/>
      <w:r w:rsidR="00795339">
        <w:rPr>
          <w:rFonts w:ascii="Times New Roman" w:hAnsi="Times New Roman" w:cs="Times New Roman"/>
          <w:sz w:val="24"/>
          <w:szCs w:val="24"/>
        </w:rPr>
        <w:t>phylogenetic</w:t>
      </w:r>
      <w:proofErr w:type="spellEnd"/>
      <w:r w:rsidR="00795339">
        <w:rPr>
          <w:rFonts w:ascii="Times New Roman" w:hAnsi="Times New Roman" w:cs="Times New Roman"/>
          <w:sz w:val="24"/>
          <w:szCs w:val="24"/>
        </w:rPr>
        <w:t xml:space="preserve"> </w:t>
      </w:r>
      <w:r w:rsidRPr="00D46E49">
        <w:rPr>
          <w:rFonts w:ascii="Times New Roman" w:hAnsi="Times New Roman" w:cs="Times New Roman"/>
          <w:sz w:val="24"/>
          <w:szCs w:val="24"/>
        </w:rPr>
        <w:t>relatedness on species competitive ability. We</w:t>
      </w:r>
      <w:r w:rsidR="00795339">
        <w:rPr>
          <w:rFonts w:ascii="Times New Roman" w:hAnsi="Times New Roman" w:cs="Times New Roman"/>
          <w:sz w:val="24"/>
          <w:szCs w:val="24"/>
        </w:rPr>
        <w:t xml:space="preserve"> chose 6 species from the pool of species studied by </w:t>
      </w:r>
      <w:r w:rsidR="00AB5751" w:rsidRPr="00D46E49">
        <w:rPr>
          <w:rFonts w:ascii="Times New Roman" w:hAnsi="Times New Roman" w:cs="Times New Roman"/>
          <w:sz w:val="24"/>
          <w:szCs w:val="24"/>
        </w:rPr>
        <w:fldChar w:fldCharType="begin"/>
      </w:r>
      <w:r w:rsidR="00795339" w:rsidRPr="00D46E49">
        <w:rPr>
          <w:rFonts w:ascii="Times New Roman" w:hAnsi="Times New Roman" w:cs="Times New Roman"/>
          <w:sz w:val="24"/>
          <w:szCs w:val="24"/>
        </w:rPr>
        <w:instrText xml:space="preserve"> ADDIN ZOTERO_ITEM CSL_CITATION {"citationID":"bzz8CqkK","properties":{"formattedCitation":"{\\rtf (Fritschie {\\i{}et al.} 2014)}","plainCitation":"(Fritschie et al. 2014)"},"citationItems":[{"id":4286,"uris":["http://zotero.org/users/718951/items/QSGEFK78"],"uri":["http://zotero.org/users/718951/items/QSGEFK78"],"itemData":{"id":4286,"type":"article-journal","title":"Evolutionary history and the strength of species interactions: testing the phylogenetic limiting similarity hypothesis","container-title":"Ecology","page":"1407-1417","volume":"95","issue":"5","source":"CrossRef","abstract":"A longstanding concept in community ecology is that closely related species compete more strongly than distant relatives. Ecologists have invoked this “limiting similarity hypothesis” to explain patterns in the structure and function of biological communities and to inform conservation, restoration, and invasive-species management. However, few studies have empirically tested the validity of the limiting similarity hypothesis. Here we report the results of a laboratory microcosm experiment in which we used a model system of 23 common, co-occurring North American freshwater green algae to quantify the strength of 216 pairwise species' interactions (the difference in population density when grown alone vs. in the presence of another species) along a manipulated gradient of evolutionary relatedness (phylogenetic distance, as the sum of branch lengths separating species on a molecular phylogeny). Interspecific interactions varied widely in these bicultures of phytoplankton, ranging from strong competition (ratio of relative yield in polyculture vs.  monoculture </w:instrText>
      </w:r>
      <w:r w:rsidR="00795339" w:rsidRPr="00D46E49">
        <w:rPr>
          <w:rFonts w:ascii="Cambria Math" w:hAnsi="Cambria Math" w:cs="Cambria Math"/>
          <w:sz w:val="24"/>
          <w:szCs w:val="24"/>
        </w:rPr>
        <w:instrText>≪</w:instrText>
      </w:r>
      <w:r w:rsidR="00795339" w:rsidRPr="00D46E49">
        <w:rPr>
          <w:rFonts w:ascii="Times New Roman" w:hAnsi="Times New Roman" w:cs="Times New Roman"/>
          <w:sz w:val="24"/>
          <w:szCs w:val="24"/>
        </w:rPr>
        <w:instrText xml:space="preserve"> 1) to moderate facilitation (relative yield &gt;1). Yet, we found no evidence that the strength of species' interactions was influenced by their evolutionary relatedness. There was no relationship between phylogenetic distance and the average, minimum (inferior competitor), nor maximum (superior competitor) interaction strength across all biculture communities (respectively, P = 0.19, P = 0.17, P = 0.14; N = 428). When we examined each individual species, only 17% of individual species' interactions strengths varied as a function of phylogenetic distance, and none of these relationships remained significant after Bonferoni correction for multiple tests (N = 23). Last, when we grouped interactions into five qualitatively different types, the frequency of these types was not related to phylogenetic distance among species pairs (F4, 422 = 1.63, P = 0.15). Our empirical study adds to several others that suggest the biological underpinnings of competition may not be evolutionarily conserved, and thus, ecologists may need to re-evaluate the previously assumed generality of the limiting similarity hypothesis","DOI":"10.1890/13-0986.1","ISSN":"0012-9658","shortTitle":"Evolutionary history and the strength of species interactions","language":"en","author":[{"family":"Fritschie","given":"Keith J."},{"family":"Cardinale","given":"Bradley J."},{"family":"Alexandrou","given":"Markos A."},{"family":"Oakley","given":"Todd H."}],"issued":{"date-parts":[["2014",5]]}}}],"schema":"https://github.com/citation-style-language/schema/raw/master/csl-citation.json"} </w:instrText>
      </w:r>
      <w:r w:rsidR="00AB5751" w:rsidRPr="00D46E49">
        <w:rPr>
          <w:rFonts w:ascii="Times New Roman" w:hAnsi="Times New Roman" w:cs="Times New Roman"/>
          <w:sz w:val="24"/>
          <w:szCs w:val="24"/>
        </w:rPr>
        <w:fldChar w:fldCharType="separate"/>
      </w:r>
      <w:r w:rsidR="00795339" w:rsidRPr="00D46E49">
        <w:rPr>
          <w:rFonts w:ascii="Times New Roman" w:hAnsi="Times New Roman" w:cs="Times New Roman"/>
          <w:sz w:val="24"/>
          <w:szCs w:val="24"/>
        </w:rPr>
        <w:t xml:space="preserve">(Fritschie </w:t>
      </w:r>
      <w:r w:rsidR="00795339" w:rsidRPr="00D46E49">
        <w:rPr>
          <w:rFonts w:ascii="Times New Roman" w:hAnsi="Times New Roman" w:cs="Times New Roman"/>
          <w:i/>
          <w:iCs/>
          <w:sz w:val="24"/>
          <w:szCs w:val="24"/>
        </w:rPr>
        <w:t>et al.</w:t>
      </w:r>
      <w:r w:rsidR="00795339" w:rsidRPr="00D46E49">
        <w:rPr>
          <w:rFonts w:ascii="Times New Roman" w:hAnsi="Times New Roman" w:cs="Times New Roman"/>
          <w:sz w:val="24"/>
          <w:szCs w:val="24"/>
        </w:rPr>
        <w:t xml:space="preserve"> 2014)</w:t>
      </w:r>
      <w:r w:rsidR="00AB5751" w:rsidRPr="00D46E49">
        <w:rPr>
          <w:rFonts w:ascii="Times New Roman" w:hAnsi="Times New Roman" w:cs="Times New Roman"/>
          <w:sz w:val="24"/>
          <w:szCs w:val="24"/>
        </w:rPr>
        <w:fldChar w:fldCharType="end"/>
      </w:r>
      <w:r w:rsidR="00795339">
        <w:rPr>
          <w:rFonts w:ascii="Times New Roman" w:hAnsi="Times New Roman" w:cs="Times New Roman"/>
          <w:sz w:val="24"/>
          <w:szCs w:val="24"/>
        </w:rPr>
        <w:t xml:space="preserve"> </w:t>
      </w:r>
      <w:r w:rsidRPr="00D46E49">
        <w:rPr>
          <w:rFonts w:ascii="Times New Roman" w:hAnsi="Times New Roman" w:cs="Times New Roman"/>
          <w:sz w:val="24"/>
          <w:szCs w:val="24"/>
        </w:rPr>
        <w:t xml:space="preserve"> and selected them so that cell sizes wouldn</w:t>
      </w:r>
      <w:r w:rsidR="00F12B7A">
        <w:rPr>
          <w:rFonts w:ascii="Times New Roman" w:hAnsi="Times New Roman" w:cs="Times New Roman"/>
          <w:sz w:val="24"/>
          <w:szCs w:val="24"/>
        </w:rPr>
        <w:t xml:space="preserve">’t differ much between species </w:t>
      </w:r>
      <w:r w:rsidRPr="00D46E49">
        <w:rPr>
          <w:rFonts w:ascii="Times New Roman" w:hAnsi="Times New Roman" w:cs="Times New Roman"/>
          <w:sz w:val="24"/>
          <w:szCs w:val="24"/>
        </w:rPr>
        <w:t>and so that species did not pertain to the same</w:t>
      </w:r>
      <w:r w:rsidR="00795339">
        <w:rPr>
          <w:rFonts w:ascii="Times New Roman" w:hAnsi="Times New Roman" w:cs="Times New Roman"/>
          <w:sz w:val="24"/>
          <w:szCs w:val="24"/>
        </w:rPr>
        <w:t xml:space="preserve"> order</w:t>
      </w:r>
      <w:r w:rsidRPr="00D46E49">
        <w:rPr>
          <w:rFonts w:ascii="Times New Roman" w:hAnsi="Times New Roman" w:cs="Times New Roman"/>
          <w:sz w:val="24"/>
          <w:szCs w:val="24"/>
        </w:rPr>
        <w:t>.</w:t>
      </w:r>
      <w:r w:rsidR="00795339">
        <w:rPr>
          <w:rFonts w:ascii="Times New Roman" w:hAnsi="Times New Roman" w:cs="Times New Roman"/>
          <w:sz w:val="24"/>
          <w:szCs w:val="24"/>
        </w:rPr>
        <w:t xml:space="preserve"> </w:t>
      </w:r>
      <w:r w:rsidRPr="00D46E49">
        <w:rPr>
          <w:rFonts w:ascii="Times New Roman" w:hAnsi="Times New Roman" w:cs="Times New Roman"/>
          <w:sz w:val="24"/>
          <w:szCs w:val="24"/>
        </w:rPr>
        <w:t>Strains of each species were ordered in October 2015 from the Culture Collection of Algae and Protozoa (</w:t>
      </w:r>
      <w:hyperlink r:id="rId11" w:history="1">
        <w:r w:rsidRPr="00D46E49">
          <w:rPr>
            <w:rFonts w:ascii="Times New Roman" w:hAnsi="Times New Roman" w:cs="Times New Roman"/>
            <w:color w:val="0000FF" w:themeColor="hyperlink"/>
            <w:sz w:val="24"/>
            <w:szCs w:val="24"/>
            <w:u w:val="single"/>
          </w:rPr>
          <w:t>www.ccap.ac.uk</w:t>
        </w:r>
      </w:hyperlink>
      <w:r w:rsidRPr="00D46E49">
        <w:rPr>
          <w:rFonts w:ascii="Times New Roman" w:hAnsi="Times New Roman" w:cs="Times New Roman"/>
          <w:sz w:val="24"/>
          <w:szCs w:val="24"/>
        </w:rPr>
        <w:t xml:space="preserve">, see Supplementary Table 1 for detailed information about the strains). Upon arrival, species were grown on standard COMBO culture medium without animal trace elements </w:t>
      </w:r>
      <w:r w:rsidR="00AB5751" w:rsidRPr="00D46E49">
        <w:rPr>
          <w:rFonts w:ascii="Times New Roman" w:hAnsi="Times New Roman" w:cs="Times New Roman"/>
          <w:sz w:val="24"/>
          <w:szCs w:val="24"/>
        </w:rPr>
        <w:fldChar w:fldCharType="begin"/>
      </w:r>
      <w:r w:rsidRPr="00D46E49">
        <w:rPr>
          <w:rFonts w:ascii="Times New Roman" w:hAnsi="Times New Roman" w:cs="Times New Roman"/>
          <w:sz w:val="24"/>
          <w:szCs w:val="24"/>
        </w:rPr>
        <w:instrText xml:space="preserve"> ADDIN ZOTERO_ITEM CSL_CITATION {"citationID":"1grh9qpndl","properties":{"formattedCitation":"{\\rtf (Kilham {\\i{}et al.} 1998)}","plainCitation":"(Kilham et al. 1998)"},"citationItems":[{"id":5495,"uris":["http://zotero.org/users/718951/items/EE6BW52D"],"uri":["http://zotero.org/users/718951/items/EE6BW52D"],"itemData":{"id":5495,"type":"article-journal","title":"COMBO: a defined freshwater culture medium for algae and zooplankton","container-title":"Hydrobiologia","page":"147-159","volume":"377","issue":"1-3","source":"link.springer.com","abstract":"In order to conduct experiments on interactions between animals and food organisms, it is necessary to develop a medium that adequately supports the growth of both algae and zooplankton without the need to alter the medium to accommodate either the algae or the animals. We devised a freshwater medium, named COMBO, that supports excellent growth of both algae and zooplankton. Two types of algae, Ankistrodesmus falcatus and Stephanodiscus hantzschii, were reared in COMBO and their growth rates were not significantly different from those of algae grown in a reference medium (WC). One of these algae, A. falcatus, was then fed to a cladoceran, Daphnia pulicaria, which was also cultured in COMBO, and the resulting fecundities of D. pulicaria were compared to those of animals reared in natural surface water. We also determined whether the value of COMBO as a medium for D. pulicaria was affected by modifications in nitrogen or phosphorus concentration to evaluate whether the new medium will be useful in nutritional research. Lowering the N or P content of COMBO did not affect the reproductive performance of D. pulicaria. Other researchers have also reported excellent growth and reproduction by numerous algae and zooplankton reared in COMBO. Our results suggest that COMBO is an effective artificial, defined culture medium capable of supporting robust growth and reproduction of both freshwater algae and zooplankton.","DOI":"10.1023/A:1003231628456","ISSN":"0018-8158, 1573-5117","shortTitle":"COMBO","journalAbbreviation":"Hydrobiologia","language":"en","author":[{"family":"Kilham","given":"Susan S."},{"family":"Kreeger","given":"Daniel A."},{"family":"Lynn","given":"Scott G."},{"family":"Goulden","given":"Clyde E."},{"family":"Herrera","given":"Lazaro"}],"issued":{"date-parts":[["1998",7]]}}}],"schema":"https://github.com/citation-style-language/schema/raw/master/csl-citation.json"} </w:instrText>
      </w:r>
      <w:r w:rsidR="00AB5751" w:rsidRPr="00D46E49">
        <w:rPr>
          <w:rFonts w:ascii="Times New Roman" w:hAnsi="Times New Roman" w:cs="Times New Roman"/>
          <w:sz w:val="24"/>
          <w:szCs w:val="24"/>
        </w:rPr>
        <w:fldChar w:fldCharType="separate"/>
      </w:r>
      <w:r w:rsidRPr="00D46E49">
        <w:rPr>
          <w:rFonts w:ascii="Times New Roman" w:hAnsi="Times New Roman" w:cs="Times New Roman"/>
          <w:sz w:val="24"/>
          <w:szCs w:val="24"/>
        </w:rPr>
        <w:t xml:space="preserve">(Kilham </w:t>
      </w:r>
      <w:r w:rsidRPr="00D46E49">
        <w:rPr>
          <w:rFonts w:ascii="Times New Roman" w:hAnsi="Times New Roman" w:cs="Times New Roman"/>
          <w:i/>
          <w:iCs/>
          <w:sz w:val="24"/>
          <w:szCs w:val="24"/>
        </w:rPr>
        <w:t>et al.</w:t>
      </w:r>
      <w:r w:rsidRPr="00D46E49">
        <w:rPr>
          <w:rFonts w:ascii="Times New Roman" w:hAnsi="Times New Roman" w:cs="Times New Roman"/>
          <w:sz w:val="24"/>
          <w:szCs w:val="24"/>
        </w:rPr>
        <w:t xml:space="preserve"> 1998)</w:t>
      </w:r>
      <w:r w:rsidR="00AB5751" w:rsidRPr="00D46E49">
        <w:rPr>
          <w:rFonts w:ascii="Times New Roman" w:hAnsi="Times New Roman" w:cs="Times New Roman"/>
          <w:sz w:val="24"/>
          <w:szCs w:val="24"/>
        </w:rPr>
        <w:fldChar w:fldCharType="end"/>
      </w:r>
      <w:r w:rsidR="00C9590F">
        <w:rPr>
          <w:rFonts w:ascii="Times New Roman" w:hAnsi="Times New Roman" w:cs="Times New Roman"/>
          <w:sz w:val="24"/>
          <w:szCs w:val="24"/>
        </w:rPr>
        <w:t>, and</w:t>
      </w:r>
      <w:r w:rsidRPr="00D46E49">
        <w:rPr>
          <w:rFonts w:ascii="Times New Roman" w:hAnsi="Times New Roman" w:cs="Times New Roman"/>
          <w:sz w:val="24"/>
          <w:szCs w:val="24"/>
        </w:rPr>
        <w:t xml:space="preserve"> maintained in an </w:t>
      </w:r>
      <w:proofErr w:type="spellStart"/>
      <w:r w:rsidRPr="00D46E49">
        <w:rPr>
          <w:rFonts w:ascii="Times New Roman" w:hAnsi="Times New Roman" w:cs="Times New Roman"/>
          <w:sz w:val="24"/>
          <w:szCs w:val="24"/>
        </w:rPr>
        <w:t>Aralab</w:t>
      </w:r>
      <w:proofErr w:type="spellEnd"/>
      <w:r w:rsidRPr="00D46E49">
        <w:rPr>
          <w:rFonts w:ascii="Times New Roman" w:hAnsi="Times New Roman" w:cs="Times New Roman"/>
          <w:sz w:val="24"/>
          <w:szCs w:val="24"/>
        </w:rPr>
        <w:t xml:space="preserve"> incubator at 15°C on a 12:12 light-dark cycle with a light intensity of 90 µmol</w:t>
      </w:r>
      <w:ins w:id="74" w:author="Garcia Carreras, Bernardo" w:date="2017-02-22T10:09:00Z">
        <w:r w:rsidR="00926112">
          <w:rPr>
            <w:rFonts w:ascii="Times New Roman" w:hAnsi="Times New Roman" w:cs="Times New Roman"/>
            <w:sz w:val="24"/>
            <w:szCs w:val="24"/>
          </w:rPr>
          <w:t>·</w:t>
        </w:r>
      </w:ins>
      <w:del w:id="75" w:author="Garcia Carreras, Bernardo" w:date="2017-02-22T10:09:00Z">
        <w:r w:rsidR="000544DD" w:rsidDel="00926112">
          <w:rPr>
            <w:rFonts w:ascii="Times New Roman" w:hAnsi="Times New Roman" w:cs="Times New Roman"/>
            <w:sz w:val="24"/>
            <w:szCs w:val="24"/>
          </w:rPr>
          <w:delText>.</w:delText>
        </w:r>
      </w:del>
      <w:r w:rsidRPr="00D46E49">
        <w:rPr>
          <w:rFonts w:ascii="Times New Roman" w:hAnsi="Times New Roman" w:cs="Times New Roman"/>
          <w:sz w:val="24"/>
          <w:szCs w:val="24"/>
        </w:rPr>
        <w:t>m</w:t>
      </w:r>
      <w:r w:rsidRPr="00D46E49">
        <w:rPr>
          <w:rFonts w:ascii="Times New Roman" w:hAnsi="Times New Roman" w:cs="Times New Roman"/>
          <w:sz w:val="24"/>
          <w:szCs w:val="24"/>
          <w:vertAlign w:val="superscript"/>
        </w:rPr>
        <w:t>-2</w:t>
      </w:r>
      <w:ins w:id="76" w:author="Garcia Carreras, Bernardo" w:date="2017-02-22T10:09:00Z">
        <w:r w:rsidR="00926112">
          <w:rPr>
            <w:rFonts w:ascii="Times New Roman" w:hAnsi="Times New Roman" w:cs="Times New Roman"/>
            <w:sz w:val="24"/>
            <w:szCs w:val="24"/>
          </w:rPr>
          <w:t>·</w:t>
        </w:r>
      </w:ins>
      <w:del w:id="77" w:author="Garcia Carreras, Bernardo" w:date="2017-02-22T10:09:00Z">
        <w:r w:rsidR="000544DD" w:rsidDel="00926112">
          <w:rPr>
            <w:rFonts w:ascii="Times New Roman" w:hAnsi="Times New Roman" w:cs="Times New Roman"/>
            <w:sz w:val="24"/>
            <w:szCs w:val="24"/>
          </w:rPr>
          <w:delText>.</w:delText>
        </w:r>
      </w:del>
      <w:r w:rsidRPr="00D46E49">
        <w:rPr>
          <w:rFonts w:ascii="Times New Roman" w:hAnsi="Times New Roman" w:cs="Times New Roman"/>
          <w:sz w:val="24"/>
          <w:szCs w:val="24"/>
        </w:rPr>
        <w:t>s</w:t>
      </w:r>
      <w:r w:rsidRPr="00D46E49">
        <w:rPr>
          <w:rFonts w:ascii="Times New Roman" w:hAnsi="Times New Roman" w:cs="Times New Roman"/>
          <w:sz w:val="24"/>
          <w:szCs w:val="24"/>
          <w:vertAlign w:val="superscript"/>
        </w:rPr>
        <w:t>-1</w:t>
      </w:r>
      <w:r w:rsidR="00C9590F">
        <w:rPr>
          <w:rFonts w:ascii="Times New Roman" w:hAnsi="Times New Roman" w:cs="Times New Roman"/>
          <w:sz w:val="24"/>
          <w:szCs w:val="24"/>
        </w:rPr>
        <w:t>.</w:t>
      </w:r>
    </w:p>
    <w:p w:rsidR="00756992" w:rsidRDefault="00D46E49">
      <w:pPr>
        <w:pStyle w:val="Heading2"/>
        <w:spacing w:line="240" w:lineRule="auto"/>
      </w:pPr>
      <w:r w:rsidRPr="00D4078D">
        <w:t>Nutrient</w:t>
      </w:r>
      <w:r w:rsidR="00A824D6" w:rsidRPr="00D4078D">
        <w:t xml:space="preserve"> and thermal</w:t>
      </w:r>
      <w:r w:rsidRPr="00D4078D">
        <w:t xml:space="preserve"> dependency of growth rates</w:t>
      </w:r>
    </w:p>
    <w:p w:rsidR="00756992" w:rsidRDefault="00D46E49">
      <w:pPr>
        <w:spacing w:line="240" w:lineRule="auto"/>
        <w:jc w:val="both"/>
        <w:rPr>
          <w:rFonts w:ascii="Times New Roman" w:hAnsi="Times New Roman" w:cs="Times New Roman"/>
          <w:sz w:val="24"/>
          <w:szCs w:val="24"/>
        </w:rPr>
      </w:pPr>
      <w:r w:rsidRPr="00D46E49">
        <w:rPr>
          <w:rFonts w:ascii="Times New Roman" w:hAnsi="Times New Roman" w:cs="Times New Roman"/>
          <w:sz w:val="24"/>
          <w:szCs w:val="24"/>
        </w:rPr>
        <w:t>Between February and June 2016, we measured growth rate of every species depending on both phosphate availability and temperature in two batches of experiment</w:t>
      </w:r>
      <w:ins w:id="78" w:author="Garcia Carreras, Bernardo" w:date="2017-02-22T10:09:00Z">
        <w:r w:rsidR="006D563E">
          <w:rPr>
            <w:rFonts w:ascii="Times New Roman" w:hAnsi="Times New Roman" w:cs="Times New Roman"/>
            <w:sz w:val="24"/>
            <w:szCs w:val="24"/>
          </w:rPr>
          <w:t>s</w:t>
        </w:r>
      </w:ins>
      <w:r w:rsidR="00F62383">
        <w:rPr>
          <w:rFonts w:ascii="Times New Roman" w:hAnsi="Times New Roman" w:cs="Times New Roman"/>
          <w:sz w:val="24"/>
          <w:szCs w:val="24"/>
        </w:rPr>
        <w:t xml:space="preserve"> (Fig. S1)</w:t>
      </w:r>
      <w:r w:rsidRPr="00D46E49">
        <w:rPr>
          <w:rFonts w:ascii="Times New Roman" w:hAnsi="Times New Roman" w:cs="Times New Roman"/>
          <w:sz w:val="24"/>
          <w:szCs w:val="24"/>
        </w:rPr>
        <w:t>. We created</w:t>
      </w:r>
      <w:r w:rsidR="00DB10F5">
        <w:rPr>
          <w:rFonts w:ascii="Times New Roman" w:hAnsi="Times New Roman" w:cs="Times New Roman"/>
          <w:sz w:val="24"/>
          <w:szCs w:val="24"/>
        </w:rPr>
        <w:t xml:space="preserve"> 13</w:t>
      </w:r>
      <w:r w:rsidRPr="00D46E49">
        <w:rPr>
          <w:rFonts w:ascii="Times New Roman" w:hAnsi="Times New Roman" w:cs="Times New Roman"/>
          <w:sz w:val="24"/>
          <w:szCs w:val="24"/>
        </w:rPr>
        <w:t xml:space="preserve"> solutions of different phosphate concentrations</w:t>
      </w:r>
      <w:r w:rsidR="00DB10F5">
        <w:rPr>
          <w:rFonts w:ascii="Times New Roman" w:hAnsi="Times New Roman" w:cs="Times New Roman"/>
          <w:sz w:val="24"/>
          <w:szCs w:val="24"/>
        </w:rPr>
        <w:t xml:space="preserve"> ranging from </w:t>
      </w:r>
      <w:r w:rsidR="00DB10F5" w:rsidRPr="00D46E49">
        <w:rPr>
          <w:rFonts w:ascii="Times New Roman" w:hAnsi="Times New Roman" w:cs="Times New Roman"/>
          <w:sz w:val="24"/>
          <w:szCs w:val="24"/>
        </w:rPr>
        <w:t>0.01 µmol</w:t>
      </w:r>
      <w:ins w:id="79" w:author="Garcia Carreras, Bernardo" w:date="2017-02-22T10:10:00Z">
        <w:r w:rsidR="006D563E">
          <w:rPr>
            <w:rFonts w:ascii="Times New Roman" w:hAnsi="Times New Roman" w:cs="Times New Roman"/>
            <w:sz w:val="24"/>
            <w:szCs w:val="24"/>
          </w:rPr>
          <w:t>·</w:t>
        </w:r>
      </w:ins>
      <w:del w:id="80" w:author="Garcia Carreras, Bernardo" w:date="2017-02-22T10:10:00Z">
        <w:r w:rsidR="00DB10F5" w:rsidRPr="00D46E49" w:rsidDel="006D563E">
          <w:rPr>
            <w:rFonts w:ascii="Times New Roman" w:hAnsi="Times New Roman" w:cs="Times New Roman"/>
            <w:sz w:val="24"/>
            <w:szCs w:val="24"/>
          </w:rPr>
          <w:delText>.</w:delText>
        </w:r>
      </w:del>
      <w:r w:rsidR="00DB10F5" w:rsidRPr="00D46E49">
        <w:rPr>
          <w:rFonts w:ascii="Times New Roman" w:hAnsi="Times New Roman" w:cs="Times New Roman"/>
          <w:sz w:val="24"/>
          <w:szCs w:val="24"/>
        </w:rPr>
        <w:t>L</w:t>
      </w:r>
      <w:r w:rsidR="00DB10F5" w:rsidRPr="00D46E49">
        <w:rPr>
          <w:rFonts w:ascii="Times New Roman" w:hAnsi="Times New Roman" w:cs="Times New Roman"/>
          <w:sz w:val="24"/>
          <w:szCs w:val="24"/>
          <w:vertAlign w:val="superscript"/>
        </w:rPr>
        <w:t>-1</w:t>
      </w:r>
      <w:r w:rsidR="00DB10F5" w:rsidRPr="00D46E49">
        <w:rPr>
          <w:rFonts w:ascii="Times New Roman" w:hAnsi="Times New Roman" w:cs="Times New Roman"/>
          <w:sz w:val="24"/>
          <w:szCs w:val="24"/>
        </w:rPr>
        <w:t xml:space="preserve"> of phosphate</w:t>
      </w:r>
      <w:r w:rsidR="00DB10F5">
        <w:rPr>
          <w:rFonts w:ascii="Times New Roman" w:hAnsi="Times New Roman" w:cs="Times New Roman"/>
          <w:sz w:val="24"/>
          <w:szCs w:val="24"/>
        </w:rPr>
        <w:t xml:space="preserve"> to </w:t>
      </w:r>
      <w:r w:rsidR="00DB10F5" w:rsidRPr="00D46E49">
        <w:rPr>
          <w:rFonts w:ascii="Times New Roman" w:hAnsi="Times New Roman" w:cs="Times New Roman"/>
          <w:sz w:val="24"/>
          <w:szCs w:val="24"/>
        </w:rPr>
        <w:t>50 µmol</w:t>
      </w:r>
      <w:ins w:id="81" w:author="Garcia Carreras, Bernardo" w:date="2017-02-22T10:10:00Z">
        <w:r w:rsidR="006D563E">
          <w:rPr>
            <w:rFonts w:ascii="Times New Roman" w:hAnsi="Times New Roman" w:cs="Times New Roman"/>
            <w:sz w:val="24"/>
            <w:szCs w:val="24"/>
          </w:rPr>
          <w:t>·</w:t>
        </w:r>
      </w:ins>
      <w:del w:id="82" w:author="Garcia Carreras, Bernardo" w:date="2017-02-22T10:10:00Z">
        <w:r w:rsidR="00DB10F5" w:rsidRPr="00D46E49" w:rsidDel="006D563E">
          <w:rPr>
            <w:rFonts w:ascii="Times New Roman" w:hAnsi="Times New Roman" w:cs="Times New Roman"/>
            <w:sz w:val="24"/>
            <w:szCs w:val="24"/>
          </w:rPr>
          <w:delText>.</w:delText>
        </w:r>
      </w:del>
      <w:r w:rsidR="00DB10F5" w:rsidRPr="00D46E49">
        <w:rPr>
          <w:rFonts w:ascii="Times New Roman" w:hAnsi="Times New Roman" w:cs="Times New Roman"/>
          <w:sz w:val="24"/>
          <w:szCs w:val="24"/>
        </w:rPr>
        <w:t>L</w:t>
      </w:r>
      <w:r w:rsidR="00DB10F5" w:rsidRPr="00D46E49">
        <w:rPr>
          <w:rFonts w:ascii="Times New Roman" w:hAnsi="Times New Roman" w:cs="Times New Roman"/>
          <w:sz w:val="24"/>
          <w:szCs w:val="24"/>
          <w:vertAlign w:val="superscript"/>
        </w:rPr>
        <w:t>-1</w:t>
      </w:r>
      <w:r w:rsidR="00DB10F5" w:rsidRPr="00D46E49">
        <w:rPr>
          <w:rFonts w:ascii="Times New Roman" w:hAnsi="Times New Roman" w:cs="Times New Roman"/>
          <w:sz w:val="24"/>
          <w:szCs w:val="24"/>
        </w:rPr>
        <w:t xml:space="preserve"> of phosphate (original phosphate concentration in </w:t>
      </w:r>
      <w:ins w:id="83" w:author="Garcia Carreras, Bernardo" w:date="2017-02-22T10:10:00Z">
        <w:r w:rsidR="006D563E">
          <w:rPr>
            <w:rFonts w:ascii="Times New Roman" w:hAnsi="Times New Roman" w:cs="Times New Roman"/>
            <w:sz w:val="24"/>
            <w:szCs w:val="24"/>
          </w:rPr>
          <w:t xml:space="preserve">the </w:t>
        </w:r>
      </w:ins>
      <w:r w:rsidR="00DB10F5" w:rsidRPr="00D46E49">
        <w:rPr>
          <w:rFonts w:ascii="Times New Roman" w:hAnsi="Times New Roman" w:cs="Times New Roman"/>
          <w:sz w:val="24"/>
          <w:szCs w:val="24"/>
        </w:rPr>
        <w:t>COMBO medium)</w:t>
      </w:r>
      <w:r w:rsidR="00DB10F5">
        <w:rPr>
          <w:rFonts w:ascii="Times New Roman" w:hAnsi="Times New Roman" w:cs="Times New Roman"/>
          <w:sz w:val="24"/>
          <w:szCs w:val="24"/>
        </w:rPr>
        <w:t xml:space="preserve"> </w:t>
      </w:r>
      <w:r w:rsidRPr="00D46E49">
        <w:rPr>
          <w:rFonts w:ascii="Times New Roman" w:hAnsi="Times New Roman" w:cs="Times New Roman"/>
          <w:sz w:val="24"/>
          <w:szCs w:val="24"/>
        </w:rPr>
        <w:t>by mixing different</w:t>
      </w:r>
      <w:r w:rsidR="00DB10F5">
        <w:rPr>
          <w:rFonts w:ascii="Times New Roman" w:hAnsi="Times New Roman" w:cs="Times New Roman"/>
          <w:sz w:val="24"/>
          <w:szCs w:val="24"/>
        </w:rPr>
        <w:t xml:space="preserve"> amounts of COMBO medium with and without</w:t>
      </w:r>
      <w:r w:rsidRPr="00D46E49">
        <w:rPr>
          <w:rFonts w:ascii="Times New Roman" w:hAnsi="Times New Roman" w:cs="Times New Roman"/>
          <w:sz w:val="24"/>
          <w:szCs w:val="24"/>
        </w:rPr>
        <w:t xml:space="preserve"> </w:t>
      </w:r>
      <w:r w:rsidR="00DB10F5">
        <w:rPr>
          <w:rFonts w:ascii="Times New Roman" w:hAnsi="Times New Roman" w:cs="Times New Roman"/>
          <w:sz w:val="24"/>
          <w:szCs w:val="24"/>
        </w:rPr>
        <w:t>potassium phosphate dibasic (Table S2)</w:t>
      </w:r>
      <w:r w:rsidRPr="00D46E49">
        <w:rPr>
          <w:rFonts w:ascii="Times New Roman" w:hAnsi="Times New Roman" w:cs="Times New Roman"/>
          <w:sz w:val="24"/>
          <w:szCs w:val="24"/>
        </w:rPr>
        <w:t>. This</w:t>
      </w:r>
      <w:r w:rsidR="008E7CA8" w:rsidRPr="008E7CA8">
        <w:rPr>
          <w:rFonts w:ascii="Times New Roman" w:hAnsi="Times New Roman" w:cs="Times New Roman"/>
          <w:sz w:val="24"/>
          <w:szCs w:val="24"/>
        </w:rPr>
        <w:t xml:space="preserve"> range</w:t>
      </w:r>
      <w:r w:rsidR="00DB10F5">
        <w:rPr>
          <w:rFonts w:ascii="Times New Roman" w:hAnsi="Times New Roman" w:cs="Times New Roman"/>
          <w:sz w:val="24"/>
          <w:szCs w:val="24"/>
        </w:rPr>
        <w:t xml:space="preserve"> was</w:t>
      </w:r>
      <w:r w:rsidR="008E7CA8" w:rsidRPr="008E7CA8">
        <w:rPr>
          <w:rFonts w:ascii="Times New Roman" w:hAnsi="Times New Roman" w:cs="Times New Roman"/>
          <w:sz w:val="24"/>
          <w:szCs w:val="24"/>
        </w:rPr>
        <w:t xml:space="preserve"> relevant to phosphate concentration in lakes </w:t>
      </w:r>
      <w:r w:rsidR="00AB5751" w:rsidRPr="008E7CA8">
        <w:rPr>
          <w:rFonts w:ascii="Times New Roman" w:hAnsi="Times New Roman" w:cs="Times New Roman"/>
          <w:sz w:val="24"/>
          <w:szCs w:val="24"/>
        </w:rPr>
        <w:fldChar w:fldCharType="begin"/>
      </w:r>
      <w:r w:rsidR="008E7CA8" w:rsidRPr="008E7CA8">
        <w:rPr>
          <w:rFonts w:ascii="Times New Roman" w:hAnsi="Times New Roman" w:cs="Times New Roman"/>
          <w:sz w:val="24"/>
          <w:szCs w:val="24"/>
        </w:rPr>
        <w:instrText xml:space="preserve"> ADDIN ZOTERO_ITEM CSL_CITATION {"citationID":"15rj9u42fg","properties":{"formattedCitation":"(Downing, Watson &amp; McCauley 2001)","plainCitation":"(Downing, Watson &amp; McCauley 2001)"},"citationItems":[{"id":8608,"uris":["http://zotero.org/users/718951/items/T66ISNQF"],"uri":["http://zotero.org/users/718951/items/T66ISNQF"],"itemData":{"id":8608,"type":"article-journal","title":"Predicting Cyanobacteria dominance in lakes","container-title":"Canadian Journal of Fisheries and Aquatic Sciences","page":"1905-1908","volume":"58","issue":"10","source":"NRC Research Press","abstract":"A controversial precept of aquatic ecology asserts that low ratios of nitrogen to phosphorus (N:P) lead to noxious and sometimes toxic blooms of Cyanobacteria. Cyanobacteria dominance is a major risk to human and ecosystem health. The stoichiometric control of Cyanobacteria therefore has become central to freshwater resource management. This controversial concept is based on observed Cyanobacteria dominance in lakes with low N:P and the results of lab and field experiments. Here we analyze data from 99 of the temperate zone's most studied lakes and show that this model is flawed. We show that the risk of water quality degradation by Cyanobacteria blooms is more strongly correlated with variation in total P, total N, or standing algae biomass than the ratio of N:P. Risks associated with Cyanobacteria are therefore less associated with N:P ratios than a simple increase in nutrient concentrations and algal biomass., Un précepte controversé de l'écologie aquatique veut que des faibles rapports azote:phosphore (N:P) entraînent la formation de fleurs d'eau à cyanobactéries, nocives et parfois toxiques. Une dominance des cyanobactéries constitue, en effet, un risque important pour la santé humaine et celle des écosystèmes. Le contrôle stoïchiométrique des cyano bactéries est ainsi devenu une des préoccupations principales de la gestion des ressources d'eau douce. Ce concept controversé se base sur l'observation de la dominance des cyanobactéries dans les lacs à faible rapport N:P et sur les résultats d'expériences en laboratoire et en nature. Nous analysons ici des données provenant de 99 des lacs tempérés les mieux étudiés et démontrons que le modèle est incorrect. Le risque d'une dégradation des eaux par les fleurs d'eau à cyanobactéries est en corrélation plus forte avec les variations du P total, du N total ou de la biomasse des algues qu'avec le rapport N:P. Les risques reliés aux cyanobactéries sont donc moins asso...","DOI":"10.1139/f01-143","ISSN":"0706-652X","journalAbbreviation":"Can. J. Fish. Aquat. Sci.","author":[{"family":"Downing","given":"John A"},{"family":"Watson","given":"Susan B"},{"family":"McCauley","given":"Edward"}],"issued":{"date-parts":[["2001",10,1]]}}}],"schema":"https://github.com/citation-style-language/schema/raw/master/csl-citation.json"} </w:instrText>
      </w:r>
      <w:r w:rsidR="00AB5751" w:rsidRPr="008E7CA8">
        <w:rPr>
          <w:rFonts w:ascii="Times New Roman" w:hAnsi="Times New Roman" w:cs="Times New Roman"/>
          <w:sz w:val="24"/>
          <w:szCs w:val="24"/>
        </w:rPr>
        <w:fldChar w:fldCharType="separate"/>
      </w:r>
      <w:r w:rsidR="008E7CA8" w:rsidRPr="008E7CA8">
        <w:rPr>
          <w:rFonts w:ascii="Times New Roman" w:hAnsi="Times New Roman" w:cs="Times New Roman"/>
          <w:sz w:val="24"/>
          <w:szCs w:val="24"/>
        </w:rPr>
        <w:t>(Downing, Watson &amp; McCauley 2001)</w:t>
      </w:r>
      <w:r w:rsidR="00AB5751" w:rsidRPr="008E7CA8">
        <w:rPr>
          <w:rFonts w:ascii="Times New Roman" w:hAnsi="Times New Roman" w:cs="Times New Roman"/>
          <w:sz w:val="24"/>
          <w:szCs w:val="24"/>
        </w:rPr>
        <w:fldChar w:fldCharType="end"/>
      </w:r>
      <w:r w:rsidR="008E7CA8" w:rsidRPr="008E7CA8">
        <w:rPr>
          <w:rFonts w:ascii="Times New Roman" w:hAnsi="Times New Roman" w:cs="Times New Roman"/>
          <w:sz w:val="24"/>
          <w:szCs w:val="24"/>
        </w:rPr>
        <w:t>.</w:t>
      </w:r>
      <w:r w:rsidRPr="00D46E49">
        <w:rPr>
          <w:rFonts w:ascii="Times New Roman" w:hAnsi="Times New Roman" w:cs="Times New Roman"/>
          <w:sz w:val="24"/>
          <w:szCs w:val="24"/>
        </w:rPr>
        <w:t xml:space="preserve"> It is noteworthy that we modified COMBO solutions to increase the fraction of carbonate by adding 10 </w:t>
      </w:r>
      <w:proofErr w:type="spellStart"/>
      <w:r w:rsidRPr="00D46E49">
        <w:rPr>
          <w:rFonts w:ascii="Times New Roman" w:hAnsi="Times New Roman" w:cs="Times New Roman"/>
          <w:sz w:val="24"/>
          <w:szCs w:val="24"/>
        </w:rPr>
        <w:t>mL</w:t>
      </w:r>
      <w:proofErr w:type="spellEnd"/>
      <w:r w:rsidRPr="00D46E49">
        <w:rPr>
          <w:rFonts w:ascii="Times New Roman" w:hAnsi="Times New Roman" w:cs="Times New Roman"/>
          <w:sz w:val="24"/>
          <w:szCs w:val="24"/>
        </w:rPr>
        <w:t xml:space="preserve"> of a stock solution of 55.8 g</w:t>
      </w:r>
      <w:ins w:id="84" w:author="Garcia Carreras, Bernardo" w:date="2017-02-22T10:10:00Z">
        <w:r w:rsidR="006D563E">
          <w:rPr>
            <w:rFonts w:ascii="Times New Roman" w:hAnsi="Times New Roman" w:cs="Times New Roman"/>
            <w:sz w:val="24"/>
            <w:szCs w:val="24"/>
          </w:rPr>
          <w:t>·</w:t>
        </w:r>
      </w:ins>
      <w:del w:id="85" w:author="Garcia Carreras, Bernardo" w:date="2017-02-22T10:10:00Z">
        <w:r w:rsidRPr="00D46E49" w:rsidDel="006D563E">
          <w:rPr>
            <w:rFonts w:ascii="Times New Roman" w:hAnsi="Times New Roman" w:cs="Times New Roman"/>
            <w:sz w:val="24"/>
            <w:szCs w:val="24"/>
          </w:rPr>
          <w:delText xml:space="preserve">. </w:delText>
        </w:r>
      </w:del>
      <w:r w:rsidRPr="00D46E49">
        <w:rPr>
          <w:rFonts w:ascii="Times New Roman" w:hAnsi="Times New Roman" w:cs="Times New Roman"/>
          <w:sz w:val="24"/>
          <w:szCs w:val="24"/>
        </w:rPr>
        <w:t>L</w:t>
      </w:r>
      <w:r w:rsidRPr="00D46E49">
        <w:rPr>
          <w:rFonts w:ascii="Times New Roman" w:hAnsi="Times New Roman" w:cs="Times New Roman"/>
          <w:sz w:val="24"/>
          <w:szCs w:val="24"/>
          <w:vertAlign w:val="superscript"/>
        </w:rPr>
        <w:t>-1</w:t>
      </w:r>
      <w:r w:rsidRPr="00D46E49">
        <w:rPr>
          <w:rFonts w:ascii="Times New Roman" w:hAnsi="Times New Roman" w:cs="Times New Roman"/>
          <w:sz w:val="24"/>
          <w:szCs w:val="24"/>
        </w:rPr>
        <w:t xml:space="preserve"> of sodium bicarbonate instead of the normal 1 </w:t>
      </w:r>
      <w:proofErr w:type="spellStart"/>
      <w:r w:rsidRPr="00D46E49">
        <w:rPr>
          <w:rFonts w:ascii="Times New Roman" w:hAnsi="Times New Roman" w:cs="Times New Roman"/>
          <w:sz w:val="24"/>
          <w:szCs w:val="24"/>
        </w:rPr>
        <w:t>mL</w:t>
      </w:r>
      <w:proofErr w:type="spellEnd"/>
      <w:r w:rsidRPr="00D46E49">
        <w:rPr>
          <w:rFonts w:ascii="Times New Roman" w:hAnsi="Times New Roman" w:cs="Times New Roman"/>
          <w:sz w:val="24"/>
          <w:szCs w:val="24"/>
        </w:rPr>
        <w:t xml:space="preserve"> of 12.6 g</w:t>
      </w:r>
      <w:ins w:id="86" w:author="Garcia Carreras, Bernardo" w:date="2017-02-22T10:10:00Z">
        <w:r w:rsidR="006D563E">
          <w:rPr>
            <w:rFonts w:ascii="Times New Roman" w:hAnsi="Times New Roman" w:cs="Times New Roman"/>
            <w:sz w:val="24"/>
            <w:szCs w:val="24"/>
          </w:rPr>
          <w:t>·</w:t>
        </w:r>
      </w:ins>
      <w:del w:id="87" w:author="Garcia Carreras, Bernardo" w:date="2017-02-22T10:10:00Z">
        <w:r w:rsidRPr="00D46E49" w:rsidDel="006D563E">
          <w:rPr>
            <w:rFonts w:ascii="Times New Roman" w:hAnsi="Times New Roman" w:cs="Times New Roman"/>
            <w:sz w:val="24"/>
            <w:szCs w:val="24"/>
          </w:rPr>
          <w:delText xml:space="preserve">. </w:delText>
        </w:r>
      </w:del>
      <w:r w:rsidRPr="00D46E49">
        <w:rPr>
          <w:rFonts w:ascii="Times New Roman" w:hAnsi="Times New Roman" w:cs="Times New Roman"/>
          <w:sz w:val="24"/>
          <w:szCs w:val="24"/>
        </w:rPr>
        <w:t>L</w:t>
      </w:r>
      <w:r w:rsidRPr="00D46E49">
        <w:rPr>
          <w:rFonts w:ascii="Times New Roman" w:hAnsi="Times New Roman" w:cs="Times New Roman"/>
          <w:sz w:val="24"/>
          <w:szCs w:val="24"/>
          <w:vertAlign w:val="superscript"/>
        </w:rPr>
        <w:t xml:space="preserve">-1 </w:t>
      </w:r>
      <w:r w:rsidRPr="00D46E49">
        <w:rPr>
          <w:rFonts w:ascii="Times New Roman" w:hAnsi="Times New Roman" w:cs="Times New Roman"/>
          <w:sz w:val="24"/>
          <w:szCs w:val="24"/>
        </w:rPr>
        <w:t>stock solution. This was done in order to prevent carbon limitation. The sodium bicarbonate concentration was calculated to allow to maintain a DIC of more than 6.6 mmol</w:t>
      </w:r>
      <w:ins w:id="88" w:author="Garcia Carreras, Bernardo" w:date="2017-02-22T10:11:00Z">
        <w:r w:rsidR="006D563E">
          <w:rPr>
            <w:rFonts w:ascii="Times New Roman" w:hAnsi="Times New Roman" w:cs="Times New Roman"/>
            <w:sz w:val="24"/>
            <w:szCs w:val="24"/>
          </w:rPr>
          <w:t>·</w:t>
        </w:r>
      </w:ins>
      <w:del w:id="89" w:author="Garcia Carreras, Bernardo" w:date="2017-02-22T10:11:00Z">
        <w:r w:rsidRPr="00D46E49" w:rsidDel="006D563E">
          <w:rPr>
            <w:rFonts w:ascii="Times New Roman" w:hAnsi="Times New Roman" w:cs="Times New Roman"/>
            <w:sz w:val="24"/>
            <w:szCs w:val="24"/>
          </w:rPr>
          <w:delText>.</w:delText>
        </w:r>
      </w:del>
      <w:r w:rsidRPr="00D46E49">
        <w:rPr>
          <w:rFonts w:ascii="Times New Roman" w:hAnsi="Times New Roman" w:cs="Times New Roman"/>
          <w:sz w:val="24"/>
          <w:szCs w:val="24"/>
        </w:rPr>
        <w:t>L</w:t>
      </w:r>
      <w:r w:rsidRPr="00D46E49">
        <w:rPr>
          <w:rFonts w:ascii="Times New Roman" w:hAnsi="Times New Roman" w:cs="Times New Roman"/>
          <w:sz w:val="24"/>
          <w:szCs w:val="24"/>
          <w:vertAlign w:val="superscript"/>
        </w:rPr>
        <w:t>-1</w:t>
      </w:r>
      <w:r w:rsidRPr="00D46E49">
        <w:rPr>
          <w:rFonts w:ascii="Times New Roman" w:hAnsi="Times New Roman" w:cs="Times New Roman"/>
          <w:sz w:val="24"/>
          <w:szCs w:val="24"/>
        </w:rPr>
        <w:t xml:space="preserve">, which allowed to have a C:N:P ratio of 132:20:1 in the P+ COMBO solution, above the Redfield ratio of 106:16:1 </w:t>
      </w:r>
      <w:r w:rsidR="00AB5751" w:rsidRPr="00D46E49">
        <w:rPr>
          <w:rFonts w:ascii="Times New Roman" w:hAnsi="Times New Roman" w:cs="Times New Roman"/>
          <w:sz w:val="24"/>
          <w:szCs w:val="24"/>
        </w:rPr>
        <w:fldChar w:fldCharType="begin"/>
      </w:r>
      <w:r w:rsidRPr="00D46E49">
        <w:rPr>
          <w:rFonts w:ascii="Times New Roman" w:hAnsi="Times New Roman" w:cs="Times New Roman"/>
          <w:sz w:val="24"/>
          <w:szCs w:val="24"/>
        </w:rPr>
        <w:instrText xml:space="preserve"> ADDIN ZOTERO_ITEM CSL_CITATION {"citationID":"2f980jkd0n","properties":{"formattedCitation":"(Redfield 1958)","plainCitation":"(Redfield 1958)"},"citationItems":[{"id":2308,"uris":["http://zotero.org/users/718951/items/7IH7GC5W"],"uri":["http://zotero.org/users/718951/items/7IH7GC5W"],"itemData":{"id":2308,"type":"article-journal","title":"The Biological Control of Chemical Factors in the Environment","container-title":"American Scientist","page":"230A-221","volume":"46","issue":"3","source":"JSTOR","ISSN":"0003-0996","journalAbbreviation":"American Scientist","author":[{"family":"Redfield","given":"Alfred C."}],"issued":{"date-parts":[["1958",9,1]]}}}],"schema":"https://github.com/citation-style-language/schema/raw/master/csl-citation.json"} </w:instrText>
      </w:r>
      <w:r w:rsidR="00AB5751" w:rsidRPr="00D46E49">
        <w:rPr>
          <w:rFonts w:ascii="Times New Roman" w:hAnsi="Times New Roman" w:cs="Times New Roman"/>
          <w:sz w:val="24"/>
          <w:szCs w:val="24"/>
        </w:rPr>
        <w:fldChar w:fldCharType="separate"/>
      </w:r>
      <w:r w:rsidRPr="00D46E49">
        <w:rPr>
          <w:rFonts w:ascii="Times New Roman" w:hAnsi="Times New Roman" w:cs="Times New Roman"/>
          <w:sz w:val="24"/>
        </w:rPr>
        <w:t>(Redfield 1958)</w:t>
      </w:r>
      <w:r w:rsidR="00AB5751" w:rsidRPr="00D46E49">
        <w:rPr>
          <w:rFonts w:ascii="Times New Roman" w:hAnsi="Times New Roman" w:cs="Times New Roman"/>
          <w:sz w:val="24"/>
          <w:szCs w:val="24"/>
        </w:rPr>
        <w:fldChar w:fldCharType="end"/>
      </w:r>
      <w:r w:rsidRPr="00D46E49">
        <w:rPr>
          <w:rFonts w:ascii="Times New Roman" w:hAnsi="Times New Roman" w:cs="Times New Roman"/>
          <w:sz w:val="24"/>
          <w:szCs w:val="24"/>
        </w:rPr>
        <w:t xml:space="preserve">. </w:t>
      </w:r>
    </w:p>
    <w:p w:rsidR="00756992" w:rsidRDefault="00D46E49">
      <w:pPr>
        <w:spacing w:line="240" w:lineRule="auto"/>
        <w:jc w:val="both"/>
        <w:rPr>
          <w:rFonts w:ascii="Times New Roman" w:hAnsi="Times New Roman" w:cs="Times New Roman"/>
          <w:sz w:val="24"/>
          <w:szCs w:val="24"/>
        </w:rPr>
      </w:pPr>
      <w:r w:rsidRPr="00D46E49">
        <w:rPr>
          <w:rFonts w:ascii="Times New Roman" w:hAnsi="Times New Roman" w:cs="Times New Roman"/>
          <w:sz w:val="24"/>
          <w:szCs w:val="24"/>
        </w:rPr>
        <w:t>Eac</w:t>
      </w:r>
      <w:r w:rsidR="000C2B8B">
        <w:rPr>
          <w:rFonts w:ascii="Times New Roman" w:hAnsi="Times New Roman" w:cs="Times New Roman"/>
          <w:sz w:val="24"/>
          <w:szCs w:val="24"/>
        </w:rPr>
        <w:t>h of the 6 species was tested at</w:t>
      </w:r>
      <w:r w:rsidRPr="00D46E49">
        <w:rPr>
          <w:rFonts w:ascii="Times New Roman" w:hAnsi="Times New Roman" w:cs="Times New Roman"/>
          <w:sz w:val="24"/>
          <w:szCs w:val="24"/>
        </w:rPr>
        <w:t xml:space="preserve"> </w:t>
      </w:r>
      <w:r w:rsidR="008E7F0A" w:rsidRPr="008E7F0A">
        <w:rPr>
          <w:rFonts w:ascii="Times New Roman" w:hAnsi="Times New Roman" w:cs="Times New Roman"/>
          <w:sz w:val="24"/>
          <w:szCs w:val="24"/>
          <w:highlight w:val="yellow"/>
        </w:rPr>
        <w:t>5</w:t>
      </w:r>
      <w:r w:rsidRPr="00D46E49">
        <w:rPr>
          <w:rFonts w:ascii="Times New Roman" w:hAnsi="Times New Roman" w:cs="Times New Roman"/>
          <w:sz w:val="24"/>
          <w:szCs w:val="24"/>
        </w:rPr>
        <w:t xml:space="preserve"> temperature levels and 13 phosphate concentrations with 3 replicates </w:t>
      </w:r>
      <w:del w:id="90" w:author="Garcia Carreras, Bernardo" w:date="2017-02-22T10:11:00Z">
        <w:r w:rsidRPr="00D46E49" w:rsidDel="00263A7C">
          <w:rPr>
            <w:rFonts w:ascii="Times New Roman" w:hAnsi="Times New Roman" w:cs="Times New Roman"/>
            <w:sz w:val="24"/>
            <w:szCs w:val="24"/>
          </w:rPr>
          <w:delText xml:space="preserve">by </w:delText>
        </w:r>
      </w:del>
      <w:ins w:id="91" w:author="Garcia Carreras, Bernardo" w:date="2017-02-22T10:11:00Z">
        <w:r w:rsidR="00263A7C">
          <w:rPr>
            <w:rFonts w:ascii="Times New Roman" w:hAnsi="Times New Roman" w:cs="Times New Roman"/>
            <w:sz w:val="24"/>
            <w:szCs w:val="24"/>
          </w:rPr>
          <w:t>per</w:t>
        </w:r>
        <w:r w:rsidR="00263A7C" w:rsidRPr="00D46E49">
          <w:rPr>
            <w:rFonts w:ascii="Times New Roman" w:hAnsi="Times New Roman" w:cs="Times New Roman"/>
            <w:sz w:val="24"/>
            <w:szCs w:val="24"/>
          </w:rPr>
          <w:t xml:space="preserve"> </w:t>
        </w:r>
      </w:ins>
      <w:r w:rsidRPr="00D46E49">
        <w:rPr>
          <w:rFonts w:ascii="Times New Roman" w:hAnsi="Times New Roman" w:cs="Times New Roman"/>
          <w:sz w:val="24"/>
          <w:szCs w:val="24"/>
        </w:rPr>
        <w:t xml:space="preserve">combination, amounting to a total of </w:t>
      </w:r>
      <w:r w:rsidR="008E7F0A" w:rsidRPr="008E7F0A">
        <w:rPr>
          <w:rFonts w:ascii="Times New Roman" w:hAnsi="Times New Roman" w:cs="Times New Roman"/>
          <w:sz w:val="24"/>
          <w:szCs w:val="24"/>
          <w:highlight w:val="yellow"/>
        </w:rPr>
        <w:t>1170</w:t>
      </w:r>
      <w:r w:rsidRPr="00D46E49">
        <w:rPr>
          <w:rFonts w:ascii="Times New Roman" w:hAnsi="Times New Roman" w:cs="Times New Roman"/>
          <w:sz w:val="24"/>
          <w:szCs w:val="24"/>
        </w:rPr>
        <w:t xml:space="preserve"> samples. </w:t>
      </w:r>
      <w:r w:rsidR="00DB15C0">
        <w:rPr>
          <w:rFonts w:ascii="Times New Roman" w:hAnsi="Times New Roman" w:cs="Times New Roman"/>
          <w:sz w:val="24"/>
          <w:szCs w:val="24"/>
        </w:rPr>
        <w:t>Small</w:t>
      </w:r>
      <w:r w:rsidR="00867E02" w:rsidRPr="00D46E49">
        <w:rPr>
          <w:rFonts w:ascii="Times New Roman" w:hAnsi="Times New Roman" w:cs="Times New Roman"/>
          <w:sz w:val="24"/>
          <w:szCs w:val="24"/>
        </w:rPr>
        <w:t xml:space="preserve"> tissue culture flask </w:t>
      </w:r>
      <w:proofErr w:type="spellStart"/>
      <w:r w:rsidR="00867E02" w:rsidRPr="00D46E49">
        <w:rPr>
          <w:rFonts w:ascii="Times New Roman" w:hAnsi="Times New Roman" w:cs="Times New Roman"/>
          <w:sz w:val="24"/>
          <w:szCs w:val="24"/>
        </w:rPr>
        <w:t>nunclons</w:t>
      </w:r>
      <w:proofErr w:type="spellEnd"/>
      <w:r w:rsidR="00867E02" w:rsidRPr="00D46E49">
        <w:rPr>
          <w:rFonts w:ascii="Times New Roman" w:hAnsi="Times New Roman" w:cs="Times New Roman"/>
          <w:sz w:val="24"/>
          <w:szCs w:val="24"/>
        </w:rPr>
        <w:t xml:space="preserve"> </w:t>
      </w:r>
      <w:r w:rsidR="00867E02">
        <w:rPr>
          <w:rFonts w:ascii="Times New Roman" w:hAnsi="Times New Roman" w:cs="Times New Roman"/>
          <w:sz w:val="24"/>
          <w:szCs w:val="24"/>
        </w:rPr>
        <w:t xml:space="preserve">filled </w:t>
      </w:r>
      <w:r w:rsidR="00867E02" w:rsidRPr="00D46E49">
        <w:rPr>
          <w:rFonts w:ascii="Times New Roman" w:hAnsi="Times New Roman" w:cs="Times New Roman"/>
          <w:sz w:val="24"/>
          <w:szCs w:val="24"/>
        </w:rPr>
        <w:t xml:space="preserve">with 40 </w:t>
      </w:r>
      <w:del w:id="92" w:author="Garcia Carreras, Bernardo" w:date="2017-02-22T10:12:00Z">
        <w:r w:rsidR="00867E02" w:rsidRPr="00D46E49" w:rsidDel="00263A7C">
          <w:rPr>
            <w:rFonts w:ascii="Times New Roman" w:hAnsi="Times New Roman" w:cs="Times New Roman"/>
            <w:sz w:val="24"/>
            <w:szCs w:val="24"/>
          </w:rPr>
          <w:delText xml:space="preserve">ml </w:delText>
        </w:r>
      </w:del>
      <w:proofErr w:type="spellStart"/>
      <w:ins w:id="93" w:author="Garcia Carreras, Bernardo" w:date="2017-02-22T10:12:00Z">
        <w:r w:rsidR="00263A7C" w:rsidRPr="00D46E49">
          <w:rPr>
            <w:rFonts w:ascii="Times New Roman" w:hAnsi="Times New Roman" w:cs="Times New Roman"/>
            <w:sz w:val="24"/>
            <w:szCs w:val="24"/>
          </w:rPr>
          <w:t>m</w:t>
        </w:r>
        <w:commentRangeStart w:id="94"/>
        <w:r w:rsidR="00263A7C">
          <w:rPr>
            <w:rFonts w:ascii="Times New Roman" w:hAnsi="Times New Roman" w:cs="Times New Roman"/>
            <w:sz w:val="24"/>
            <w:szCs w:val="24"/>
          </w:rPr>
          <w:t>L</w:t>
        </w:r>
        <w:commentRangeEnd w:id="94"/>
        <w:proofErr w:type="spellEnd"/>
        <w:r w:rsidR="00263A7C">
          <w:rPr>
            <w:rStyle w:val="CommentReference"/>
          </w:rPr>
          <w:commentReference w:id="94"/>
        </w:r>
        <w:r w:rsidR="00263A7C" w:rsidRPr="00D46E49">
          <w:rPr>
            <w:rFonts w:ascii="Times New Roman" w:hAnsi="Times New Roman" w:cs="Times New Roman"/>
            <w:sz w:val="24"/>
            <w:szCs w:val="24"/>
          </w:rPr>
          <w:t xml:space="preserve"> </w:t>
        </w:r>
      </w:ins>
      <w:r w:rsidR="00867E02" w:rsidRPr="00D46E49">
        <w:rPr>
          <w:rFonts w:ascii="Times New Roman" w:hAnsi="Times New Roman" w:cs="Times New Roman"/>
          <w:sz w:val="24"/>
          <w:szCs w:val="24"/>
        </w:rPr>
        <w:t>of each solution</w:t>
      </w:r>
      <w:r w:rsidR="00867E02">
        <w:rPr>
          <w:rFonts w:ascii="Times New Roman" w:hAnsi="Times New Roman" w:cs="Times New Roman"/>
          <w:sz w:val="24"/>
          <w:szCs w:val="24"/>
        </w:rPr>
        <w:t xml:space="preserve"> were </w:t>
      </w:r>
      <w:r w:rsidRPr="00D46E49">
        <w:rPr>
          <w:rFonts w:ascii="Times New Roman" w:hAnsi="Times New Roman" w:cs="Times New Roman"/>
          <w:sz w:val="24"/>
          <w:szCs w:val="24"/>
        </w:rPr>
        <w:t>inoculated</w:t>
      </w:r>
      <w:r w:rsidR="00867E02">
        <w:rPr>
          <w:rFonts w:ascii="Times New Roman" w:hAnsi="Times New Roman" w:cs="Times New Roman"/>
          <w:sz w:val="24"/>
          <w:szCs w:val="24"/>
        </w:rPr>
        <w:t xml:space="preserve"> by each species</w:t>
      </w:r>
      <w:r w:rsidRPr="00D46E49">
        <w:rPr>
          <w:rFonts w:ascii="Times New Roman" w:hAnsi="Times New Roman" w:cs="Times New Roman"/>
          <w:sz w:val="24"/>
          <w:szCs w:val="24"/>
        </w:rPr>
        <w:t xml:space="preserve"> in monoculture </w:t>
      </w:r>
      <w:del w:id="95" w:author="Garcia Carreras, Bernardo" w:date="2017-02-22T10:13:00Z">
        <w:r w:rsidR="00867E02" w:rsidDel="00263A7C">
          <w:rPr>
            <w:rFonts w:ascii="Times New Roman" w:hAnsi="Times New Roman" w:cs="Times New Roman"/>
            <w:sz w:val="24"/>
            <w:szCs w:val="24"/>
          </w:rPr>
          <w:delText xml:space="preserve">at </w:delText>
        </w:r>
      </w:del>
      <w:ins w:id="96" w:author="Garcia Carreras, Bernardo" w:date="2017-02-22T10:13:00Z">
        <w:r w:rsidR="00263A7C">
          <w:rPr>
            <w:rFonts w:ascii="Times New Roman" w:hAnsi="Times New Roman" w:cs="Times New Roman"/>
            <w:sz w:val="24"/>
            <w:szCs w:val="24"/>
          </w:rPr>
          <w:t xml:space="preserve">with </w:t>
        </w:r>
      </w:ins>
      <w:r w:rsidR="00867E02">
        <w:rPr>
          <w:rFonts w:ascii="Times New Roman" w:hAnsi="Times New Roman" w:cs="Times New Roman"/>
          <w:sz w:val="24"/>
          <w:szCs w:val="24"/>
        </w:rPr>
        <w:t>around</w:t>
      </w:r>
      <w:r w:rsidRPr="00D46E49">
        <w:rPr>
          <w:rFonts w:ascii="Times New Roman" w:hAnsi="Times New Roman" w:cs="Times New Roman"/>
          <w:sz w:val="24"/>
          <w:szCs w:val="24"/>
        </w:rPr>
        <w:t xml:space="preserve"> 100 cells</w:t>
      </w:r>
      <w:ins w:id="97" w:author="Garcia Carreras, Bernardo" w:date="2017-02-22T10:11:00Z">
        <w:r w:rsidR="00263A7C">
          <w:rPr>
            <w:rFonts w:ascii="Times New Roman" w:hAnsi="Times New Roman" w:cs="Times New Roman"/>
            <w:sz w:val="24"/>
            <w:szCs w:val="24"/>
          </w:rPr>
          <w:t>·</w:t>
        </w:r>
      </w:ins>
      <w:del w:id="98" w:author="Garcia Carreras, Bernardo" w:date="2017-02-22T10:11:00Z">
        <w:r w:rsidRPr="00D46E49" w:rsidDel="00263A7C">
          <w:rPr>
            <w:rFonts w:ascii="Times New Roman" w:hAnsi="Times New Roman" w:cs="Times New Roman"/>
            <w:sz w:val="24"/>
            <w:szCs w:val="24"/>
          </w:rPr>
          <w:delText>.</w:delText>
        </w:r>
      </w:del>
      <w:del w:id="99" w:author="Garcia Carreras, Bernardo" w:date="2017-02-22T10:12:00Z">
        <w:r w:rsidRPr="00D46E49" w:rsidDel="00263A7C">
          <w:rPr>
            <w:rFonts w:ascii="Times New Roman" w:hAnsi="Times New Roman" w:cs="Times New Roman"/>
            <w:sz w:val="24"/>
            <w:szCs w:val="24"/>
          </w:rPr>
          <w:delText>ml</w:delText>
        </w:r>
      </w:del>
      <w:ins w:id="100" w:author="Garcia Carreras, Bernardo" w:date="2017-02-22T10:12:00Z">
        <w:r w:rsidR="00263A7C" w:rsidRPr="00D46E49">
          <w:rPr>
            <w:rFonts w:ascii="Times New Roman" w:hAnsi="Times New Roman" w:cs="Times New Roman"/>
            <w:sz w:val="24"/>
            <w:szCs w:val="24"/>
          </w:rPr>
          <w:t>m</w:t>
        </w:r>
        <w:r w:rsidR="00263A7C">
          <w:rPr>
            <w:rFonts w:ascii="Times New Roman" w:hAnsi="Times New Roman" w:cs="Times New Roman"/>
            <w:sz w:val="24"/>
            <w:szCs w:val="24"/>
          </w:rPr>
          <w:t>L</w:t>
        </w:r>
      </w:ins>
      <w:r w:rsidRPr="00D46E49">
        <w:rPr>
          <w:rFonts w:ascii="Times New Roman" w:hAnsi="Times New Roman" w:cs="Times New Roman"/>
          <w:sz w:val="24"/>
          <w:szCs w:val="24"/>
          <w:vertAlign w:val="superscript"/>
        </w:rPr>
        <w:t>-1</w:t>
      </w:r>
      <w:r w:rsidRPr="00D46E49">
        <w:rPr>
          <w:rFonts w:ascii="Times New Roman" w:hAnsi="Times New Roman" w:cs="Times New Roman"/>
          <w:sz w:val="24"/>
          <w:szCs w:val="24"/>
        </w:rPr>
        <w:t xml:space="preserve">. Samples were diluted or concentrated by filtration to allow the same inoculation volume by sample, respectively 10 </w:t>
      </w:r>
      <w:del w:id="101" w:author="Garcia Carreras, Bernardo" w:date="2017-02-22T10:19:00Z">
        <w:r w:rsidRPr="00D46E49" w:rsidDel="00DC49E0">
          <w:rPr>
            <w:rFonts w:ascii="Times New Roman" w:hAnsi="Times New Roman" w:cs="Times New Roman"/>
            <w:sz w:val="24"/>
            <w:szCs w:val="24"/>
          </w:rPr>
          <w:delText xml:space="preserve">µl </w:delText>
        </w:r>
      </w:del>
      <w:ins w:id="102" w:author="Garcia Carreras, Bernardo" w:date="2017-02-22T10:19:00Z">
        <w:r w:rsidR="00DC49E0" w:rsidRPr="00D46E49">
          <w:rPr>
            <w:rFonts w:ascii="Times New Roman" w:hAnsi="Times New Roman" w:cs="Times New Roman"/>
            <w:sz w:val="24"/>
            <w:szCs w:val="24"/>
          </w:rPr>
          <w:t>µ</w:t>
        </w:r>
        <w:r w:rsidR="00DC49E0">
          <w:rPr>
            <w:rFonts w:ascii="Times New Roman" w:hAnsi="Times New Roman" w:cs="Times New Roman"/>
            <w:sz w:val="24"/>
            <w:szCs w:val="24"/>
          </w:rPr>
          <w:t>L</w:t>
        </w:r>
        <w:r w:rsidR="00DC49E0" w:rsidRPr="00D46E49">
          <w:rPr>
            <w:rFonts w:ascii="Times New Roman" w:hAnsi="Times New Roman" w:cs="Times New Roman"/>
            <w:sz w:val="24"/>
            <w:szCs w:val="24"/>
          </w:rPr>
          <w:t xml:space="preserve"> </w:t>
        </w:r>
      </w:ins>
      <w:r w:rsidRPr="00D46E49">
        <w:rPr>
          <w:rFonts w:ascii="Times New Roman" w:hAnsi="Times New Roman" w:cs="Times New Roman"/>
          <w:sz w:val="24"/>
          <w:szCs w:val="24"/>
        </w:rPr>
        <w:t>(for the very low phosphate concentrations, 0.01, 0.1 and 0.5 µmol</w:t>
      </w:r>
      <w:ins w:id="103" w:author="Garcia Carreras, Bernardo" w:date="2017-02-22T10:13:00Z">
        <w:r w:rsidR="00263A7C">
          <w:rPr>
            <w:rFonts w:ascii="Times New Roman" w:hAnsi="Times New Roman" w:cs="Times New Roman"/>
            <w:sz w:val="24"/>
            <w:szCs w:val="24"/>
          </w:rPr>
          <w:t>·</w:t>
        </w:r>
      </w:ins>
      <w:del w:id="104" w:author="Garcia Carreras, Bernardo" w:date="2017-02-22T10:13:00Z">
        <w:r w:rsidRPr="00D46E49" w:rsidDel="00263A7C">
          <w:rPr>
            <w:rFonts w:ascii="Times New Roman" w:hAnsi="Times New Roman" w:cs="Times New Roman"/>
            <w:sz w:val="24"/>
            <w:szCs w:val="24"/>
          </w:rPr>
          <w:delText>.</w:delText>
        </w:r>
      </w:del>
      <w:r w:rsidRPr="00D46E49">
        <w:rPr>
          <w:rFonts w:ascii="Times New Roman" w:hAnsi="Times New Roman" w:cs="Times New Roman"/>
          <w:sz w:val="24"/>
          <w:szCs w:val="24"/>
        </w:rPr>
        <w:t>L</w:t>
      </w:r>
      <w:r w:rsidRPr="00D46E49">
        <w:rPr>
          <w:rFonts w:ascii="Times New Roman" w:hAnsi="Times New Roman" w:cs="Times New Roman"/>
          <w:sz w:val="24"/>
          <w:szCs w:val="24"/>
          <w:vertAlign w:val="superscript"/>
        </w:rPr>
        <w:t>-1</w:t>
      </w:r>
      <w:r w:rsidRPr="00D46E49">
        <w:rPr>
          <w:rFonts w:ascii="Times New Roman" w:hAnsi="Times New Roman" w:cs="Times New Roman"/>
          <w:sz w:val="24"/>
          <w:szCs w:val="24"/>
        </w:rPr>
        <w:t xml:space="preserve">) and 50 </w:t>
      </w:r>
      <w:del w:id="105" w:author="Garcia Carreras, Bernardo" w:date="2017-02-22T10:13:00Z">
        <w:r w:rsidRPr="00D46E49" w:rsidDel="00263A7C">
          <w:rPr>
            <w:rFonts w:ascii="Times New Roman" w:hAnsi="Times New Roman" w:cs="Times New Roman"/>
            <w:sz w:val="24"/>
            <w:szCs w:val="24"/>
          </w:rPr>
          <w:delText xml:space="preserve">µl </w:delText>
        </w:r>
      </w:del>
      <w:ins w:id="106" w:author="Garcia Carreras, Bernardo" w:date="2017-02-22T10:13:00Z">
        <w:r w:rsidR="00263A7C" w:rsidRPr="00D46E49">
          <w:rPr>
            <w:rFonts w:ascii="Times New Roman" w:hAnsi="Times New Roman" w:cs="Times New Roman"/>
            <w:sz w:val="24"/>
            <w:szCs w:val="24"/>
          </w:rPr>
          <w:t>µ</w:t>
        </w:r>
        <w:r w:rsidR="00263A7C">
          <w:rPr>
            <w:rFonts w:ascii="Times New Roman" w:hAnsi="Times New Roman" w:cs="Times New Roman"/>
            <w:sz w:val="24"/>
            <w:szCs w:val="24"/>
          </w:rPr>
          <w:t>L</w:t>
        </w:r>
        <w:r w:rsidR="00263A7C" w:rsidRPr="00D46E49">
          <w:rPr>
            <w:rFonts w:ascii="Times New Roman" w:hAnsi="Times New Roman" w:cs="Times New Roman"/>
            <w:sz w:val="24"/>
            <w:szCs w:val="24"/>
          </w:rPr>
          <w:t xml:space="preserve"> </w:t>
        </w:r>
      </w:ins>
      <w:r w:rsidRPr="00D46E49">
        <w:rPr>
          <w:rFonts w:ascii="Times New Roman" w:hAnsi="Times New Roman" w:cs="Times New Roman"/>
          <w:sz w:val="24"/>
          <w:szCs w:val="24"/>
        </w:rPr>
        <w:t xml:space="preserve">(for all of the other samples), ensuring that the increase in phosphate concentration due to the </w:t>
      </w:r>
      <w:proofErr w:type="spellStart"/>
      <w:r w:rsidRPr="00D46E49">
        <w:rPr>
          <w:rFonts w:ascii="Times New Roman" w:hAnsi="Times New Roman" w:cs="Times New Roman"/>
          <w:sz w:val="24"/>
          <w:szCs w:val="24"/>
        </w:rPr>
        <w:t>inoculum</w:t>
      </w:r>
      <w:proofErr w:type="spellEnd"/>
      <w:r w:rsidRPr="00D46E49">
        <w:rPr>
          <w:rFonts w:ascii="Times New Roman" w:hAnsi="Times New Roman" w:cs="Times New Roman"/>
          <w:sz w:val="24"/>
          <w:szCs w:val="24"/>
        </w:rPr>
        <w:t xml:space="preserve"> was minimal (respectively 0.01 and 0.06 µmol</w:t>
      </w:r>
      <w:ins w:id="107" w:author="Garcia Carreras, Bernardo" w:date="2017-02-22T10:13:00Z">
        <w:r w:rsidR="00263A7C">
          <w:rPr>
            <w:rFonts w:ascii="Times New Roman" w:hAnsi="Times New Roman" w:cs="Times New Roman"/>
            <w:sz w:val="24"/>
            <w:szCs w:val="24"/>
          </w:rPr>
          <w:t>·</w:t>
        </w:r>
      </w:ins>
      <w:del w:id="108" w:author="Garcia Carreras, Bernardo" w:date="2017-02-22T10:13:00Z">
        <w:r w:rsidRPr="00D46E49" w:rsidDel="00263A7C">
          <w:rPr>
            <w:rFonts w:ascii="Times New Roman" w:hAnsi="Times New Roman" w:cs="Times New Roman"/>
            <w:sz w:val="24"/>
            <w:szCs w:val="24"/>
          </w:rPr>
          <w:delText>.</w:delText>
        </w:r>
      </w:del>
      <w:r w:rsidRPr="00D46E49">
        <w:rPr>
          <w:rFonts w:ascii="Times New Roman" w:hAnsi="Times New Roman" w:cs="Times New Roman"/>
          <w:sz w:val="24"/>
          <w:szCs w:val="24"/>
        </w:rPr>
        <w:t>L</w:t>
      </w:r>
      <w:r w:rsidRPr="00D46E49">
        <w:rPr>
          <w:rFonts w:ascii="Times New Roman" w:hAnsi="Times New Roman" w:cs="Times New Roman"/>
          <w:sz w:val="24"/>
          <w:szCs w:val="24"/>
          <w:vertAlign w:val="superscript"/>
        </w:rPr>
        <w:t>-1</w:t>
      </w:r>
      <w:r w:rsidRPr="00D46E49">
        <w:rPr>
          <w:rFonts w:ascii="Times New Roman" w:hAnsi="Times New Roman" w:cs="Times New Roman"/>
          <w:sz w:val="24"/>
          <w:szCs w:val="24"/>
        </w:rPr>
        <w:t>). Samples were then incubated in Percival incu</w:t>
      </w:r>
      <w:r w:rsidR="00146111">
        <w:rPr>
          <w:rFonts w:ascii="Times New Roman" w:hAnsi="Times New Roman" w:cs="Times New Roman"/>
          <w:sz w:val="24"/>
          <w:szCs w:val="24"/>
        </w:rPr>
        <w:t>bators at 15, 20, 25</w:t>
      </w:r>
      <w:r w:rsidR="00146111" w:rsidRPr="00146111">
        <w:rPr>
          <w:rFonts w:ascii="Times New Roman" w:hAnsi="Times New Roman" w:cs="Times New Roman"/>
          <w:sz w:val="24"/>
          <w:szCs w:val="24"/>
          <w:highlight w:val="yellow"/>
        </w:rPr>
        <w:t>, 30, and 35</w:t>
      </w:r>
      <w:r w:rsidRPr="00146111">
        <w:rPr>
          <w:rFonts w:ascii="Times New Roman" w:hAnsi="Times New Roman" w:cs="Times New Roman"/>
          <w:sz w:val="24"/>
          <w:szCs w:val="24"/>
          <w:highlight w:val="yellow"/>
        </w:rPr>
        <w:t>°C</w:t>
      </w:r>
      <w:r w:rsidRPr="00D46E49">
        <w:rPr>
          <w:rFonts w:ascii="Times New Roman" w:hAnsi="Times New Roman" w:cs="Times New Roman"/>
          <w:sz w:val="24"/>
          <w:szCs w:val="24"/>
        </w:rPr>
        <w:t xml:space="preserve"> on a 12:12 light-dark cycle and with a light intensity of 90 µmol</w:t>
      </w:r>
      <w:ins w:id="109" w:author="Garcia Carreras, Bernardo" w:date="2017-02-22T10:14:00Z">
        <w:r w:rsidR="00263A7C">
          <w:rPr>
            <w:rFonts w:ascii="Times New Roman" w:hAnsi="Times New Roman" w:cs="Times New Roman"/>
            <w:sz w:val="24"/>
            <w:szCs w:val="24"/>
          </w:rPr>
          <w:t>·</w:t>
        </w:r>
      </w:ins>
      <w:del w:id="110" w:author="Garcia Carreras, Bernardo" w:date="2017-02-22T10:14:00Z">
        <w:r w:rsidR="000544DD" w:rsidDel="00263A7C">
          <w:rPr>
            <w:rFonts w:ascii="Times New Roman" w:hAnsi="Times New Roman" w:cs="Times New Roman"/>
            <w:sz w:val="24"/>
            <w:szCs w:val="24"/>
          </w:rPr>
          <w:delText>.</w:delText>
        </w:r>
      </w:del>
      <w:r w:rsidRPr="00D46E49">
        <w:rPr>
          <w:rFonts w:ascii="Times New Roman" w:hAnsi="Times New Roman" w:cs="Times New Roman"/>
          <w:sz w:val="24"/>
          <w:szCs w:val="24"/>
        </w:rPr>
        <w:t>m</w:t>
      </w:r>
      <w:r w:rsidRPr="00D46E49">
        <w:rPr>
          <w:rFonts w:ascii="Times New Roman" w:hAnsi="Times New Roman" w:cs="Times New Roman"/>
          <w:sz w:val="24"/>
          <w:szCs w:val="24"/>
          <w:vertAlign w:val="superscript"/>
        </w:rPr>
        <w:t>-2</w:t>
      </w:r>
      <w:ins w:id="111" w:author="Garcia Carreras, Bernardo" w:date="2017-02-22T10:14:00Z">
        <w:r w:rsidR="00263A7C">
          <w:rPr>
            <w:rFonts w:ascii="Times New Roman" w:hAnsi="Times New Roman" w:cs="Times New Roman"/>
            <w:sz w:val="24"/>
            <w:szCs w:val="24"/>
          </w:rPr>
          <w:t>·</w:t>
        </w:r>
      </w:ins>
      <w:del w:id="112" w:author="Garcia Carreras, Bernardo" w:date="2017-02-22T10:14:00Z">
        <w:r w:rsidR="000544DD" w:rsidDel="00263A7C">
          <w:rPr>
            <w:rFonts w:ascii="Times New Roman" w:hAnsi="Times New Roman" w:cs="Times New Roman"/>
            <w:sz w:val="24"/>
            <w:szCs w:val="24"/>
          </w:rPr>
          <w:delText>.</w:delText>
        </w:r>
      </w:del>
      <w:r w:rsidRPr="00D46E49">
        <w:rPr>
          <w:rFonts w:ascii="Times New Roman" w:hAnsi="Times New Roman" w:cs="Times New Roman"/>
          <w:sz w:val="24"/>
          <w:szCs w:val="24"/>
        </w:rPr>
        <w:t>s</w:t>
      </w:r>
      <w:r w:rsidRPr="00D46E49">
        <w:rPr>
          <w:rFonts w:ascii="Times New Roman" w:hAnsi="Times New Roman" w:cs="Times New Roman"/>
          <w:sz w:val="24"/>
          <w:szCs w:val="24"/>
          <w:vertAlign w:val="superscript"/>
        </w:rPr>
        <w:t>-1</w:t>
      </w:r>
      <w:r w:rsidRPr="00D46E49">
        <w:rPr>
          <w:rFonts w:ascii="Times New Roman" w:hAnsi="Times New Roman" w:cs="Times New Roman"/>
          <w:sz w:val="24"/>
          <w:szCs w:val="24"/>
        </w:rPr>
        <w:t xml:space="preserve"> (range: 70-110). Every day, samples were shaken and their position inside of the incubators was randomly changed. Every two days, 200 </w:t>
      </w:r>
      <w:del w:id="113" w:author="Garcia Carreras, Bernardo" w:date="2017-02-22T10:14:00Z">
        <w:r w:rsidRPr="00D46E49" w:rsidDel="00263A7C">
          <w:rPr>
            <w:rFonts w:ascii="Times New Roman" w:hAnsi="Times New Roman" w:cs="Times New Roman"/>
            <w:sz w:val="24"/>
            <w:szCs w:val="24"/>
          </w:rPr>
          <w:delText xml:space="preserve">µl </w:delText>
        </w:r>
      </w:del>
      <w:ins w:id="114" w:author="Garcia Carreras, Bernardo" w:date="2017-02-22T10:14:00Z">
        <w:r w:rsidR="00263A7C" w:rsidRPr="00D46E49">
          <w:rPr>
            <w:rFonts w:ascii="Times New Roman" w:hAnsi="Times New Roman" w:cs="Times New Roman"/>
            <w:sz w:val="24"/>
            <w:szCs w:val="24"/>
          </w:rPr>
          <w:t>µ</w:t>
        </w:r>
        <w:r w:rsidR="00263A7C">
          <w:rPr>
            <w:rFonts w:ascii="Times New Roman" w:hAnsi="Times New Roman" w:cs="Times New Roman"/>
            <w:sz w:val="24"/>
            <w:szCs w:val="24"/>
          </w:rPr>
          <w:t>L</w:t>
        </w:r>
        <w:r w:rsidR="00263A7C" w:rsidRPr="00D46E49">
          <w:rPr>
            <w:rFonts w:ascii="Times New Roman" w:hAnsi="Times New Roman" w:cs="Times New Roman"/>
            <w:sz w:val="24"/>
            <w:szCs w:val="24"/>
          </w:rPr>
          <w:t xml:space="preserve"> </w:t>
        </w:r>
      </w:ins>
      <w:r w:rsidRPr="00D46E49">
        <w:rPr>
          <w:rFonts w:ascii="Times New Roman" w:hAnsi="Times New Roman" w:cs="Times New Roman"/>
          <w:sz w:val="24"/>
          <w:szCs w:val="24"/>
        </w:rPr>
        <w:t xml:space="preserve">of each sample was taken on a 96 well plate. Ten </w:t>
      </w:r>
      <w:del w:id="115" w:author="Garcia Carreras, Bernardo" w:date="2017-02-22T10:14:00Z">
        <w:r w:rsidRPr="00D46E49" w:rsidDel="00263A7C">
          <w:rPr>
            <w:rFonts w:ascii="Times New Roman" w:hAnsi="Times New Roman" w:cs="Times New Roman"/>
            <w:sz w:val="24"/>
            <w:szCs w:val="24"/>
          </w:rPr>
          <w:delText xml:space="preserve">µl </w:delText>
        </w:r>
      </w:del>
      <w:ins w:id="116" w:author="Garcia Carreras, Bernardo" w:date="2017-02-22T10:14:00Z">
        <w:r w:rsidR="00263A7C" w:rsidRPr="00D46E49">
          <w:rPr>
            <w:rFonts w:ascii="Times New Roman" w:hAnsi="Times New Roman" w:cs="Times New Roman"/>
            <w:sz w:val="24"/>
            <w:szCs w:val="24"/>
          </w:rPr>
          <w:t>µ</w:t>
        </w:r>
        <w:r w:rsidR="00263A7C">
          <w:rPr>
            <w:rFonts w:ascii="Times New Roman" w:hAnsi="Times New Roman" w:cs="Times New Roman"/>
            <w:sz w:val="24"/>
            <w:szCs w:val="24"/>
          </w:rPr>
          <w:t>L</w:t>
        </w:r>
        <w:r w:rsidR="00263A7C" w:rsidRPr="00D46E49">
          <w:rPr>
            <w:rFonts w:ascii="Times New Roman" w:hAnsi="Times New Roman" w:cs="Times New Roman"/>
            <w:sz w:val="24"/>
            <w:szCs w:val="24"/>
          </w:rPr>
          <w:t xml:space="preserve"> </w:t>
        </w:r>
      </w:ins>
      <w:r w:rsidRPr="00D46E49">
        <w:rPr>
          <w:rFonts w:ascii="Times New Roman" w:hAnsi="Times New Roman" w:cs="Times New Roman"/>
          <w:sz w:val="24"/>
          <w:szCs w:val="24"/>
        </w:rPr>
        <w:t xml:space="preserve">of 1% </w:t>
      </w:r>
      <w:proofErr w:type="spellStart"/>
      <w:r w:rsidRPr="00D46E49">
        <w:rPr>
          <w:rFonts w:ascii="Times New Roman" w:hAnsi="Times New Roman" w:cs="Times New Roman"/>
          <w:sz w:val="24"/>
          <w:szCs w:val="24"/>
        </w:rPr>
        <w:t>sorbitol</w:t>
      </w:r>
      <w:proofErr w:type="spellEnd"/>
      <w:r w:rsidRPr="00D46E49">
        <w:rPr>
          <w:rFonts w:ascii="Times New Roman" w:hAnsi="Times New Roman" w:cs="Times New Roman"/>
          <w:sz w:val="24"/>
          <w:szCs w:val="24"/>
        </w:rPr>
        <w:t xml:space="preserve"> solution was added as a </w:t>
      </w:r>
      <w:proofErr w:type="spellStart"/>
      <w:r w:rsidRPr="00D46E49">
        <w:rPr>
          <w:rFonts w:ascii="Times New Roman" w:hAnsi="Times New Roman" w:cs="Times New Roman"/>
          <w:sz w:val="24"/>
          <w:szCs w:val="24"/>
        </w:rPr>
        <w:t>cryoprotectant</w:t>
      </w:r>
      <w:proofErr w:type="spellEnd"/>
      <w:r w:rsidRPr="00D46E49">
        <w:rPr>
          <w:rFonts w:ascii="Times New Roman" w:hAnsi="Times New Roman" w:cs="Times New Roman"/>
          <w:sz w:val="24"/>
          <w:szCs w:val="24"/>
        </w:rPr>
        <w:t xml:space="preserve">. After one hour of incubation in the dark, samples were frozen at -80°C. Cell density in each sample was determined by flow </w:t>
      </w:r>
      <w:proofErr w:type="spellStart"/>
      <w:r w:rsidRPr="00D46E49">
        <w:rPr>
          <w:rFonts w:ascii="Times New Roman" w:hAnsi="Times New Roman" w:cs="Times New Roman"/>
          <w:sz w:val="24"/>
          <w:szCs w:val="24"/>
        </w:rPr>
        <w:t>cytometry</w:t>
      </w:r>
      <w:proofErr w:type="spellEnd"/>
      <w:r w:rsidRPr="00D46E49">
        <w:rPr>
          <w:rFonts w:ascii="Times New Roman" w:hAnsi="Times New Roman" w:cs="Times New Roman"/>
          <w:sz w:val="24"/>
          <w:szCs w:val="24"/>
        </w:rPr>
        <w:t xml:space="preserve"> (BD </w:t>
      </w:r>
      <w:proofErr w:type="spellStart"/>
      <w:r w:rsidRPr="00D46E49">
        <w:rPr>
          <w:rFonts w:ascii="Times New Roman" w:hAnsi="Times New Roman" w:cs="Times New Roman"/>
          <w:sz w:val="24"/>
          <w:szCs w:val="24"/>
        </w:rPr>
        <w:t>Accuri</w:t>
      </w:r>
      <w:proofErr w:type="spellEnd"/>
      <w:r w:rsidRPr="00D46E49">
        <w:rPr>
          <w:rFonts w:ascii="Times New Roman" w:hAnsi="Times New Roman" w:cs="Times New Roman"/>
          <w:sz w:val="24"/>
          <w:szCs w:val="24"/>
        </w:rPr>
        <w:t xml:space="preserve"> C6). Plates were</w:t>
      </w:r>
      <w:r w:rsidR="00783C4D">
        <w:rPr>
          <w:rFonts w:ascii="Times New Roman" w:hAnsi="Times New Roman" w:cs="Times New Roman"/>
          <w:sz w:val="24"/>
          <w:szCs w:val="24"/>
        </w:rPr>
        <w:t xml:space="preserve"> thawed in a </w:t>
      </w:r>
      <w:r w:rsidR="00783C4D" w:rsidRPr="00D46E49">
        <w:rPr>
          <w:rFonts w:ascii="Times New Roman" w:hAnsi="Times New Roman" w:cs="Times New Roman"/>
          <w:sz w:val="24"/>
          <w:szCs w:val="24"/>
        </w:rPr>
        <w:t xml:space="preserve">water bath at </w:t>
      </w:r>
      <w:r w:rsidR="00783C4D" w:rsidRPr="00422FB6">
        <w:rPr>
          <w:rFonts w:ascii="Times New Roman" w:hAnsi="Times New Roman" w:cs="Times New Roman"/>
          <w:i/>
          <w:sz w:val="24"/>
          <w:szCs w:val="24"/>
        </w:rPr>
        <w:t>ca</w:t>
      </w:r>
      <w:r w:rsidR="00783C4D" w:rsidRPr="00D46E49">
        <w:rPr>
          <w:rFonts w:ascii="Times New Roman" w:hAnsi="Times New Roman" w:cs="Times New Roman"/>
          <w:sz w:val="24"/>
          <w:szCs w:val="24"/>
        </w:rPr>
        <w:t xml:space="preserve"> 38°C for 10 minutes</w:t>
      </w:r>
      <w:r w:rsidR="00783C4D">
        <w:rPr>
          <w:rFonts w:ascii="Times New Roman" w:hAnsi="Times New Roman" w:cs="Times New Roman"/>
          <w:sz w:val="24"/>
          <w:szCs w:val="24"/>
        </w:rPr>
        <w:t xml:space="preserve"> and</w:t>
      </w:r>
      <w:r w:rsidRPr="00D46E49">
        <w:rPr>
          <w:rFonts w:ascii="Times New Roman" w:hAnsi="Times New Roman" w:cs="Times New Roman"/>
          <w:sz w:val="24"/>
          <w:szCs w:val="24"/>
        </w:rPr>
        <w:t xml:space="preserve"> then run on the flow </w:t>
      </w:r>
      <w:proofErr w:type="spellStart"/>
      <w:r w:rsidRPr="00D46E49">
        <w:rPr>
          <w:rFonts w:ascii="Times New Roman" w:hAnsi="Times New Roman" w:cs="Times New Roman"/>
          <w:sz w:val="24"/>
          <w:szCs w:val="24"/>
        </w:rPr>
        <w:t>cytometer</w:t>
      </w:r>
      <w:proofErr w:type="spellEnd"/>
      <w:r w:rsidRPr="00D46E49">
        <w:rPr>
          <w:rFonts w:ascii="Times New Roman" w:hAnsi="Times New Roman" w:cs="Times New Roman"/>
          <w:sz w:val="24"/>
          <w:szCs w:val="24"/>
        </w:rPr>
        <w:t xml:space="preserve"> on fast </w:t>
      </w:r>
      <w:r w:rsidR="00631CC1">
        <w:rPr>
          <w:rFonts w:ascii="Times New Roman" w:hAnsi="Times New Roman" w:cs="Times New Roman"/>
          <w:sz w:val="24"/>
          <w:szCs w:val="24"/>
        </w:rPr>
        <w:t xml:space="preserve">flux </w:t>
      </w:r>
      <w:r w:rsidRPr="00D46E49">
        <w:rPr>
          <w:rFonts w:ascii="Times New Roman" w:hAnsi="Times New Roman" w:cs="Times New Roman"/>
          <w:sz w:val="24"/>
          <w:szCs w:val="24"/>
        </w:rPr>
        <w:t>settings</w:t>
      </w:r>
      <w:r w:rsidR="00631CC1">
        <w:rPr>
          <w:rFonts w:ascii="Times New Roman" w:hAnsi="Times New Roman" w:cs="Times New Roman"/>
          <w:sz w:val="24"/>
          <w:szCs w:val="24"/>
        </w:rPr>
        <w:t xml:space="preserve"> (66 </w:t>
      </w:r>
      <w:del w:id="117" w:author="Garcia Carreras, Bernardo" w:date="2017-02-22T10:14:00Z">
        <w:r w:rsidR="00631CC1" w:rsidRPr="00D46E49" w:rsidDel="00263A7C">
          <w:rPr>
            <w:rFonts w:ascii="Times New Roman" w:hAnsi="Times New Roman" w:cs="Times New Roman"/>
            <w:sz w:val="24"/>
            <w:szCs w:val="24"/>
          </w:rPr>
          <w:delText>µ</w:delText>
        </w:r>
        <w:r w:rsidR="00631CC1" w:rsidDel="00263A7C">
          <w:rPr>
            <w:rFonts w:ascii="Times New Roman" w:hAnsi="Times New Roman" w:cs="Times New Roman"/>
            <w:sz w:val="24"/>
            <w:szCs w:val="24"/>
          </w:rPr>
          <w:delText>l</w:delText>
        </w:r>
      </w:del>
      <w:ins w:id="118" w:author="Garcia Carreras, Bernardo" w:date="2017-02-22T10:14:00Z">
        <w:r w:rsidR="00263A7C" w:rsidRPr="00D46E49">
          <w:rPr>
            <w:rFonts w:ascii="Times New Roman" w:hAnsi="Times New Roman" w:cs="Times New Roman"/>
            <w:sz w:val="24"/>
            <w:szCs w:val="24"/>
          </w:rPr>
          <w:t>µ</w:t>
        </w:r>
        <w:r w:rsidR="00263A7C">
          <w:rPr>
            <w:rFonts w:ascii="Times New Roman" w:hAnsi="Times New Roman" w:cs="Times New Roman"/>
            <w:sz w:val="24"/>
            <w:szCs w:val="24"/>
          </w:rPr>
          <w:t>L·</w:t>
        </w:r>
      </w:ins>
      <w:del w:id="119" w:author="Garcia Carreras, Bernardo" w:date="2017-02-22T10:14:00Z">
        <w:r w:rsidR="00631CC1" w:rsidDel="00263A7C">
          <w:rPr>
            <w:rFonts w:ascii="Times New Roman" w:hAnsi="Times New Roman" w:cs="Times New Roman"/>
            <w:sz w:val="24"/>
            <w:szCs w:val="24"/>
          </w:rPr>
          <w:delText>/</w:delText>
        </w:r>
      </w:del>
      <w:r w:rsidR="00631CC1">
        <w:rPr>
          <w:rFonts w:ascii="Times New Roman" w:hAnsi="Times New Roman" w:cs="Times New Roman"/>
          <w:sz w:val="24"/>
          <w:szCs w:val="24"/>
        </w:rPr>
        <w:t>min</w:t>
      </w:r>
      <w:ins w:id="120" w:author="Garcia Carreras, Bernardo" w:date="2017-02-22T10:14:00Z">
        <w:r w:rsidR="00263A7C">
          <w:rPr>
            <w:rFonts w:ascii="Times New Roman" w:hAnsi="Times New Roman" w:cs="Times New Roman"/>
            <w:sz w:val="24"/>
            <w:szCs w:val="24"/>
            <w:vertAlign w:val="superscript"/>
          </w:rPr>
          <w:t>-1</w:t>
        </w:r>
      </w:ins>
      <w:r w:rsidR="00631CC1">
        <w:rPr>
          <w:rFonts w:ascii="Times New Roman" w:hAnsi="Times New Roman" w:cs="Times New Roman"/>
          <w:sz w:val="24"/>
          <w:szCs w:val="24"/>
        </w:rPr>
        <w:t>)</w:t>
      </w:r>
      <w:r w:rsidRPr="00D46E49">
        <w:rPr>
          <w:rFonts w:ascii="Times New Roman" w:hAnsi="Times New Roman" w:cs="Times New Roman"/>
          <w:sz w:val="24"/>
          <w:szCs w:val="24"/>
        </w:rPr>
        <w:t xml:space="preserve">, </w:t>
      </w:r>
      <w:r w:rsidR="000C2B8B">
        <w:rPr>
          <w:rFonts w:ascii="Times New Roman" w:hAnsi="Times New Roman" w:cs="Times New Roman"/>
          <w:sz w:val="24"/>
          <w:szCs w:val="24"/>
        </w:rPr>
        <w:t xml:space="preserve">counting </w:t>
      </w:r>
      <w:r w:rsidRPr="00D46E49">
        <w:rPr>
          <w:rFonts w:ascii="Times New Roman" w:hAnsi="Times New Roman" w:cs="Times New Roman"/>
          <w:sz w:val="24"/>
          <w:szCs w:val="24"/>
        </w:rPr>
        <w:t xml:space="preserve">10 </w:t>
      </w:r>
      <w:del w:id="121" w:author="Garcia Carreras, Bernardo" w:date="2017-02-22T10:14:00Z">
        <w:r w:rsidRPr="00D46E49" w:rsidDel="00263A7C">
          <w:rPr>
            <w:rFonts w:ascii="Times New Roman" w:hAnsi="Times New Roman" w:cs="Times New Roman"/>
            <w:sz w:val="24"/>
            <w:szCs w:val="24"/>
          </w:rPr>
          <w:delText xml:space="preserve">µl </w:delText>
        </w:r>
      </w:del>
      <w:ins w:id="122" w:author="Garcia Carreras, Bernardo" w:date="2017-02-22T10:14:00Z">
        <w:r w:rsidR="00263A7C" w:rsidRPr="00D46E49">
          <w:rPr>
            <w:rFonts w:ascii="Times New Roman" w:hAnsi="Times New Roman" w:cs="Times New Roman"/>
            <w:sz w:val="24"/>
            <w:szCs w:val="24"/>
          </w:rPr>
          <w:t>µ</w:t>
        </w:r>
        <w:r w:rsidR="00263A7C">
          <w:rPr>
            <w:rFonts w:ascii="Times New Roman" w:hAnsi="Times New Roman" w:cs="Times New Roman"/>
            <w:sz w:val="24"/>
            <w:szCs w:val="24"/>
          </w:rPr>
          <w:t>L</w:t>
        </w:r>
        <w:r w:rsidR="00263A7C" w:rsidRPr="00D46E49">
          <w:rPr>
            <w:rFonts w:ascii="Times New Roman" w:hAnsi="Times New Roman" w:cs="Times New Roman"/>
            <w:sz w:val="24"/>
            <w:szCs w:val="24"/>
          </w:rPr>
          <w:t xml:space="preserve"> </w:t>
        </w:r>
      </w:ins>
      <w:r w:rsidRPr="00D46E49">
        <w:rPr>
          <w:rFonts w:ascii="Times New Roman" w:hAnsi="Times New Roman" w:cs="Times New Roman"/>
          <w:sz w:val="24"/>
          <w:szCs w:val="24"/>
        </w:rPr>
        <w:t>of each sample. Distilled water bla</w:t>
      </w:r>
      <w:r w:rsidR="008F3E24">
        <w:rPr>
          <w:rFonts w:ascii="Times New Roman" w:hAnsi="Times New Roman" w:cs="Times New Roman"/>
          <w:sz w:val="24"/>
          <w:szCs w:val="24"/>
        </w:rPr>
        <w:t>n</w:t>
      </w:r>
      <w:r w:rsidRPr="00D46E49">
        <w:rPr>
          <w:rFonts w:ascii="Times New Roman" w:hAnsi="Times New Roman" w:cs="Times New Roman"/>
          <w:sz w:val="24"/>
          <w:szCs w:val="24"/>
        </w:rPr>
        <w:t xml:space="preserve">ks were measured after </w:t>
      </w:r>
      <w:r w:rsidRPr="00D46E49">
        <w:rPr>
          <w:rFonts w:ascii="Times New Roman" w:hAnsi="Times New Roman" w:cs="Times New Roman"/>
          <w:sz w:val="24"/>
          <w:szCs w:val="24"/>
        </w:rPr>
        <w:lastRenderedPageBreak/>
        <w:t>each species allowing avoiding contamination of measurements between species. The experiment was run for one month, until each sample attained the stationary phase of growth.</w:t>
      </w:r>
    </w:p>
    <w:p w:rsidR="00756992" w:rsidRDefault="00D35DE9">
      <w:pPr>
        <w:pStyle w:val="Heading2"/>
        <w:spacing w:line="240" w:lineRule="auto"/>
      </w:pPr>
      <w:r>
        <w:t>A</w:t>
      </w:r>
      <w:r w:rsidR="00905972" w:rsidRPr="00845DCE">
        <w:t>cclimated thermal response of photochemical traits in limited and saturated nutrient conditions</w:t>
      </w:r>
    </w:p>
    <w:p w:rsidR="00756992" w:rsidRDefault="00231D9A">
      <w:pPr>
        <w:spacing w:line="240" w:lineRule="auto"/>
        <w:jc w:val="both"/>
        <w:rPr>
          <w:rFonts w:ascii="Times New Roman" w:hAnsi="Times New Roman" w:cs="Times New Roman"/>
          <w:sz w:val="24"/>
          <w:szCs w:val="24"/>
        </w:rPr>
      </w:pPr>
      <w:r w:rsidRPr="000907F3">
        <w:rPr>
          <w:rFonts w:ascii="Times New Roman" w:hAnsi="Times New Roman" w:cs="Times New Roman"/>
          <w:sz w:val="24"/>
          <w:szCs w:val="24"/>
        </w:rPr>
        <w:t>To understand how temperature- and nutrient-</w:t>
      </w:r>
      <w:del w:id="123" w:author="Garcia Carreras, Bernardo" w:date="2017-02-22T10:28:00Z">
        <w:r w:rsidRPr="000907F3" w:rsidDel="00DC49E0">
          <w:rPr>
            <w:rFonts w:ascii="Times New Roman" w:hAnsi="Times New Roman" w:cs="Times New Roman"/>
            <w:sz w:val="24"/>
            <w:szCs w:val="24"/>
          </w:rPr>
          <w:delText xml:space="preserve">dependency </w:delText>
        </w:r>
      </w:del>
      <w:ins w:id="124" w:author="Garcia Carreras, Bernardo" w:date="2017-02-22T10:28:00Z">
        <w:r w:rsidR="00DC49E0" w:rsidRPr="000907F3">
          <w:rPr>
            <w:rFonts w:ascii="Times New Roman" w:hAnsi="Times New Roman" w:cs="Times New Roman"/>
            <w:sz w:val="24"/>
            <w:szCs w:val="24"/>
          </w:rPr>
          <w:t>dependenc</w:t>
        </w:r>
        <w:r w:rsidR="00DC49E0">
          <w:rPr>
            <w:rFonts w:ascii="Times New Roman" w:hAnsi="Times New Roman" w:cs="Times New Roman"/>
            <w:sz w:val="24"/>
            <w:szCs w:val="24"/>
          </w:rPr>
          <w:t>e</w:t>
        </w:r>
        <w:r w:rsidR="00DC49E0" w:rsidRPr="000907F3">
          <w:rPr>
            <w:rFonts w:ascii="Times New Roman" w:hAnsi="Times New Roman" w:cs="Times New Roman"/>
            <w:sz w:val="24"/>
            <w:szCs w:val="24"/>
          </w:rPr>
          <w:t xml:space="preserve"> </w:t>
        </w:r>
      </w:ins>
      <w:r w:rsidRPr="000907F3">
        <w:rPr>
          <w:rFonts w:ascii="Times New Roman" w:hAnsi="Times New Roman" w:cs="Times New Roman"/>
          <w:sz w:val="24"/>
          <w:szCs w:val="24"/>
        </w:rPr>
        <w:t>of population growth rate derives from cells internal metabolism, we did a second experiment in which we measured acclimate</w:t>
      </w:r>
      <w:r>
        <w:rPr>
          <w:rFonts w:ascii="Times New Roman" w:hAnsi="Times New Roman" w:cs="Times New Roman"/>
          <w:sz w:val="24"/>
          <w:szCs w:val="24"/>
        </w:rPr>
        <w:t>d thermal responses of photosynthesis in different nutrient conditions (Fig. S1)</w:t>
      </w:r>
      <w:r w:rsidRPr="000907F3">
        <w:rPr>
          <w:rFonts w:ascii="Times New Roman" w:hAnsi="Times New Roman" w:cs="Times New Roman"/>
          <w:sz w:val="24"/>
          <w:szCs w:val="24"/>
        </w:rPr>
        <w:t xml:space="preserve">. </w:t>
      </w:r>
      <w:del w:id="125" w:author="Garcia Carreras, Bernardo" w:date="2017-02-22T10:29:00Z">
        <w:r w:rsidRPr="000907F3" w:rsidDel="003D63DD">
          <w:rPr>
            <w:rFonts w:ascii="Times New Roman" w:hAnsi="Times New Roman" w:cs="Times New Roman"/>
            <w:sz w:val="24"/>
            <w:szCs w:val="24"/>
          </w:rPr>
          <w:delText xml:space="preserve">Each </w:delText>
        </w:r>
      </w:del>
      <w:ins w:id="126" w:author="Garcia Carreras, Bernardo" w:date="2017-02-22T10:29:00Z">
        <w:r w:rsidR="003D63DD">
          <w:rPr>
            <w:rFonts w:ascii="Times New Roman" w:hAnsi="Times New Roman" w:cs="Times New Roman"/>
            <w:sz w:val="24"/>
            <w:szCs w:val="24"/>
          </w:rPr>
          <w:t>Three replicates of e</w:t>
        </w:r>
        <w:r w:rsidR="003D63DD" w:rsidRPr="000907F3">
          <w:rPr>
            <w:rFonts w:ascii="Times New Roman" w:hAnsi="Times New Roman" w:cs="Times New Roman"/>
            <w:sz w:val="24"/>
            <w:szCs w:val="24"/>
          </w:rPr>
          <w:t xml:space="preserve">ach </w:t>
        </w:r>
      </w:ins>
      <w:r w:rsidRPr="000907F3">
        <w:rPr>
          <w:rFonts w:ascii="Times New Roman" w:hAnsi="Times New Roman" w:cs="Times New Roman"/>
          <w:sz w:val="24"/>
          <w:szCs w:val="24"/>
        </w:rPr>
        <w:t>of the 6 species was grown at two temperatures (15 and 25°C), in two phosphate concentrations (</w:t>
      </w:r>
      <w:ins w:id="127" w:author="Garcia Carreras, Bernardo" w:date="2017-02-22T10:28:00Z">
        <w:r w:rsidR="00DC49E0">
          <w:rPr>
            <w:rFonts w:ascii="Times New Roman" w:hAnsi="Times New Roman" w:cs="Times New Roman"/>
            <w:sz w:val="24"/>
            <w:szCs w:val="24"/>
          </w:rPr>
          <w:t xml:space="preserve">a </w:t>
        </w:r>
      </w:ins>
      <w:r w:rsidRPr="000907F3">
        <w:rPr>
          <w:rFonts w:ascii="Times New Roman" w:hAnsi="Times New Roman" w:cs="Times New Roman"/>
          <w:sz w:val="24"/>
          <w:szCs w:val="24"/>
        </w:rPr>
        <w:t>saturated concentration, 30 µmol</w:t>
      </w:r>
      <w:ins w:id="128" w:author="Garcia Carreras, Bernardo" w:date="2017-02-22T10:28:00Z">
        <w:r w:rsidR="00DC49E0">
          <w:rPr>
            <w:rFonts w:ascii="Times New Roman" w:hAnsi="Times New Roman" w:cs="Times New Roman"/>
            <w:sz w:val="24"/>
            <w:szCs w:val="24"/>
          </w:rPr>
          <w:t>·</w:t>
        </w:r>
      </w:ins>
      <w:del w:id="129" w:author="Garcia Carreras, Bernardo" w:date="2017-02-22T10:28:00Z">
        <w:r w:rsidRPr="000907F3" w:rsidDel="00DC49E0">
          <w:rPr>
            <w:rFonts w:ascii="Times New Roman" w:hAnsi="Times New Roman" w:cs="Times New Roman"/>
            <w:sz w:val="24"/>
            <w:szCs w:val="24"/>
          </w:rPr>
          <w:delText>.</w:delText>
        </w:r>
      </w:del>
      <w:r w:rsidRPr="000907F3">
        <w:rPr>
          <w:rFonts w:ascii="Times New Roman" w:hAnsi="Times New Roman" w:cs="Times New Roman"/>
          <w:sz w:val="24"/>
          <w:szCs w:val="24"/>
        </w:rPr>
        <w:t>L</w:t>
      </w:r>
      <w:r w:rsidRPr="000907F3">
        <w:rPr>
          <w:rFonts w:ascii="Times New Roman" w:hAnsi="Times New Roman" w:cs="Times New Roman"/>
          <w:sz w:val="24"/>
          <w:szCs w:val="24"/>
          <w:vertAlign w:val="superscript"/>
        </w:rPr>
        <w:t>-1</w:t>
      </w:r>
      <w:r w:rsidRPr="000907F3">
        <w:rPr>
          <w:rFonts w:ascii="Times New Roman" w:hAnsi="Times New Roman" w:cs="Times New Roman"/>
          <w:sz w:val="24"/>
          <w:szCs w:val="24"/>
        </w:rPr>
        <w:t xml:space="preserve">, and </w:t>
      </w:r>
      <w:ins w:id="130" w:author="Garcia Carreras, Bernardo" w:date="2017-02-22T10:29:00Z">
        <w:r w:rsidR="00DC49E0">
          <w:rPr>
            <w:rFonts w:ascii="Times New Roman" w:hAnsi="Times New Roman" w:cs="Times New Roman"/>
            <w:sz w:val="24"/>
            <w:szCs w:val="24"/>
          </w:rPr>
          <w:t xml:space="preserve">an </w:t>
        </w:r>
      </w:ins>
      <w:r w:rsidRPr="000907F3">
        <w:rPr>
          <w:rFonts w:ascii="Times New Roman" w:hAnsi="Times New Roman" w:cs="Times New Roman"/>
          <w:sz w:val="24"/>
          <w:szCs w:val="24"/>
        </w:rPr>
        <w:t xml:space="preserve">unsaturated concentration </w:t>
      </w:r>
      <w:ins w:id="131" w:author="Garcia Carreras, Bernardo" w:date="2017-02-22T10:29:00Z">
        <w:r w:rsidR="00DC49E0">
          <w:rPr>
            <w:rFonts w:ascii="Times New Roman" w:hAnsi="Times New Roman" w:cs="Times New Roman"/>
            <w:sz w:val="24"/>
            <w:szCs w:val="24"/>
          </w:rPr>
          <w:t xml:space="preserve">of </w:t>
        </w:r>
      </w:ins>
      <w:r w:rsidRPr="000907F3">
        <w:rPr>
          <w:rFonts w:ascii="Times New Roman" w:hAnsi="Times New Roman" w:cs="Times New Roman"/>
          <w:sz w:val="24"/>
          <w:szCs w:val="24"/>
        </w:rPr>
        <w:t>1 µmol</w:t>
      </w:r>
      <w:ins w:id="132" w:author="Garcia Carreras, Bernardo" w:date="2017-02-22T10:28:00Z">
        <w:r w:rsidR="00DC49E0">
          <w:rPr>
            <w:rFonts w:ascii="Times New Roman" w:hAnsi="Times New Roman" w:cs="Times New Roman"/>
            <w:sz w:val="24"/>
            <w:szCs w:val="24"/>
          </w:rPr>
          <w:t>·</w:t>
        </w:r>
      </w:ins>
      <w:del w:id="133" w:author="Garcia Carreras, Bernardo" w:date="2017-02-22T10:28:00Z">
        <w:r w:rsidRPr="000907F3" w:rsidDel="00DC49E0">
          <w:rPr>
            <w:rFonts w:ascii="Times New Roman" w:hAnsi="Times New Roman" w:cs="Times New Roman"/>
            <w:sz w:val="24"/>
            <w:szCs w:val="24"/>
          </w:rPr>
          <w:delText>.</w:delText>
        </w:r>
      </w:del>
      <w:r w:rsidRPr="000907F3">
        <w:rPr>
          <w:rFonts w:ascii="Times New Roman" w:hAnsi="Times New Roman" w:cs="Times New Roman"/>
          <w:sz w:val="24"/>
          <w:szCs w:val="24"/>
        </w:rPr>
        <w:t>L</w:t>
      </w:r>
      <w:r w:rsidRPr="000907F3">
        <w:rPr>
          <w:rFonts w:ascii="Times New Roman" w:hAnsi="Times New Roman" w:cs="Times New Roman"/>
          <w:sz w:val="24"/>
          <w:szCs w:val="24"/>
          <w:vertAlign w:val="superscript"/>
        </w:rPr>
        <w:t>-1</w:t>
      </w:r>
      <w:r w:rsidRPr="000907F3">
        <w:rPr>
          <w:rFonts w:ascii="Times New Roman" w:hAnsi="Times New Roman" w:cs="Times New Roman"/>
          <w:sz w:val="24"/>
          <w:szCs w:val="24"/>
        </w:rPr>
        <w:t>, chosen f</w:t>
      </w:r>
      <w:r w:rsidR="00E103D7">
        <w:rPr>
          <w:rFonts w:ascii="Times New Roman" w:hAnsi="Times New Roman" w:cs="Times New Roman"/>
          <w:sz w:val="24"/>
          <w:szCs w:val="24"/>
        </w:rPr>
        <w:t>rom the Monod curves, see Fig</w:t>
      </w:r>
      <w:ins w:id="134" w:author="Garcia Carreras, Bernardo" w:date="2017-02-22T10:29:00Z">
        <w:r w:rsidR="00DC49E0">
          <w:rPr>
            <w:rFonts w:ascii="Times New Roman" w:hAnsi="Times New Roman" w:cs="Times New Roman"/>
            <w:sz w:val="24"/>
            <w:szCs w:val="24"/>
          </w:rPr>
          <w:t>.</w:t>
        </w:r>
      </w:ins>
      <w:r w:rsidR="00E103D7">
        <w:rPr>
          <w:rFonts w:ascii="Times New Roman" w:hAnsi="Times New Roman" w:cs="Times New Roman"/>
          <w:sz w:val="24"/>
          <w:szCs w:val="24"/>
        </w:rPr>
        <w:t xml:space="preserve"> 1</w:t>
      </w:r>
      <w:r w:rsidRPr="000907F3">
        <w:rPr>
          <w:rFonts w:ascii="Times New Roman" w:hAnsi="Times New Roman" w:cs="Times New Roman"/>
          <w:sz w:val="24"/>
          <w:szCs w:val="24"/>
        </w:rPr>
        <w:t>)</w:t>
      </w:r>
      <w:del w:id="135" w:author="Garcia Carreras, Bernardo" w:date="2017-02-22T10:30:00Z">
        <w:r w:rsidRPr="000907F3" w:rsidDel="003D63DD">
          <w:rPr>
            <w:rFonts w:ascii="Times New Roman" w:hAnsi="Times New Roman" w:cs="Times New Roman"/>
            <w:sz w:val="24"/>
            <w:szCs w:val="24"/>
          </w:rPr>
          <w:delText>, with 3 repli</w:delText>
        </w:r>
        <w:r w:rsidDel="003D63DD">
          <w:rPr>
            <w:rFonts w:ascii="Times New Roman" w:hAnsi="Times New Roman" w:cs="Times New Roman"/>
            <w:sz w:val="24"/>
            <w:szCs w:val="24"/>
          </w:rPr>
          <w:delText>cates</w:delText>
        </w:r>
      </w:del>
      <w:r>
        <w:rPr>
          <w:rFonts w:ascii="Times New Roman" w:hAnsi="Times New Roman" w:cs="Times New Roman"/>
          <w:sz w:val="24"/>
          <w:szCs w:val="24"/>
        </w:rPr>
        <w:t>. Samples were grown in 40</w:t>
      </w:r>
      <w:r w:rsidRPr="000907F3">
        <w:rPr>
          <w:rFonts w:ascii="Times New Roman" w:hAnsi="Times New Roman" w:cs="Times New Roman"/>
          <w:sz w:val="24"/>
          <w:szCs w:val="24"/>
        </w:rPr>
        <w:t xml:space="preserve"> </w:t>
      </w:r>
      <w:del w:id="136" w:author="Garcia Carreras, Bernardo" w:date="2017-02-22T10:30:00Z">
        <w:r w:rsidRPr="000907F3" w:rsidDel="003D63DD">
          <w:rPr>
            <w:rFonts w:ascii="Times New Roman" w:hAnsi="Times New Roman" w:cs="Times New Roman"/>
            <w:sz w:val="24"/>
            <w:szCs w:val="24"/>
          </w:rPr>
          <w:delText xml:space="preserve">ml </w:delText>
        </w:r>
      </w:del>
      <w:proofErr w:type="spellStart"/>
      <w:ins w:id="137" w:author="Garcia Carreras, Bernardo" w:date="2017-02-22T10:30:00Z">
        <w:r w:rsidR="003D63DD" w:rsidRPr="000907F3">
          <w:rPr>
            <w:rFonts w:ascii="Times New Roman" w:hAnsi="Times New Roman" w:cs="Times New Roman"/>
            <w:sz w:val="24"/>
            <w:szCs w:val="24"/>
          </w:rPr>
          <w:t>m</w:t>
        </w:r>
        <w:r w:rsidR="003D63DD">
          <w:rPr>
            <w:rFonts w:ascii="Times New Roman" w:hAnsi="Times New Roman" w:cs="Times New Roman"/>
            <w:sz w:val="24"/>
            <w:szCs w:val="24"/>
          </w:rPr>
          <w:t>L</w:t>
        </w:r>
        <w:proofErr w:type="spellEnd"/>
        <w:r w:rsidR="003D63DD" w:rsidRPr="000907F3">
          <w:rPr>
            <w:rFonts w:ascii="Times New Roman" w:hAnsi="Times New Roman" w:cs="Times New Roman"/>
            <w:sz w:val="24"/>
            <w:szCs w:val="24"/>
          </w:rPr>
          <w:t xml:space="preserve"> </w:t>
        </w:r>
      </w:ins>
      <w:r w:rsidRPr="000907F3">
        <w:rPr>
          <w:rFonts w:ascii="Times New Roman" w:hAnsi="Times New Roman" w:cs="Times New Roman"/>
          <w:sz w:val="24"/>
          <w:szCs w:val="24"/>
        </w:rPr>
        <w:t xml:space="preserve">of medium in tissue flask </w:t>
      </w:r>
      <w:proofErr w:type="spellStart"/>
      <w:r w:rsidRPr="000907F3">
        <w:rPr>
          <w:rFonts w:ascii="Times New Roman" w:hAnsi="Times New Roman" w:cs="Times New Roman"/>
          <w:sz w:val="24"/>
          <w:szCs w:val="24"/>
        </w:rPr>
        <w:t>nunclons</w:t>
      </w:r>
      <w:proofErr w:type="spellEnd"/>
      <w:r w:rsidRPr="000907F3">
        <w:rPr>
          <w:rFonts w:ascii="Times New Roman" w:hAnsi="Times New Roman" w:cs="Times New Roman"/>
          <w:sz w:val="24"/>
          <w:szCs w:val="24"/>
        </w:rPr>
        <w:t xml:space="preserve"> in the same conditions as described above.</w:t>
      </w:r>
    </w:p>
    <w:p w:rsidR="00756992" w:rsidRDefault="00231D9A">
      <w:pPr>
        <w:spacing w:line="240" w:lineRule="auto"/>
        <w:jc w:val="both"/>
        <w:rPr>
          <w:rFonts w:ascii="Times New Roman" w:eastAsia="Calibri" w:hAnsi="Times New Roman" w:cs="Times New Roman"/>
          <w:sz w:val="24"/>
          <w:szCs w:val="24"/>
          <w:lang w:val="en-US"/>
        </w:rPr>
      </w:pPr>
      <w:commentRangeStart w:id="138"/>
      <w:r>
        <w:rPr>
          <w:rFonts w:ascii="Times New Roman" w:hAnsi="Times New Roman" w:cs="Times New Roman"/>
          <w:sz w:val="24"/>
          <w:szCs w:val="24"/>
        </w:rPr>
        <w:t>W</w:t>
      </w:r>
      <w:r w:rsidR="00905972" w:rsidRPr="00845DCE">
        <w:rPr>
          <w:rFonts w:ascii="Times New Roman" w:hAnsi="Times New Roman" w:cs="Times New Roman"/>
          <w:sz w:val="24"/>
          <w:szCs w:val="24"/>
        </w:rPr>
        <w:t>e investigated acclim</w:t>
      </w:r>
      <w:r>
        <w:rPr>
          <w:rFonts w:ascii="Times New Roman" w:hAnsi="Times New Roman" w:cs="Times New Roman"/>
          <w:sz w:val="24"/>
          <w:szCs w:val="24"/>
        </w:rPr>
        <w:t>ated response of photosynthesis</w:t>
      </w:r>
      <w:r w:rsidR="00905972" w:rsidRPr="00845DCE">
        <w:rPr>
          <w:rFonts w:ascii="Times New Roman" w:hAnsi="Times New Roman" w:cs="Times New Roman"/>
          <w:sz w:val="24"/>
          <w:szCs w:val="24"/>
        </w:rPr>
        <w:t xml:space="preserve"> </w:t>
      </w:r>
      <w:commentRangeEnd w:id="138"/>
      <w:r w:rsidR="003D63DD">
        <w:rPr>
          <w:rStyle w:val="CommentReference"/>
        </w:rPr>
        <w:commentReference w:id="138"/>
      </w:r>
      <w:r w:rsidR="00905972" w:rsidRPr="00845DCE">
        <w:rPr>
          <w:rFonts w:ascii="Times New Roman" w:hAnsi="Times New Roman" w:cs="Times New Roman"/>
          <w:sz w:val="24"/>
          <w:szCs w:val="24"/>
        </w:rPr>
        <w:t xml:space="preserve">using fast repetition rate </w:t>
      </w:r>
      <w:proofErr w:type="spellStart"/>
      <w:r w:rsidR="00905972" w:rsidRPr="00845DCE">
        <w:rPr>
          <w:rFonts w:ascii="Times New Roman" w:hAnsi="Times New Roman" w:cs="Times New Roman"/>
          <w:sz w:val="24"/>
          <w:szCs w:val="24"/>
        </w:rPr>
        <w:t>fluorometry</w:t>
      </w:r>
      <w:proofErr w:type="spellEnd"/>
      <w:r w:rsidR="00905972" w:rsidRPr="00845DCE">
        <w:rPr>
          <w:rFonts w:ascii="Times New Roman" w:hAnsi="Times New Roman" w:cs="Times New Roman"/>
          <w:sz w:val="24"/>
          <w:szCs w:val="24"/>
        </w:rPr>
        <w:t xml:space="preserve"> (FastPro8, FRRf3, Fast Ocean System Chelsea Technology Group).</w:t>
      </w:r>
      <w:r>
        <w:rPr>
          <w:rFonts w:ascii="Times New Roman" w:hAnsi="Times New Roman" w:cs="Times New Roman"/>
          <w:sz w:val="24"/>
          <w:szCs w:val="24"/>
        </w:rPr>
        <w:t xml:space="preserve"> P</w:t>
      </w:r>
      <w:r w:rsidR="00926E86">
        <w:rPr>
          <w:rFonts w:ascii="Times New Roman" w:hAnsi="Times New Roman" w:cs="Times New Roman"/>
          <w:sz w:val="24"/>
          <w:szCs w:val="24"/>
        </w:rPr>
        <w:t xml:space="preserve">hysiology was measured in the middle of the exponential growth phase. </w:t>
      </w:r>
      <w:r w:rsidR="00BF548C" w:rsidRPr="00BF548C">
        <w:rPr>
          <w:rFonts w:ascii="Times New Roman" w:hAnsi="Times New Roman" w:cs="Times New Roman"/>
          <w:sz w:val="24"/>
          <w:szCs w:val="24"/>
        </w:rPr>
        <w:t xml:space="preserve">This entailed </w:t>
      </w:r>
      <w:r w:rsidR="00BF548C" w:rsidRPr="00845DCE">
        <w:rPr>
          <w:rFonts w:ascii="Times New Roman" w:hAnsi="Times New Roman" w:cs="Times New Roman"/>
          <w:sz w:val="24"/>
          <w:szCs w:val="24"/>
        </w:rPr>
        <w:t>adding 100</w:t>
      </w:r>
      <w:r w:rsidR="009444EB">
        <w:rPr>
          <w:rFonts w:ascii="Times New Roman" w:hAnsi="Times New Roman" w:cs="Times New Roman"/>
          <w:sz w:val="24"/>
          <w:szCs w:val="24"/>
        </w:rPr>
        <w:t xml:space="preserve"> </w:t>
      </w:r>
      <w:del w:id="139" w:author="Garcia Carreras, Bernardo" w:date="2017-02-22T10:30:00Z">
        <w:r w:rsidR="00BF548C" w:rsidRPr="00845DCE" w:rsidDel="003D63DD">
          <w:rPr>
            <w:rFonts w:ascii="Times New Roman" w:hAnsi="Times New Roman" w:cs="Times New Roman"/>
            <w:sz w:val="24"/>
            <w:szCs w:val="24"/>
          </w:rPr>
          <w:delText>µl</w:delText>
        </w:r>
        <w:r w:rsidR="00845DCE" w:rsidRPr="00845DCE" w:rsidDel="003D63DD">
          <w:rPr>
            <w:rFonts w:ascii="Times New Roman" w:hAnsi="Times New Roman" w:cs="Times New Roman"/>
            <w:sz w:val="24"/>
            <w:szCs w:val="24"/>
          </w:rPr>
          <w:delText xml:space="preserve"> </w:delText>
        </w:r>
      </w:del>
      <w:ins w:id="140" w:author="Garcia Carreras, Bernardo" w:date="2017-02-22T10:30:00Z">
        <w:r w:rsidR="003D63DD" w:rsidRPr="00845DCE">
          <w:rPr>
            <w:rFonts w:ascii="Times New Roman" w:hAnsi="Times New Roman" w:cs="Times New Roman"/>
            <w:sz w:val="24"/>
            <w:szCs w:val="24"/>
          </w:rPr>
          <w:t>µ</w:t>
        </w:r>
        <w:r w:rsidR="003D63DD">
          <w:rPr>
            <w:rFonts w:ascii="Times New Roman" w:hAnsi="Times New Roman" w:cs="Times New Roman"/>
            <w:sz w:val="24"/>
            <w:szCs w:val="24"/>
          </w:rPr>
          <w:t>L</w:t>
        </w:r>
        <w:r w:rsidR="003D63DD" w:rsidRPr="00845DCE">
          <w:rPr>
            <w:rFonts w:ascii="Times New Roman" w:hAnsi="Times New Roman" w:cs="Times New Roman"/>
            <w:sz w:val="24"/>
            <w:szCs w:val="24"/>
          </w:rPr>
          <w:t xml:space="preserve"> </w:t>
        </w:r>
      </w:ins>
      <w:r w:rsidR="00845DCE" w:rsidRPr="00845DCE">
        <w:rPr>
          <w:rFonts w:ascii="Times New Roman" w:hAnsi="Times New Roman" w:cs="Times New Roman"/>
          <w:sz w:val="24"/>
          <w:szCs w:val="24"/>
        </w:rPr>
        <w:t>to</w:t>
      </w:r>
      <w:r w:rsidR="00845DCE">
        <w:rPr>
          <w:rFonts w:ascii="Times New Roman" w:hAnsi="Times New Roman" w:cs="Times New Roman"/>
          <w:sz w:val="24"/>
          <w:szCs w:val="24"/>
        </w:rPr>
        <w:t xml:space="preserve"> 1</w:t>
      </w:r>
      <w:r w:rsidR="009444EB">
        <w:rPr>
          <w:rFonts w:ascii="Times New Roman" w:hAnsi="Times New Roman" w:cs="Times New Roman"/>
          <w:sz w:val="24"/>
          <w:szCs w:val="24"/>
        </w:rPr>
        <w:t xml:space="preserve"> </w:t>
      </w:r>
      <w:del w:id="141" w:author="Garcia Carreras, Bernardo" w:date="2017-02-22T10:30:00Z">
        <w:r w:rsidR="00845DCE" w:rsidDel="003D63DD">
          <w:rPr>
            <w:rFonts w:ascii="Times New Roman" w:hAnsi="Times New Roman" w:cs="Times New Roman"/>
            <w:sz w:val="24"/>
            <w:szCs w:val="24"/>
          </w:rPr>
          <w:delText>ml</w:delText>
        </w:r>
        <w:r w:rsidR="00BF548C" w:rsidRPr="00BF548C" w:rsidDel="003D63DD">
          <w:rPr>
            <w:rFonts w:ascii="Times New Roman" w:hAnsi="Times New Roman" w:cs="Times New Roman"/>
            <w:sz w:val="24"/>
            <w:szCs w:val="24"/>
          </w:rPr>
          <w:delText xml:space="preserve"> </w:delText>
        </w:r>
      </w:del>
      <w:proofErr w:type="spellStart"/>
      <w:ins w:id="142" w:author="Garcia Carreras, Bernardo" w:date="2017-02-22T10:30:00Z">
        <w:r w:rsidR="003D63DD">
          <w:rPr>
            <w:rFonts w:ascii="Times New Roman" w:hAnsi="Times New Roman" w:cs="Times New Roman"/>
            <w:sz w:val="24"/>
            <w:szCs w:val="24"/>
          </w:rPr>
          <w:t>mL</w:t>
        </w:r>
        <w:proofErr w:type="spellEnd"/>
        <w:r w:rsidR="003D63DD" w:rsidRPr="00BF548C">
          <w:rPr>
            <w:rFonts w:ascii="Times New Roman" w:hAnsi="Times New Roman" w:cs="Times New Roman"/>
            <w:sz w:val="24"/>
            <w:szCs w:val="24"/>
          </w:rPr>
          <w:t xml:space="preserve"> </w:t>
        </w:r>
      </w:ins>
      <w:r w:rsidR="00BF548C" w:rsidRPr="00BF548C">
        <w:rPr>
          <w:rFonts w:ascii="Times New Roman" w:hAnsi="Times New Roman" w:cs="Times New Roman"/>
          <w:sz w:val="24"/>
          <w:szCs w:val="24"/>
        </w:rPr>
        <w:t xml:space="preserve">of dilute sample (cell count </w:t>
      </w:r>
      <w:r w:rsidR="00BF548C">
        <w:rPr>
          <w:rFonts w:ascii="Times New Roman" w:hAnsi="Times New Roman" w:cs="Times New Roman"/>
          <w:sz w:val="24"/>
          <w:szCs w:val="24"/>
        </w:rPr>
        <w:t>around 1000 cells</w:t>
      </w:r>
      <w:ins w:id="143" w:author="Garcia Carreras, Bernardo" w:date="2017-02-22T10:30:00Z">
        <w:r w:rsidR="003D63DD">
          <w:rPr>
            <w:rFonts w:ascii="Times New Roman" w:hAnsi="Times New Roman" w:cs="Times New Roman"/>
            <w:sz w:val="24"/>
            <w:szCs w:val="24"/>
          </w:rPr>
          <w:t>·</w:t>
        </w:r>
      </w:ins>
      <w:del w:id="144" w:author="Garcia Carreras, Bernardo" w:date="2017-02-22T10:30:00Z">
        <w:r w:rsidR="00BF548C" w:rsidDel="003D63DD">
          <w:rPr>
            <w:rFonts w:ascii="Times New Roman" w:hAnsi="Times New Roman" w:cs="Times New Roman"/>
            <w:sz w:val="24"/>
            <w:szCs w:val="24"/>
          </w:rPr>
          <w:delText>.</w:delText>
        </w:r>
      </w:del>
      <w:r w:rsidR="00BF548C" w:rsidRPr="00BF548C">
        <w:rPr>
          <w:rFonts w:ascii="Times New Roman" w:hAnsi="Times New Roman" w:cs="Times New Roman"/>
          <w:sz w:val="24"/>
          <w:szCs w:val="24"/>
        </w:rPr>
        <w:t>mL</w:t>
      </w:r>
      <w:r w:rsidR="00BF548C" w:rsidRPr="00BF548C">
        <w:rPr>
          <w:rFonts w:ascii="Times New Roman" w:hAnsi="Times New Roman" w:cs="Times New Roman"/>
          <w:sz w:val="24"/>
          <w:szCs w:val="24"/>
          <w:vertAlign w:val="superscript"/>
        </w:rPr>
        <w:t>-1</w:t>
      </w:r>
      <w:r w:rsidR="00BF548C" w:rsidRPr="00BF548C">
        <w:rPr>
          <w:rFonts w:ascii="Times New Roman" w:hAnsi="Times New Roman" w:cs="Times New Roman"/>
          <w:sz w:val="24"/>
          <w:szCs w:val="24"/>
        </w:rPr>
        <w:t>) to 5</w:t>
      </w:r>
      <w:r w:rsidR="009444EB">
        <w:rPr>
          <w:rFonts w:ascii="Times New Roman" w:hAnsi="Times New Roman" w:cs="Times New Roman"/>
          <w:sz w:val="24"/>
          <w:szCs w:val="24"/>
        </w:rPr>
        <w:t xml:space="preserve"> </w:t>
      </w:r>
      <w:proofErr w:type="spellStart"/>
      <w:r w:rsidR="00BF548C" w:rsidRPr="00BF548C">
        <w:rPr>
          <w:rFonts w:ascii="Times New Roman" w:hAnsi="Times New Roman" w:cs="Times New Roman"/>
          <w:sz w:val="24"/>
          <w:szCs w:val="24"/>
        </w:rPr>
        <w:t>mL</w:t>
      </w:r>
      <w:proofErr w:type="spellEnd"/>
      <w:r w:rsidR="00BF548C" w:rsidRPr="00BF548C">
        <w:rPr>
          <w:rFonts w:ascii="Times New Roman" w:hAnsi="Times New Roman" w:cs="Times New Roman"/>
          <w:sz w:val="24"/>
          <w:szCs w:val="24"/>
        </w:rPr>
        <w:t xml:space="preserve"> of fresh culture medium</w:t>
      </w:r>
      <w:r w:rsidR="00BF548C">
        <w:rPr>
          <w:rFonts w:ascii="Times New Roman" w:hAnsi="Times New Roman" w:cs="Times New Roman"/>
          <w:sz w:val="24"/>
          <w:szCs w:val="24"/>
        </w:rPr>
        <w:t xml:space="preserve"> of their respective phosphate concentrations</w:t>
      </w:r>
      <w:r w:rsidR="001C1B4B">
        <w:rPr>
          <w:rFonts w:ascii="Times New Roman" w:hAnsi="Times New Roman" w:cs="Times New Roman"/>
          <w:sz w:val="24"/>
          <w:szCs w:val="24"/>
        </w:rPr>
        <w:t>.</w:t>
      </w:r>
      <w:r w:rsidR="00BF548C" w:rsidRPr="00845DCE">
        <w:rPr>
          <w:rFonts w:ascii="Times New Roman" w:hAnsi="Times New Roman" w:cs="Times New Roman"/>
          <w:sz w:val="24"/>
          <w:szCs w:val="24"/>
        </w:rPr>
        <w:t xml:space="preserve"> </w:t>
      </w:r>
      <w:r w:rsidR="00E133FD" w:rsidRPr="00845DCE">
        <w:rPr>
          <w:rFonts w:ascii="Times New Roman" w:hAnsi="Times New Roman" w:cs="Times New Roman"/>
          <w:sz w:val="24"/>
          <w:szCs w:val="24"/>
        </w:rPr>
        <w:t>Samples were pre-incubated in the dark at thei</w:t>
      </w:r>
      <w:r w:rsidR="00926E86" w:rsidRPr="00845DCE">
        <w:rPr>
          <w:rFonts w:ascii="Times New Roman" w:hAnsi="Times New Roman" w:cs="Times New Roman"/>
          <w:sz w:val="24"/>
          <w:szCs w:val="24"/>
        </w:rPr>
        <w:t>r acclimation temperature for 25</w:t>
      </w:r>
      <w:r w:rsidR="00E133FD" w:rsidRPr="00845DCE">
        <w:rPr>
          <w:rFonts w:ascii="Times New Roman" w:hAnsi="Times New Roman" w:cs="Times New Roman"/>
          <w:sz w:val="24"/>
          <w:szCs w:val="24"/>
        </w:rPr>
        <w:t xml:space="preserve"> minutes</w:t>
      </w:r>
      <w:r w:rsidR="00926E86" w:rsidRPr="00845DCE">
        <w:rPr>
          <w:rFonts w:ascii="Times New Roman" w:hAnsi="Times New Roman" w:cs="Times New Roman"/>
          <w:sz w:val="24"/>
          <w:szCs w:val="24"/>
        </w:rPr>
        <w:t xml:space="preserve"> in a water bath, and another 5</w:t>
      </w:r>
      <w:r w:rsidR="00E133FD" w:rsidRPr="00845DCE">
        <w:rPr>
          <w:rFonts w:ascii="Times New Roman" w:hAnsi="Times New Roman" w:cs="Times New Roman"/>
          <w:sz w:val="24"/>
          <w:szCs w:val="24"/>
        </w:rPr>
        <w:t xml:space="preserve"> minutes in the </w:t>
      </w:r>
      <w:proofErr w:type="spellStart"/>
      <w:r w:rsidR="00E133FD" w:rsidRPr="00845DCE">
        <w:rPr>
          <w:rFonts w:ascii="Times New Roman" w:hAnsi="Times New Roman" w:cs="Times New Roman"/>
          <w:sz w:val="24"/>
          <w:szCs w:val="24"/>
        </w:rPr>
        <w:t>FRRf</w:t>
      </w:r>
      <w:proofErr w:type="spellEnd"/>
      <w:r w:rsidR="00E133FD" w:rsidRPr="00845DCE">
        <w:rPr>
          <w:rFonts w:ascii="Times New Roman" w:hAnsi="Times New Roman" w:cs="Times New Roman"/>
          <w:sz w:val="24"/>
          <w:szCs w:val="24"/>
        </w:rPr>
        <w:t xml:space="preserve"> to make sure that samples were fully dark acclimated and a</w:t>
      </w:r>
      <w:r w:rsidR="00845DCE">
        <w:rPr>
          <w:rFonts w:ascii="Times New Roman" w:hAnsi="Times New Roman" w:cs="Times New Roman"/>
          <w:sz w:val="24"/>
          <w:szCs w:val="24"/>
        </w:rPr>
        <w:t xml:space="preserve">ll reaction centres closed </w:t>
      </w:r>
      <w:r w:rsidR="00AB5751">
        <w:rPr>
          <w:rFonts w:ascii="Times New Roman" w:hAnsi="Times New Roman" w:cs="Times New Roman"/>
          <w:sz w:val="24"/>
          <w:szCs w:val="24"/>
        </w:rPr>
        <w:fldChar w:fldCharType="begin"/>
      </w:r>
      <w:r w:rsidR="007A7B52">
        <w:rPr>
          <w:rFonts w:ascii="Times New Roman" w:hAnsi="Times New Roman" w:cs="Times New Roman"/>
          <w:sz w:val="24"/>
          <w:szCs w:val="24"/>
        </w:rPr>
        <w:instrText xml:space="preserve"> ADDIN ZOTERO_ITEM CSL_CITATION {"citationID":"fv41sb2ag","properties":{"formattedCitation":"{\\rtf (Suggett {\\i{}et al.} 2009)}","plainCitation":"(Suggett et al. 2009)"},"citationItems":[{"id":8312,"uris":["http://zotero.org/users/718951/items/7TDA2G9C"],"uri":["http://zotero.org/users/718951/items/7TDA2G9C"],"itemData":{"id":8312,"type":"article-journal","title":"Interpretation of fast repetition rate (FRR) fluorescence: signatures of phytoplankton community structure versus physiological state","container-title":"Marine Ecology Progress Series","page":"1-19","volume":"376","source":"CrossRef","abstract":"Introduction of active chlorophyll a fluorescence protocols, in particular fast repetition rate (FRR) fluorometry, to oceanography and limnology 15 yr ago has enabled rapid assessment of photosynthetic physiology in situ. The FRR protocol generates simultaneous measurements of Photosystem II (PSII) effective absorption cross sections (termed σPSII) and photochemical efficiency (termed Fv/Fm). Both Fv/Fm and σPSII measurements have been utilised to examine the effects of physiological stress on the photosynthetic apparatus of phytoplankton in an ever growing number of fluorescence-based studies. However, it is now becoming clearer that in situ values of Fv/Fm and σPSII also contain taxonomic information. Here, we present a synthesis of previously unpublished and published data, which show that Fv/Fm and σPSII vary principally with broad-scale changes in community structure. These patterns observed in situ conform to trends observed in laboratory-grown cultures of a range of phytoplankton taxa. The magnitudes of variability in Fv/Fm and σPSII driven by changes in phytoplankton community structure often exceed that induced by nutrient limitation (as determined from controlled nutrient addition experiments). An exception to this general trend occurs in high-nutrient, low-chlorophyll a (HNLC) regions, where strong phenotypic changes in Fv/Fm and σPSII have been repeatedly demonstrated on relief of iron limitation. Overall, FRR fluorescence measurements of both Fv/Fm and σPSII in natural populations represent a combination of the taxonomic ‘signature’ (values of Fv/Fm and σPSII determined by the taxa present) within the phytoplankton community that is further modified according to the (photo-) physiological status. As such, fluorescence-based investigations of mixed populations must account for potential variations in phytoplankton community structure before interpretations of physiological status are made.","DOI":"10.3354/meps07830","ISSN":"0171-8630, 1616-1599","shortTitle":"Interpretation of fast repetition rate (FRR) fluorescence","language":"en","author":[{"family":"Suggett","given":"Dj"},{"family":"Moore","given":"Cm"},{"family":"Hickman","given":"Ae"},{"family":"Geider","given":"Rj"}],"issued":{"date-parts":[["2009",2,11]]}}}],"schema":"https://github.com/citation-style-language/schema/raw/master/csl-citation.json"} </w:instrText>
      </w:r>
      <w:r w:rsidR="00AB5751">
        <w:rPr>
          <w:rFonts w:ascii="Times New Roman" w:hAnsi="Times New Roman" w:cs="Times New Roman"/>
          <w:sz w:val="24"/>
          <w:szCs w:val="24"/>
        </w:rPr>
        <w:fldChar w:fldCharType="separate"/>
      </w:r>
      <w:r w:rsidR="00845DCE" w:rsidRPr="00845DCE">
        <w:rPr>
          <w:rFonts w:ascii="Times New Roman" w:hAnsi="Times New Roman" w:cs="Times New Roman"/>
          <w:sz w:val="24"/>
          <w:szCs w:val="24"/>
        </w:rPr>
        <w:t xml:space="preserve">(Suggett </w:t>
      </w:r>
      <w:r w:rsidR="00845DCE" w:rsidRPr="00845DCE">
        <w:rPr>
          <w:rFonts w:ascii="Times New Roman" w:hAnsi="Times New Roman" w:cs="Times New Roman"/>
          <w:i/>
          <w:iCs/>
          <w:sz w:val="24"/>
          <w:szCs w:val="24"/>
        </w:rPr>
        <w:t>et al.</w:t>
      </w:r>
      <w:r w:rsidR="00845DCE" w:rsidRPr="00845DCE">
        <w:rPr>
          <w:rFonts w:ascii="Times New Roman" w:hAnsi="Times New Roman" w:cs="Times New Roman"/>
          <w:sz w:val="24"/>
          <w:szCs w:val="24"/>
        </w:rPr>
        <w:t xml:space="preserve"> 2009)</w:t>
      </w:r>
      <w:r w:rsidR="00AB5751">
        <w:rPr>
          <w:rFonts w:ascii="Times New Roman" w:hAnsi="Times New Roman" w:cs="Times New Roman"/>
          <w:sz w:val="24"/>
          <w:szCs w:val="24"/>
        </w:rPr>
        <w:fldChar w:fldCharType="end"/>
      </w:r>
      <w:r w:rsidR="00E133FD" w:rsidRPr="00845DCE">
        <w:rPr>
          <w:rFonts w:ascii="Times New Roman" w:hAnsi="Times New Roman" w:cs="Times New Roman"/>
          <w:sz w:val="24"/>
          <w:szCs w:val="24"/>
        </w:rPr>
        <w:t xml:space="preserve">. </w:t>
      </w:r>
      <w:r w:rsidR="00E133FD" w:rsidRPr="00845DCE">
        <w:rPr>
          <w:rFonts w:ascii="Times New Roman" w:eastAsia="Calibri" w:hAnsi="Times New Roman" w:cs="Times New Roman"/>
          <w:sz w:val="24"/>
          <w:szCs w:val="24"/>
          <w:lang w:val="en-US"/>
        </w:rPr>
        <w:t>Photochemical traits (see below for details) were measured in response to rapid flashes at increasing light intensities from 0 to 1900 µmol</w:t>
      </w:r>
      <w:ins w:id="145" w:author="Garcia Carreras, Bernardo" w:date="2017-02-22T10:30:00Z">
        <w:r w:rsidR="003D63DD">
          <w:rPr>
            <w:rFonts w:ascii="Times New Roman" w:hAnsi="Times New Roman" w:cs="Times New Roman"/>
            <w:sz w:val="24"/>
            <w:szCs w:val="24"/>
          </w:rPr>
          <w:t>·</w:t>
        </w:r>
      </w:ins>
      <w:del w:id="146" w:author="Garcia Carreras, Bernardo" w:date="2017-02-22T10:30:00Z">
        <w:r w:rsidR="00E133FD" w:rsidRPr="00845DCE" w:rsidDel="003D63DD">
          <w:rPr>
            <w:rFonts w:ascii="Times New Roman" w:eastAsia="Calibri" w:hAnsi="Times New Roman" w:cs="Times New Roman"/>
            <w:sz w:val="24"/>
            <w:szCs w:val="24"/>
            <w:lang w:val="en-US"/>
          </w:rPr>
          <w:delText xml:space="preserve"> </w:delText>
        </w:r>
      </w:del>
      <w:r w:rsidR="00E133FD" w:rsidRPr="00845DCE">
        <w:rPr>
          <w:rFonts w:ascii="Times New Roman" w:eastAsia="Calibri" w:hAnsi="Times New Roman" w:cs="Times New Roman"/>
          <w:sz w:val="24"/>
          <w:szCs w:val="24"/>
          <w:lang w:val="en-US"/>
        </w:rPr>
        <w:t>m</w:t>
      </w:r>
      <w:r w:rsidR="00E133FD" w:rsidRPr="00845DCE">
        <w:rPr>
          <w:rFonts w:ascii="Times New Roman" w:eastAsia="Calibri" w:hAnsi="Times New Roman" w:cs="Times New Roman"/>
          <w:sz w:val="24"/>
          <w:szCs w:val="24"/>
          <w:vertAlign w:val="superscript"/>
          <w:lang w:val="en-US"/>
        </w:rPr>
        <w:t>-2</w:t>
      </w:r>
      <w:ins w:id="147" w:author="Garcia Carreras, Bernardo" w:date="2017-02-22T10:30:00Z">
        <w:r w:rsidR="003D63DD">
          <w:rPr>
            <w:rFonts w:ascii="Times New Roman" w:hAnsi="Times New Roman" w:cs="Times New Roman"/>
            <w:sz w:val="24"/>
            <w:szCs w:val="24"/>
          </w:rPr>
          <w:t>·</w:t>
        </w:r>
      </w:ins>
      <w:del w:id="148" w:author="Garcia Carreras, Bernardo" w:date="2017-02-22T10:30:00Z">
        <w:r w:rsidR="00E133FD" w:rsidRPr="00845DCE" w:rsidDel="003D63DD">
          <w:rPr>
            <w:rFonts w:ascii="Times New Roman" w:eastAsia="Calibri" w:hAnsi="Times New Roman" w:cs="Times New Roman"/>
            <w:sz w:val="24"/>
            <w:szCs w:val="24"/>
            <w:lang w:val="en-US"/>
          </w:rPr>
          <w:delText xml:space="preserve"> </w:delText>
        </w:r>
      </w:del>
      <w:r w:rsidR="00E133FD" w:rsidRPr="00845DCE">
        <w:rPr>
          <w:rFonts w:ascii="Times New Roman" w:eastAsia="Calibri" w:hAnsi="Times New Roman" w:cs="Times New Roman"/>
          <w:sz w:val="24"/>
          <w:szCs w:val="24"/>
          <w:lang w:val="en-US"/>
        </w:rPr>
        <w:t>s</w:t>
      </w:r>
      <w:r w:rsidR="00E133FD" w:rsidRPr="00845DCE">
        <w:rPr>
          <w:rFonts w:ascii="Times New Roman" w:eastAsia="Calibri" w:hAnsi="Times New Roman" w:cs="Times New Roman"/>
          <w:sz w:val="24"/>
          <w:szCs w:val="24"/>
          <w:vertAlign w:val="superscript"/>
          <w:lang w:val="en-US"/>
        </w:rPr>
        <w:t>-1</w:t>
      </w:r>
      <w:r w:rsidR="00E133FD" w:rsidRPr="00845DCE">
        <w:rPr>
          <w:rFonts w:ascii="Times New Roman" w:eastAsia="Calibri" w:hAnsi="Times New Roman" w:cs="Times New Roman"/>
          <w:sz w:val="24"/>
          <w:szCs w:val="24"/>
          <w:lang w:val="en-US"/>
        </w:rPr>
        <w:t>. Flash frequency and rate followed standard protocols for green algae</w:t>
      </w:r>
      <w:r w:rsidR="00845DCE" w:rsidRPr="00845DCE">
        <w:rPr>
          <w:rFonts w:ascii="Times New Roman" w:eastAsia="Calibri" w:hAnsi="Times New Roman" w:cs="Times New Roman"/>
          <w:sz w:val="24"/>
          <w:szCs w:val="24"/>
          <w:lang w:val="en-US"/>
        </w:rPr>
        <w:t xml:space="preserve"> </w:t>
      </w:r>
      <w:r w:rsidR="00AB5751">
        <w:rPr>
          <w:rFonts w:ascii="Times New Roman" w:hAnsi="Times New Roman" w:cs="Times New Roman"/>
          <w:sz w:val="24"/>
          <w:szCs w:val="24"/>
        </w:rPr>
        <w:fldChar w:fldCharType="begin"/>
      </w:r>
      <w:r w:rsidR="007A7B52">
        <w:rPr>
          <w:rFonts w:ascii="Times New Roman" w:hAnsi="Times New Roman" w:cs="Times New Roman"/>
          <w:sz w:val="24"/>
          <w:szCs w:val="24"/>
        </w:rPr>
        <w:instrText xml:space="preserve"> ADDIN ZOTERO_ITEM CSL_CITATION {"citationID":"gI4P7LWr","properties":{"formattedCitation":"{\\rtf (Suggett {\\i{}et al.} 2009)}","plainCitation":"(Suggett et al. 2009)"},"citationItems":[{"id":8312,"uris":["http://zotero.org/users/718951/items/7TDA2G9C"],"uri":["http://zotero.org/users/718951/items/7TDA2G9C"],"itemData":{"id":8312,"type":"article-journal","title":"Interpretation of fast repetition rate (FRR) fluorescence: signatures of phytoplankton community structure versus physiological state","container-title":"Marine Ecology Progress Series","page":"1-19","volume":"376","source":"CrossRef","abstract":"Introduction of active chlorophyll a fluorescence protocols, in particular fast repetition rate (FRR) fluorometry, to oceanography and limnology 15 yr ago has enabled rapid assessment of photosynthetic physiology in situ. The FRR protocol generates simultaneous measurements of Photosystem II (PSII) effective absorption cross sections (termed σPSII) and photochemical efficiency (termed Fv/Fm). Both Fv/Fm and σPSII measurements have been utilised to examine the effects of physiological stress on the photosynthetic apparatus of phytoplankton in an ever growing number of fluorescence-based studies. However, it is now becoming clearer that in situ values of Fv/Fm and σPSII also contain taxonomic information. Here, we present a synthesis of previously unpublished and published data, which show that Fv/Fm and σPSII vary principally with broad-scale changes in community structure. These patterns observed in situ conform to trends observed in laboratory-grown cultures of a range of phytoplankton taxa. The magnitudes of variability in Fv/Fm and σPSII driven by changes in phytoplankton community structure often exceed that induced by nutrient limitation (as determined from controlled nutrient addition experiments). An exception to this general trend occurs in high-nutrient, low-chlorophyll a (HNLC) regions, where strong phenotypic changes in Fv/Fm and σPSII have been repeatedly demonstrated on relief of iron limitation. Overall, FRR fluorescence measurements of both Fv/Fm and σPSII in natural populations represent a combination of the taxonomic ‘signature’ (values of Fv/Fm and σPSII determined by the taxa present) within the phytoplankton community that is further modified according to the (photo-) physiological status. As such, fluorescence-based investigations of mixed populations must account for potential variations in phytoplankton community structure before interpretations of physiological status are made.","DOI":"10.3354/meps07830","ISSN":"0171-8630, 1616-1599","shortTitle":"Interpretation of fast repetition rate (FRR) fluorescence","language":"en","author":[{"family":"Suggett","given":"Dj"},{"family":"Moore","given":"Cm"},{"family":"Hickman","given":"Ae"},{"family":"Geider","given":"Rj"}],"issued":{"date-parts":[["2009",2,11]]}}}],"schema":"https://github.com/citation-style-language/schema/raw/master/csl-citation.json"} </w:instrText>
      </w:r>
      <w:r w:rsidR="00AB5751">
        <w:rPr>
          <w:rFonts w:ascii="Times New Roman" w:hAnsi="Times New Roman" w:cs="Times New Roman"/>
          <w:sz w:val="24"/>
          <w:szCs w:val="24"/>
        </w:rPr>
        <w:fldChar w:fldCharType="separate"/>
      </w:r>
      <w:r w:rsidR="00845DCE" w:rsidRPr="00845DCE">
        <w:rPr>
          <w:rFonts w:ascii="Times New Roman" w:hAnsi="Times New Roman" w:cs="Times New Roman"/>
          <w:sz w:val="24"/>
          <w:szCs w:val="24"/>
        </w:rPr>
        <w:t xml:space="preserve">(Suggett </w:t>
      </w:r>
      <w:r w:rsidR="00845DCE" w:rsidRPr="00845DCE">
        <w:rPr>
          <w:rFonts w:ascii="Times New Roman" w:hAnsi="Times New Roman" w:cs="Times New Roman"/>
          <w:i/>
          <w:iCs/>
          <w:sz w:val="24"/>
          <w:szCs w:val="24"/>
        </w:rPr>
        <w:t>et al.</w:t>
      </w:r>
      <w:r w:rsidR="00845DCE" w:rsidRPr="00845DCE">
        <w:rPr>
          <w:rFonts w:ascii="Times New Roman" w:hAnsi="Times New Roman" w:cs="Times New Roman"/>
          <w:sz w:val="24"/>
          <w:szCs w:val="24"/>
        </w:rPr>
        <w:t xml:space="preserve"> 2009)</w:t>
      </w:r>
      <w:r w:rsidR="00AB5751">
        <w:rPr>
          <w:rFonts w:ascii="Times New Roman" w:hAnsi="Times New Roman" w:cs="Times New Roman"/>
          <w:sz w:val="24"/>
          <w:szCs w:val="24"/>
        </w:rPr>
        <w:fldChar w:fldCharType="end"/>
      </w:r>
      <w:r w:rsidR="00E133FD" w:rsidRPr="00845DCE">
        <w:rPr>
          <w:rFonts w:ascii="Times New Roman" w:eastAsia="Calibri" w:hAnsi="Times New Roman" w:cs="Times New Roman"/>
          <w:sz w:val="24"/>
          <w:szCs w:val="24"/>
          <w:lang w:val="en-US"/>
        </w:rPr>
        <w:t xml:space="preserve">, with 100 flashes of 1.1 </w:t>
      </w:r>
      <w:proofErr w:type="spellStart"/>
      <w:r w:rsidR="00E133FD" w:rsidRPr="00845DCE">
        <w:rPr>
          <w:rFonts w:ascii="Times New Roman" w:eastAsia="Calibri" w:hAnsi="Times New Roman" w:cs="Times New Roman"/>
          <w:sz w:val="24"/>
          <w:szCs w:val="24"/>
          <w:lang w:val="en-US"/>
        </w:rPr>
        <w:t>μs</w:t>
      </w:r>
      <w:proofErr w:type="spellEnd"/>
      <w:r w:rsidR="00E133FD" w:rsidRPr="00845DCE">
        <w:rPr>
          <w:rFonts w:ascii="Times New Roman" w:eastAsia="Calibri" w:hAnsi="Times New Roman" w:cs="Times New Roman"/>
          <w:sz w:val="24"/>
          <w:szCs w:val="24"/>
          <w:lang w:val="en-US"/>
        </w:rPr>
        <w:t xml:space="preserve"> at 1 </w:t>
      </w:r>
      <w:proofErr w:type="spellStart"/>
      <w:r w:rsidR="00E133FD" w:rsidRPr="00845DCE">
        <w:rPr>
          <w:rFonts w:ascii="Times New Roman" w:eastAsia="Calibri" w:hAnsi="Times New Roman" w:cs="Times New Roman"/>
          <w:sz w:val="24"/>
          <w:szCs w:val="24"/>
          <w:lang w:val="en-US"/>
        </w:rPr>
        <w:t>μs</w:t>
      </w:r>
      <w:proofErr w:type="spellEnd"/>
      <w:r w:rsidR="00E133FD" w:rsidRPr="00845DCE">
        <w:rPr>
          <w:rFonts w:ascii="Times New Roman" w:eastAsia="Calibri" w:hAnsi="Times New Roman" w:cs="Times New Roman"/>
          <w:sz w:val="24"/>
          <w:szCs w:val="24"/>
          <w:lang w:val="en-US"/>
        </w:rPr>
        <w:t xml:space="preserve"> intervals. Peak emission wavelengths of the LEDs used for excitations were at 450</w:t>
      </w:r>
      <w:ins w:id="149" w:author="Garcia Carreras, Bernardo" w:date="2017-02-22T10:31:00Z">
        <w:r w:rsidR="003D63DD">
          <w:rPr>
            <w:rFonts w:ascii="Times New Roman" w:eastAsia="Calibri" w:hAnsi="Times New Roman" w:cs="Times New Roman"/>
            <w:sz w:val="24"/>
            <w:szCs w:val="24"/>
            <w:lang w:val="en-US"/>
          </w:rPr>
          <w:t xml:space="preserve"> </w:t>
        </w:r>
      </w:ins>
      <w:r w:rsidR="00E133FD" w:rsidRPr="00845DCE">
        <w:rPr>
          <w:rFonts w:ascii="Times New Roman" w:eastAsia="Calibri" w:hAnsi="Times New Roman" w:cs="Times New Roman"/>
          <w:sz w:val="24"/>
          <w:szCs w:val="24"/>
          <w:lang w:val="en-US"/>
        </w:rPr>
        <w:t xml:space="preserve">nm. Of the parameters returned by the </w:t>
      </w:r>
      <w:proofErr w:type="spellStart"/>
      <w:r w:rsidR="00E133FD" w:rsidRPr="00845DCE">
        <w:rPr>
          <w:rFonts w:ascii="Times New Roman" w:eastAsia="Calibri" w:hAnsi="Times New Roman" w:cs="Times New Roman"/>
          <w:sz w:val="24"/>
          <w:szCs w:val="24"/>
          <w:lang w:val="en-US"/>
        </w:rPr>
        <w:t>FRRf</w:t>
      </w:r>
      <w:proofErr w:type="spellEnd"/>
      <w:r w:rsidR="00E133FD" w:rsidRPr="00845DCE">
        <w:rPr>
          <w:rFonts w:ascii="Times New Roman" w:eastAsia="Calibri" w:hAnsi="Times New Roman" w:cs="Times New Roman"/>
          <w:sz w:val="24"/>
          <w:szCs w:val="24"/>
          <w:lang w:val="en-US"/>
        </w:rPr>
        <w:t xml:space="preserve">, </w:t>
      </w:r>
      <w:proofErr w:type="spellStart"/>
      <w:r w:rsidR="00E133FD" w:rsidRPr="00845DCE">
        <w:rPr>
          <w:rFonts w:ascii="Times New Roman" w:eastAsia="Calibri" w:hAnsi="Times New Roman" w:cs="Times New Roman"/>
          <w:sz w:val="24"/>
          <w:szCs w:val="24"/>
          <w:lang w:val="en-US"/>
        </w:rPr>
        <w:t>rP</w:t>
      </w:r>
      <w:proofErr w:type="spellEnd"/>
      <w:r w:rsidR="006F7EE4">
        <w:rPr>
          <w:rFonts w:ascii="Times New Roman" w:eastAsia="Calibri" w:hAnsi="Times New Roman" w:cs="Times New Roman"/>
          <w:sz w:val="24"/>
          <w:szCs w:val="24"/>
          <w:lang w:val="en-US"/>
        </w:rPr>
        <w:t xml:space="preserve"> was </w:t>
      </w:r>
      <w:r w:rsidR="00E133FD" w:rsidRPr="00845DCE">
        <w:rPr>
          <w:rFonts w:ascii="Times New Roman" w:eastAsia="Calibri" w:hAnsi="Times New Roman" w:cs="Times New Roman"/>
          <w:sz w:val="24"/>
          <w:szCs w:val="24"/>
          <w:lang w:val="en-US"/>
        </w:rPr>
        <w:t>particular</w:t>
      </w:r>
      <w:r w:rsidR="00482C93">
        <w:rPr>
          <w:rFonts w:ascii="Times New Roman" w:eastAsia="Calibri" w:hAnsi="Times New Roman" w:cs="Times New Roman"/>
          <w:sz w:val="24"/>
          <w:szCs w:val="24"/>
          <w:lang w:val="en-US"/>
        </w:rPr>
        <w:t>ly relevant to our study as it</w:t>
      </w:r>
      <w:r w:rsidR="00E133FD" w:rsidRPr="00845DCE">
        <w:rPr>
          <w:rFonts w:ascii="Times New Roman" w:eastAsia="Calibri" w:hAnsi="Times New Roman" w:cs="Times New Roman"/>
          <w:sz w:val="24"/>
          <w:szCs w:val="24"/>
          <w:lang w:val="en-US"/>
        </w:rPr>
        <w:t xml:space="preserve"> describe</w:t>
      </w:r>
      <w:r w:rsidR="00482C93">
        <w:rPr>
          <w:rFonts w:ascii="Times New Roman" w:eastAsia="Calibri" w:hAnsi="Times New Roman" w:cs="Times New Roman"/>
          <w:sz w:val="24"/>
          <w:szCs w:val="24"/>
          <w:lang w:val="en-US"/>
        </w:rPr>
        <w:t>s</w:t>
      </w:r>
      <w:r w:rsidR="00E133FD" w:rsidRPr="00845DCE">
        <w:rPr>
          <w:rFonts w:ascii="Times New Roman" w:eastAsia="Calibri" w:hAnsi="Times New Roman" w:cs="Times New Roman"/>
          <w:sz w:val="24"/>
          <w:szCs w:val="24"/>
          <w:lang w:val="en-US"/>
        </w:rPr>
        <w:t xml:space="preserve"> the light responses of photosynthetic efficiency: </w:t>
      </w:r>
      <w:proofErr w:type="spellStart"/>
      <w:r w:rsidR="00E133FD" w:rsidRPr="00845DCE">
        <w:rPr>
          <w:rFonts w:ascii="Times New Roman" w:eastAsia="Calibri" w:hAnsi="Times New Roman" w:cs="Times New Roman"/>
          <w:sz w:val="24"/>
          <w:szCs w:val="24"/>
          <w:lang w:val="en-US"/>
        </w:rPr>
        <w:t>rP</w:t>
      </w:r>
      <w:proofErr w:type="spellEnd"/>
      <w:r w:rsidR="00E133FD" w:rsidRPr="00845DCE">
        <w:rPr>
          <w:rFonts w:ascii="Times New Roman" w:eastAsia="Calibri" w:hAnsi="Times New Roman" w:cs="Times New Roman"/>
          <w:sz w:val="24"/>
          <w:szCs w:val="24"/>
          <w:lang w:val="en-US"/>
        </w:rPr>
        <w:t xml:space="preserve"> data indicate the relative rate of photosynthesis in response to irradiance and are obtained as an estimate of e</w:t>
      </w:r>
      <w:r w:rsidR="006F7EE4">
        <w:rPr>
          <w:rFonts w:ascii="Times New Roman" w:eastAsia="Calibri" w:hAnsi="Times New Roman" w:cs="Times New Roman"/>
          <w:sz w:val="24"/>
          <w:szCs w:val="24"/>
          <w:lang w:val="en-US"/>
        </w:rPr>
        <w:t xml:space="preserve">lectron transport through PSII. </w:t>
      </w:r>
      <w:r w:rsidR="00845DCE" w:rsidRPr="00845DCE">
        <w:rPr>
          <w:rFonts w:ascii="Times New Roman" w:eastAsia="Calibri" w:hAnsi="Times New Roman" w:cs="Times New Roman"/>
          <w:sz w:val="24"/>
          <w:szCs w:val="24"/>
          <w:lang w:val="en-US"/>
        </w:rPr>
        <w:t xml:space="preserve">To investigate the light </w:t>
      </w:r>
      <w:r w:rsidR="006F7EE4">
        <w:rPr>
          <w:rFonts w:ascii="Times New Roman" w:eastAsia="Calibri" w:hAnsi="Times New Roman" w:cs="Times New Roman"/>
          <w:sz w:val="24"/>
          <w:szCs w:val="24"/>
          <w:lang w:val="en-US"/>
        </w:rPr>
        <w:t>response of the above parameter</w:t>
      </w:r>
      <w:r w:rsidR="00845DCE" w:rsidRPr="00845DCE">
        <w:rPr>
          <w:rFonts w:ascii="Times New Roman" w:eastAsia="Calibri" w:hAnsi="Times New Roman" w:cs="Times New Roman"/>
          <w:sz w:val="24"/>
          <w:szCs w:val="24"/>
          <w:lang w:val="en-US"/>
        </w:rPr>
        <w:t xml:space="preserve"> statistically,</w:t>
      </w:r>
      <w:r w:rsidR="00EC49E9">
        <w:rPr>
          <w:rFonts w:ascii="Times New Roman" w:eastAsia="Calibri" w:hAnsi="Times New Roman" w:cs="Times New Roman"/>
          <w:sz w:val="24"/>
          <w:szCs w:val="24"/>
          <w:lang w:val="en-US"/>
        </w:rPr>
        <w:t xml:space="preserve"> we picked the </w:t>
      </w:r>
      <w:proofErr w:type="spellStart"/>
      <w:r w:rsidR="00EC49E9">
        <w:rPr>
          <w:rFonts w:ascii="Times New Roman" w:eastAsia="Calibri" w:hAnsi="Times New Roman" w:cs="Times New Roman"/>
          <w:sz w:val="24"/>
          <w:szCs w:val="24"/>
          <w:lang w:val="en-US"/>
        </w:rPr>
        <w:t>rP</w:t>
      </w:r>
      <w:proofErr w:type="spellEnd"/>
      <w:r w:rsidR="00EC49E9">
        <w:rPr>
          <w:rFonts w:ascii="Times New Roman" w:eastAsia="Calibri" w:hAnsi="Times New Roman" w:cs="Times New Roman"/>
          <w:sz w:val="24"/>
          <w:szCs w:val="24"/>
          <w:lang w:val="en-US"/>
        </w:rPr>
        <w:t xml:space="preserve"> value for the closest light intensity to the growth incubators, that is 158 </w:t>
      </w:r>
      <w:r w:rsidR="00EC49E9" w:rsidRPr="00845DCE">
        <w:rPr>
          <w:rFonts w:ascii="Times New Roman" w:eastAsia="Calibri" w:hAnsi="Times New Roman" w:cs="Times New Roman"/>
          <w:sz w:val="24"/>
          <w:szCs w:val="24"/>
          <w:lang w:val="en-US"/>
        </w:rPr>
        <w:t>µmol</w:t>
      </w:r>
      <w:ins w:id="150" w:author="Garcia Carreras, Bernardo" w:date="2017-02-22T10:32:00Z">
        <w:r w:rsidR="003D63DD">
          <w:rPr>
            <w:rFonts w:ascii="Times New Roman" w:hAnsi="Times New Roman" w:cs="Times New Roman"/>
            <w:sz w:val="24"/>
            <w:szCs w:val="24"/>
          </w:rPr>
          <w:t>·</w:t>
        </w:r>
      </w:ins>
      <w:del w:id="151" w:author="Garcia Carreras, Bernardo" w:date="2017-02-22T10:32:00Z">
        <w:r w:rsidR="00EC49E9" w:rsidRPr="00845DCE" w:rsidDel="003D63DD">
          <w:rPr>
            <w:rFonts w:ascii="Times New Roman" w:eastAsia="Calibri" w:hAnsi="Times New Roman" w:cs="Times New Roman"/>
            <w:sz w:val="24"/>
            <w:szCs w:val="24"/>
            <w:lang w:val="en-US"/>
          </w:rPr>
          <w:delText xml:space="preserve"> </w:delText>
        </w:r>
      </w:del>
      <w:r w:rsidR="00EC49E9" w:rsidRPr="00845DCE">
        <w:rPr>
          <w:rFonts w:ascii="Times New Roman" w:eastAsia="Calibri" w:hAnsi="Times New Roman" w:cs="Times New Roman"/>
          <w:sz w:val="24"/>
          <w:szCs w:val="24"/>
          <w:lang w:val="en-US"/>
        </w:rPr>
        <w:t>m</w:t>
      </w:r>
      <w:r w:rsidR="00EC49E9" w:rsidRPr="00845DCE">
        <w:rPr>
          <w:rFonts w:ascii="Times New Roman" w:eastAsia="Calibri" w:hAnsi="Times New Roman" w:cs="Times New Roman"/>
          <w:sz w:val="24"/>
          <w:szCs w:val="24"/>
          <w:vertAlign w:val="superscript"/>
          <w:lang w:val="en-US"/>
        </w:rPr>
        <w:t>-2</w:t>
      </w:r>
      <w:ins w:id="152" w:author="Garcia Carreras, Bernardo" w:date="2017-02-22T10:32:00Z">
        <w:r w:rsidR="003D63DD">
          <w:rPr>
            <w:rFonts w:ascii="Times New Roman" w:hAnsi="Times New Roman" w:cs="Times New Roman"/>
            <w:sz w:val="24"/>
            <w:szCs w:val="24"/>
          </w:rPr>
          <w:t>·</w:t>
        </w:r>
      </w:ins>
      <w:del w:id="153" w:author="Garcia Carreras, Bernardo" w:date="2017-02-22T10:32:00Z">
        <w:r w:rsidR="00EC49E9" w:rsidRPr="00845DCE" w:rsidDel="003D63DD">
          <w:rPr>
            <w:rFonts w:ascii="Times New Roman" w:eastAsia="Calibri" w:hAnsi="Times New Roman" w:cs="Times New Roman"/>
            <w:sz w:val="24"/>
            <w:szCs w:val="24"/>
            <w:lang w:val="en-US"/>
          </w:rPr>
          <w:delText xml:space="preserve"> </w:delText>
        </w:r>
      </w:del>
      <w:r w:rsidR="00EC49E9" w:rsidRPr="00845DCE">
        <w:rPr>
          <w:rFonts w:ascii="Times New Roman" w:eastAsia="Calibri" w:hAnsi="Times New Roman" w:cs="Times New Roman"/>
          <w:sz w:val="24"/>
          <w:szCs w:val="24"/>
          <w:lang w:val="en-US"/>
        </w:rPr>
        <w:t>s</w:t>
      </w:r>
      <w:r w:rsidR="00EC49E9" w:rsidRPr="00845DCE">
        <w:rPr>
          <w:rFonts w:ascii="Times New Roman" w:eastAsia="Calibri" w:hAnsi="Times New Roman" w:cs="Times New Roman"/>
          <w:sz w:val="24"/>
          <w:szCs w:val="24"/>
          <w:vertAlign w:val="superscript"/>
          <w:lang w:val="en-US"/>
        </w:rPr>
        <w:t>-1</w:t>
      </w:r>
      <w:r w:rsidR="00EC49E9" w:rsidRPr="00845DCE">
        <w:rPr>
          <w:rFonts w:ascii="Times New Roman" w:eastAsia="Calibri" w:hAnsi="Times New Roman" w:cs="Times New Roman"/>
          <w:sz w:val="24"/>
          <w:szCs w:val="24"/>
          <w:lang w:val="en-US"/>
        </w:rPr>
        <w:t xml:space="preserve">. </w:t>
      </w:r>
    </w:p>
    <w:p w:rsidR="00756992" w:rsidRDefault="00E95B53">
      <w:pPr>
        <w:pStyle w:val="Heading2"/>
        <w:spacing w:line="240" w:lineRule="auto"/>
      </w:pPr>
      <w:r w:rsidRPr="00D4078D">
        <w:t>Species competition</w:t>
      </w:r>
    </w:p>
    <w:p w:rsidR="00756992" w:rsidRDefault="00E95B53">
      <w:pPr>
        <w:spacing w:line="240" w:lineRule="auto"/>
        <w:jc w:val="both"/>
        <w:rPr>
          <w:rFonts w:ascii="Times New Roman" w:hAnsi="Times New Roman" w:cs="Times New Roman"/>
          <w:sz w:val="24"/>
          <w:szCs w:val="24"/>
        </w:rPr>
      </w:pPr>
      <w:r w:rsidRPr="00E95B53">
        <w:rPr>
          <w:rFonts w:ascii="Times New Roman" w:hAnsi="Times New Roman" w:cs="Times New Roman"/>
          <w:sz w:val="24"/>
          <w:szCs w:val="24"/>
        </w:rPr>
        <w:t xml:space="preserve">To test whether temperature and nutrient availability influenced species competition, we competed each of the 6 species </w:t>
      </w:r>
      <w:proofErr w:type="spellStart"/>
      <w:r w:rsidRPr="00E95B53">
        <w:rPr>
          <w:rFonts w:ascii="Times New Roman" w:hAnsi="Times New Roman" w:cs="Times New Roman"/>
          <w:sz w:val="24"/>
          <w:szCs w:val="24"/>
        </w:rPr>
        <w:t>pairwise</w:t>
      </w:r>
      <w:proofErr w:type="spellEnd"/>
      <w:r>
        <w:rPr>
          <w:rFonts w:ascii="Times New Roman" w:hAnsi="Times New Roman" w:cs="Times New Roman"/>
          <w:sz w:val="24"/>
          <w:szCs w:val="24"/>
        </w:rPr>
        <w:t xml:space="preserve"> (15 pairs) </w:t>
      </w:r>
      <w:r w:rsidRPr="00E95B53">
        <w:rPr>
          <w:rFonts w:ascii="Times New Roman" w:hAnsi="Times New Roman" w:cs="Times New Roman"/>
          <w:sz w:val="24"/>
          <w:szCs w:val="24"/>
        </w:rPr>
        <w:t>at two temperatures (15 and 25°C), in two phosphate concentrations (</w:t>
      </w:r>
      <w:ins w:id="154" w:author="Garcia Carreras, Bernardo" w:date="2017-02-22T10:39:00Z">
        <w:r w:rsidR="00B9548E">
          <w:rPr>
            <w:rFonts w:ascii="Times New Roman" w:hAnsi="Times New Roman" w:cs="Times New Roman"/>
            <w:sz w:val="24"/>
            <w:szCs w:val="24"/>
          </w:rPr>
          <w:t xml:space="preserve">a </w:t>
        </w:r>
      </w:ins>
      <w:r w:rsidRPr="00E95B53">
        <w:rPr>
          <w:rFonts w:ascii="Times New Roman" w:hAnsi="Times New Roman" w:cs="Times New Roman"/>
          <w:sz w:val="24"/>
          <w:szCs w:val="24"/>
        </w:rPr>
        <w:t>saturated concentration, 30 µmol</w:t>
      </w:r>
      <w:ins w:id="155" w:author="Garcia Carreras, Bernardo" w:date="2017-02-22T10:36:00Z">
        <w:r w:rsidR="00AA08A7">
          <w:rPr>
            <w:rFonts w:ascii="Times New Roman" w:hAnsi="Times New Roman" w:cs="Times New Roman"/>
            <w:sz w:val="24"/>
            <w:szCs w:val="24"/>
          </w:rPr>
          <w:t>·</w:t>
        </w:r>
      </w:ins>
      <w:del w:id="156" w:author="Garcia Carreras, Bernardo" w:date="2017-02-22T10:36:00Z">
        <w:r w:rsidRPr="00E95B53" w:rsidDel="00AA08A7">
          <w:rPr>
            <w:rFonts w:ascii="Times New Roman" w:hAnsi="Times New Roman" w:cs="Times New Roman"/>
            <w:sz w:val="24"/>
            <w:szCs w:val="24"/>
          </w:rPr>
          <w:delText>.</w:delText>
        </w:r>
      </w:del>
      <w:r w:rsidRPr="00E95B53">
        <w:rPr>
          <w:rFonts w:ascii="Times New Roman" w:hAnsi="Times New Roman" w:cs="Times New Roman"/>
          <w:sz w:val="24"/>
          <w:szCs w:val="24"/>
        </w:rPr>
        <w:t>L</w:t>
      </w:r>
      <w:r w:rsidRPr="00E95B53">
        <w:rPr>
          <w:rFonts w:ascii="Times New Roman" w:hAnsi="Times New Roman" w:cs="Times New Roman"/>
          <w:sz w:val="24"/>
          <w:szCs w:val="24"/>
          <w:vertAlign w:val="superscript"/>
        </w:rPr>
        <w:t>-1</w:t>
      </w:r>
      <w:r w:rsidRPr="00E95B53">
        <w:rPr>
          <w:rFonts w:ascii="Times New Roman" w:hAnsi="Times New Roman" w:cs="Times New Roman"/>
          <w:sz w:val="24"/>
          <w:szCs w:val="24"/>
        </w:rPr>
        <w:t xml:space="preserve">, and </w:t>
      </w:r>
      <w:ins w:id="157" w:author="Garcia Carreras, Bernardo" w:date="2017-02-22T10:39:00Z">
        <w:r w:rsidR="00B9548E">
          <w:rPr>
            <w:rFonts w:ascii="Times New Roman" w:hAnsi="Times New Roman" w:cs="Times New Roman"/>
            <w:sz w:val="24"/>
            <w:szCs w:val="24"/>
          </w:rPr>
          <w:t xml:space="preserve">an </w:t>
        </w:r>
      </w:ins>
      <w:r w:rsidRPr="00E95B53">
        <w:rPr>
          <w:rFonts w:ascii="Times New Roman" w:hAnsi="Times New Roman" w:cs="Times New Roman"/>
          <w:sz w:val="24"/>
          <w:szCs w:val="24"/>
        </w:rPr>
        <w:t xml:space="preserve">unsaturated concentration </w:t>
      </w:r>
      <w:ins w:id="158" w:author="Garcia Carreras, Bernardo" w:date="2017-02-22T10:39:00Z">
        <w:r w:rsidR="00B9548E">
          <w:rPr>
            <w:rFonts w:ascii="Times New Roman" w:hAnsi="Times New Roman" w:cs="Times New Roman"/>
            <w:sz w:val="24"/>
            <w:szCs w:val="24"/>
          </w:rPr>
          <w:t xml:space="preserve">of </w:t>
        </w:r>
      </w:ins>
      <w:r w:rsidRPr="00E95B53">
        <w:rPr>
          <w:rFonts w:ascii="Times New Roman" w:hAnsi="Times New Roman" w:cs="Times New Roman"/>
          <w:sz w:val="24"/>
          <w:szCs w:val="24"/>
        </w:rPr>
        <w:t>1 µmol</w:t>
      </w:r>
      <w:ins w:id="159" w:author="Garcia Carreras, Bernardo" w:date="2017-02-22T10:34:00Z">
        <w:r w:rsidR="0005387E">
          <w:rPr>
            <w:rFonts w:ascii="Times New Roman" w:hAnsi="Times New Roman" w:cs="Times New Roman"/>
            <w:sz w:val="24"/>
            <w:szCs w:val="24"/>
          </w:rPr>
          <w:t>·</w:t>
        </w:r>
      </w:ins>
      <w:del w:id="160" w:author="Garcia Carreras, Bernardo" w:date="2017-02-22T10:34:00Z">
        <w:r w:rsidRPr="00E95B53" w:rsidDel="0005387E">
          <w:rPr>
            <w:rFonts w:ascii="Times New Roman" w:hAnsi="Times New Roman" w:cs="Times New Roman"/>
            <w:sz w:val="24"/>
            <w:szCs w:val="24"/>
          </w:rPr>
          <w:delText>.</w:delText>
        </w:r>
      </w:del>
      <w:r w:rsidRPr="00E95B53">
        <w:rPr>
          <w:rFonts w:ascii="Times New Roman" w:hAnsi="Times New Roman" w:cs="Times New Roman"/>
          <w:sz w:val="24"/>
          <w:szCs w:val="24"/>
        </w:rPr>
        <w:t>L</w:t>
      </w:r>
      <w:r w:rsidRPr="00E95B53">
        <w:rPr>
          <w:rFonts w:ascii="Times New Roman" w:hAnsi="Times New Roman" w:cs="Times New Roman"/>
          <w:sz w:val="24"/>
          <w:szCs w:val="24"/>
          <w:vertAlign w:val="superscript"/>
        </w:rPr>
        <w:t>-1</w:t>
      </w:r>
      <w:r w:rsidRPr="00E95B53">
        <w:rPr>
          <w:rFonts w:ascii="Times New Roman" w:hAnsi="Times New Roman" w:cs="Times New Roman"/>
          <w:sz w:val="24"/>
          <w:szCs w:val="24"/>
        </w:rPr>
        <w:t>, chosen f</w:t>
      </w:r>
      <w:r w:rsidR="009444EB">
        <w:rPr>
          <w:rFonts w:ascii="Times New Roman" w:hAnsi="Times New Roman" w:cs="Times New Roman"/>
          <w:sz w:val="24"/>
          <w:szCs w:val="24"/>
        </w:rPr>
        <w:t>rom the Monod curves, see Fig</w:t>
      </w:r>
      <w:ins w:id="161" w:author="Garcia Carreras, Bernardo" w:date="2017-02-22T10:34:00Z">
        <w:r w:rsidR="0005387E">
          <w:rPr>
            <w:rFonts w:ascii="Times New Roman" w:hAnsi="Times New Roman" w:cs="Times New Roman"/>
            <w:sz w:val="24"/>
            <w:szCs w:val="24"/>
          </w:rPr>
          <w:t>.</w:t>
        </w:r>
      </w:ins>
      <w:r w:rsidR="009444EB">
        <w:rPr>
          <w:rFonts w:ascii="Times New Roman" w:hAnsi="Times New Roman" w:cs="Times New Roman"/>
          <w:sz w:val="24"/>
          <w:szCs w:val="24"/>
        </w:rPr>
        <w:t xml:space="preserve"> 1</w:t>
      </w:r>
      <w:r w:rsidR="009375BA">
        <w:rPr>
          <w:rFonts w:ascii="Times New Roman" w:hAnsi="Times New Roman" w:cs="Times New Roman"/>
          <w:sz w:val="24"/>
          <w:szCs w:val="24"/>
        </w:rPr>
        <w:t>, Fig</w:t>
      </w:r>
      <w:ins w:id="162" w:author="Garcia Carreras, Bernardo" w:date="2017-02-22T10:34:00Z">
        <w:r w:rsidR="0005387E">
          <w:rPr>
            <w:rFonts w:ascii="Times New Roman" w:hAnsi="Times New Roman" w:cs="Times New Roman"/>
            <w:sz w:val="24"/>
            <w:szCs w:val="24"/>
          </w:rPr>
          <w:t>.</w:t>
        </w:r>
      </w:ins>
      <w:r w:rsidR="009375BA">
        <w:rPr>
          <w:rFonts w:ascii="Times New Roman" w:hAnsi="Times New Roman" w:cs="Times New Roman"/>
          <w:sz w:val="24"/>
          <w:szCs w:val="24"/>
        </w:rPr>
        <w:t xml:space="preserve"> S1</w:t>
      </w:r>
      <w:r w:rsidRPr="00E95B53">
        <w:rPr>
          <w:rFonts w:ascii="Times New Roman" w:hAnsi="Times New Roman" w:cs="Times New Roman"/>
          <w:sz w:val="24"/>
          <w:szCs w:val="24"/>
        </w:rPr>
        <w:t>).</w:t>
      </w:r>
      <w:r>
        <w:rPr>
          <w:rFonts w:ascii="Times New Roman" w:hAnsi="Times New Roman" w:cs="Times New Roman"/>
          <w:sz w:val="24"/>
          <w:szCs w:val="24"/>
        </w:rPr>
        <w:t xml:space="preserve"> At the same time, we also grew the 6 species in isolation at the two temperature and nutrient levels. These isolation trials were done at two</w:t>
      </w:r>
      <w:r w:rsidR="00446060">
        <w:rPr>
          <w:rFonts w:ascii="Times New Roman" w:hAnsi="Times New Roman" w:cs="Times New Roman"/>
          <w:sz w:val="24"/>
          <w:szCs w:val="24"/>
        </w:rPr>
        <w:t xml:space="preserve"> starting densities, either 100</w:t>
      </w:r>
      <w:r>
        <w:rPr>
          <w:rFonts w:ascii="Times New Roman" w:hAnsi="Times New Roman" w:cs="Times New Roman"/>
          <w:sz w:val="24"/>
          <w:szCs w:val="24"/>
        </w:rPr>
        <w:t xml:space="preserve"> cells/</w:t>
      </w:r>
      <w:proofErr w:type="spellStart"/>
      <w:del w:id="163" w:author="Garcia Carreras, Bernardo" w:date="2017-02-22T10:38:00Z">
        <w:r w:rsidDel="00B9548E">
          <w:rPr>
            <w:rFonts w:ascii="Times New Roman" w:hAnsi="Times New Roman" w:cs="Times New Roman"/>
            <w:sz w:val="24"/>
            <w:szCs w:val="24"/>
          </w:rPr>
          <w:delText>ml</w:delText>
        </w:r>
      </w:del>
      <w:ins w:id="164" w:author="Garcia Carreras, Bernardo" w:date="2017-02-22T10:38:00Z">
        <w:r w:rsidR="00B9548E">
          <w:rPr>
            <w:rFonts w:ascii="Times New Roman" w:hAnsi="Times New Roman" w:cs="Times New Roman"/>
            <w:sz w:val="24"/>
            <w:szCs w:val="24"/>
          </w:rPr>
          <w:t>mL</w:t>
        </w:r>
      </w:ins>
      <w:proofErr w:type="spellEnd"/>
      <w:r>
        <w:rPr>
          <w:rFonts w:ascii="Times New Roman" w:hAnsi="Times New Roman" w:cs="Times New Roman"/>
          <w:sz w:val="24"/>
          <w:szCs w:val="24"/>
        </w:rPr>
        <w:t xml:space="preserve">, which was the same starting density as the </w:t>
      </w:r>
      <w:proofErr w:type="spellStart"/>
      <w:r>
        <w:rPr>
          <w:rFonts w:ascii="Times New Roman" w:hAnsi="Times New Roman" w:cs="Times New Roman"/>
          <w:sz w:val="24"/>
          <w:szCs w:val="24"/>
        </w:rPr>
        <w:t>inoculum</w:t>
      </w:r>
      <w:proofErr w:type="spellEnd"/>
      <w:r>
        <w:rPr>
          <w:rFonts w:ascii="Times New Roman" w:hAnsi="Times New Roman" w:cs="Times New Roman"/>
          <w:sz w:val="24"/>
          <w:szCs w:val="24"/>
        </w:rPr>
        <w:t xml:space="preserve"> of the focal species in the </w:t>
      </w:r>
      <w:proofErr w:type="spellStart"/>
      <w:r>
        <w:rPr>
          <w:rFonts w:ascii="Times New Roman" w:hAnsi="Times New Roman" w:cs="Times New Roman"/>
          <w:sz w:val="24"/>
          <w:szCs w:val="24"/>
        </w:rPr>
        <w:t>pairwise</w:t>
      </w:r>
      <w:proofErr w:type="spellEnd"/>
      <w:r>
        <w:rPr>
          <w:rFonts w:ascii="Times New Roman" w:hAnsi="Times New Roman" w:cs="Times New Roman"/>
          <w:sz w:val="24"/>
          <w:szCs w:val="24"/>
        </w:rPr>
        <w:t xml:space="preserve"> co</w:t>
      </w:r>
      <w:r w:rsidR="00446060">
        <w:rPr>
          <w:rFonts w:ascii="Times New Roman" w:hAnsi="Times New Roman" w:cs="Times New Roman"/>
          <w:sz w:val="24"/>
          <w:szCs w:val="24"/>
        </w:rPr>
        <w:t>mpetition experiment, or at 200</w:t>
      </w:r>
      <w:r>
        <w:rPr>
          <w:rFonts w:ascii="Times New Roman" w:hAnsi="Times New Roman" w:cs="Times New Roman"/>
          <w:sz w:val="24"/>
          <w:szCs w:val="24"/>
        </w:rPr>
        <w:t xml:space="preserve"> cells/</w:t>
      </w:r>
      <w:proofErr w:type="spellStart"/>
      <w:del w:id="165" w:author="Garcia Carreras, Bernardo" w:date="2017-02-22T10:38:00Z">
        <w:r w:rsidDel="00B9548E">
          <w:rPr>
            <w:rFonts w:ascii="Times New Roman" w:hAnsi="Times New Roman" w:cs="Times New Roman"/>
            <w:sz w:val="24"/>
            <w:szCs w:val="24"/>
          </w:rPr>
          <w:delText>ml</w:delText>
        </w:r>
      </w:del>
      <w:ins w:id="166" w:author="Garcia Carreras, Bernardo" w:date="2017-02-22T10:38:00Z">
        <w:r w:rsidR="00B9548E">
          <w:rPr>
            <w:rFonts w:ascii="Times New Roman" w:hAnsi="Times New Roman" w:cs="Times New Roman"/>
            <w:sz w:val="24"/>
            <w:szCs w:val="24"/>
          </w:rPr>
          <w:t>mL</w:t>
        </w:r>
      </w:ins>
      <w:proofErr w:type="spellEnd"/>
      <w:r>
        <w:rPr>
          <w:rFonts w:ascii="Times New Roman" w:hAnsi="Times New Roman" w:cs="Times New Roman"/>
          <w:sz w:val="24"/>
          <w:szCs w:val="24"/>
        </w:rPr>
        <w:t xml:space="preserve">, which corresponded to the total density of cells in the </w:t>
      </w:r>
      <w:proofErr w:type="spellStart"/>
      <w:r>
        <w:rPr>
          <w:rFonts w:ascii="Times New Roman" w:hAnsi="Times New Roman" w:cs="Times New Roman"/>
          <w:sz w:val="24"/>
          <w:szCs w:val="24"/>
        </w:rPr>
        <w:t>pairwise</w:t>
      </w:r>
      <w:proofErr w:type="spellEnd"/>
      <w:r>
        <w:rPr>
          <w:rFonts w:ascii="Times New Roman" w:hAnsi="Times New Roman" w:cs="Times New Roman"/>
          <w:sz w:val="24"/>
          <w:szCs w:val="24"/>
        </w:rPr>
        <w:t xml:space="preserve"> competition experiments (species A + species B). The overall design included 15 pairs of species + </w:t>
      </w:r>
      <w:commentRangeStart w:id="167"/>
      <w:r>
        <w:rPr>
          <w:rFonts w:ascii="Times New Roman" w:hAnsi="Times New Roman" w:cs="Times New Roman"/>
          <w:sz w:val="24"/>
          <w:szCs w:val="24"/>
        </w:rPr>
        <w:t>two times 6 s</w:t>
      </w:r>
      <w:r w:rsidR="009444EB">
        <w:rPr>
          <w:rFonts w:ascii="Times New Roman" w:hAnsi="Times New Roman" w:cs="Times New Roman"/>
          <w:sz w:val="24"/>
          <w:szCs w:val="24"/>
        </w:rPr>
        <w:t>pecies grown in isolation</w:t>
      </w:r>
      <w:commentRangeEnd w:id="167"/>
      <w:r w:rsidR="000902B9">
        <w:rPr>
          <w:rStyle w:val="CommentReference"/>
        </w:rPr>
        <w:commentReference w:id="167"/>
      </w:r>
      <w:r w:rsidR="009444EB">
        <w:rPr>
          <w:rFonts w:ascii="Times New Roman" w:hAnsi="Times New Roman" w:cs="Times New Roman"/>
          <w:sz w:val="24"/>
          <w:szCs w:val="24"/>
        </w:rPr>
        <w:t>, all grown at</w:t>
      </w:r>
      <w:r>
        <w:rPr>
          <w:rFonts w:ascii="Times New Roman" w:hAnsi="Times New Roman" w:cs="Times New Roman"/>
          <w:sz w:val="24"/>
          <w:szCs w:val="24"/>
        </w:rPr>
        <w:t xml:space="preserve"> two temperatures and two </w:t>
      </w:r>
      <w:del w:id="168" w:author="Garcia Carreras, Bernardo" w:date="2017-02-22T10:47:00Z">
        <w:r w:rsidDel="00623E3C">
          <w:rPr>
            <w:rFonts w:ascii="Times New Roman" w:hAnsi="Times New Roman" w:cs="Times New Roman"/>
            <w:sz w:val="24"/>
            <w:szCs w:val="24"/>
          </w:rPr>
          <w:delText>levels of phosphate</w:delText>
        </w:r>
      </w:del>
      <w:ins w:id="169" w:author="Garcia Carreras, Bernardo" w:date="2017-02-22T10:47:00Z">
        <w:r w:rsidR="00623E3C">
          <w:rPr>
            <w:rFonts w:ascii="Times New Roman" w:hAnsi="Times New Roman" w:cs="Times New Roman"/>
            <w:sz w:val="24"/>
            <w:szCs w:val="24"/>
          </w:rPr>
          <w:t>phosphate concentrations</w:t>
        </w:r>
      </w:ins>
      <w:r>
        <w:rPr>
          <w:rFonts w:ascii="Times New Roman" w:hAnsi="Times New Roman" w:cs="Times New Roman"/>
          <w:sz w:val="24"/>
          <w:szCs w:val="24"/>
        </w:rPr>
        <w:t xml:space="preserve">, and replicated 6 times, for a total of </w:t>
      </w:r>
      <w:commentRangeStart w:id="170"/>
      <w:r>
        <w:rPr>
          <w:rFonts w:ascii="Times New Roman" w:hAnsi="Times New Roman" w:cs="Times New Roman"/>
          <w:sz w:val="24"/>
          <w:szCs w:val="24"/>
        </w:rPr>
        <w:t>576 samples</w:t>
      </w:r>
      <w:commentRangeEnd w:id="170"/>
      <w:r w:rsidR="00623E3C">
        <w:rPr>
          <w:rStyle w:val="CommentReference"/>
        </w:rPr>
        <w:commentReference w:id="170"/>
      </w:r>
      <w:r>
        <w:rPr>
          <w:rFonts w:ascii="Times New Roman" w:hAnsi="Times New Roman" w:cs="Times New Roman"/>
          <w:sz w:val="24"/>
          <w:szCs w:val="24"/>
        </w:rPr>
        <w:t xml:space="preserve">. The competition experiment was done in </w:t>
      </w:r>
      <w:commentRangeStart w:id="171"/>
      <w:r>
        <w:rPr>
          <w:rFonts w:ascii="Times New Roman" w:hAnsi="Times New Roman" w:cs="Times New Roman"/>
          <w:sz w:val="24"/>
          <w:szCs w:val="24"/>
        </w:rPr>
        <w:t xml:space="preserve">twenty-four 24 </w:t>
      </w:r>
      <w:commentRangeEnd w:id="171"/>
      <w:r w:rsidR="00623E3C">
        <w:rPr>
          <w:rStyle w:val="CommentReference"/>
        </w:rPr>
        <w:commentReference w:id="171"/>
      </w:r>
      <w:r>
        <w:rPr>
          <w:rFonts w:ascii="Times New Roman" w:hAnsi="Times New Roman" w:cs="Times New Roman"/>
          <w:sz w:val="24"/>
          <w:szCs w:val="24"/>
        </w:rPr>
        <w:t xml:space="preserve">well plates filled with 2 </w:t>
      </w:r>
      <w:del w:id="172" w:author="Garcia Carreras, Bernardo" w:date="2017-02-22T10:49:00Z">
        <w:r w:rsidDel="00623E3C">
          <w:rPr>
            <w:rFonts w:ascii="Times New Roman" w:hAnsi="Times New Roman" w:cs="Times New Roman"/>
            <w:sz w:val="24"/>
            <w:szCs w:val="24"/>
          </w:rPr>
          <w:delText xml:space="preserve">ml </w:delText>
        </w:r>
      </w:del>
      <w:proofErr w:type="spellStart"/>
      <w:ins w:id="173" w:author="Garcia Carreras, Bernardo" w:date="2017-02-22T10:49:00Z">
        <w:r w:rsidR="00623E3C">
          <w:rPr>
            <w:rFonts w:ascii="Times New Roman" w:hAnsi="Times New Roman" w:cs="Times New Roman"/>
            <w:sz w:val="24"/>
            <w:szCs w:val="24"/>
          </w:rPr>
          <w:t>mL</w:t>
        </w:r>
        <w:proofErr w:type="spellEnd"/>
        <w:r w:rsidR="00623E3C">
          <w:rPr>
            <w:rFonts w:ascii="Times New Roman" w:hAnsi="Times New Roman" w:cs="Times New Roman"/>
            <w:sz w:val="24"/>
            <w:szCs w:val="24"/>
          </w:rPr>
          <w:t xml:space="preserve"> </w:t>
        </w:r>
      </w:ins>
      <w:r>
        <w:rPr>
          <w:rFonts w:ascii="Times New Roman" w:hAnsi="Times New Roman" w:cs="Times New Roman"/>
          <w:sz w:val="24"/>
          <w:szCs w:val="24"/>
        </w:rPr>
        <w:t>of either low-P or high-P sterile COMBO medium, and inoculated with 100</w:t>
      </w:r>
      <w:r w:rsidR="00446060">
        <w:rPr>
          <w:rFonts w:ascii="Times New Roman" w:hAnsi="Times New Roman" w:cs="Times New Roman"/>
          <w:sz w:val="24"/>
          <w:szCs w:val="24"/>
        </w:rPr>
        <w:t xml:space="preserve"> or 200</w:t>
      </w:r>
      <w:r>
        <w:rPr>
          <w:rFonts w:ascii="Times New Roman" w:hAnsi="Times New Roman" w:cs="Times New Roman"/>
          <w:sz w:val="24"/>
          <w:szCs w:val="24"/>
        </w:rPr>
        <w:t xml:space="preserve"> </w:t>
      </w:r>
      <w:proofErr w:type="spellStart"/>
      <w:r>
        <w:rPr>
          <w:rFonts w:ascii="Times New Roman" w:hAnsi="Times New Roman" w:cs="Times New Roman"/>
          <w:sz w:val="24"/>
          <w:szCs w:val="24"/>
        </w:rPr>
        <w:t>cells</w:t>
      </w:r>
      <w:ins w:id="174" w:author="Garcia Carreras, Bernardo" w:date="2017-02-22T10:49:00Z">
        <w:r w:rsidR="004D13DB">
          <w:rPr>
            <w:rFonts w:ascii="Times New Roman" w:hAnsi="Times New Roman" w:cs="Times New Roman"/>
            <w:sz w:val="24"/>
            <w:szCs w:val="24"/>
          </w:rPr>
          <w:t>·</w:t>
        </w:r>
      </w:ins>
      <w:del w:id="175" w:author="Garcia Carreras, Bernardo" w:date="2017-02-22T10:49:00Z">
        <w:r w:rsidDel="004D13DB">
          <w:rPr>
            <w:rFonts w:ascii="Times New Roman" w:hAnsi="Times New Roman" w:cs="Times New Roman"/>
            <w:sz w:val="24"/>
            <w:szCs w:val="24"/>
          </w:rPr>
          <w:delText xml:space="preserve">/ml </w:delText>
        </w:r>
      </w:del>
      <w:ins w:id="176" w:author="Garcia Carreras, Bernardo" w:date="2017-02-22T10:49:00Z">
        <w:r w:rsidR="004D13DB">
          <w:rPr>
            <w:rFonts w:ascii="Times New Roman" w:hAnsi="Times New Roman" w:cs="Times New Roman"/>
            <w:sz w:val="24"/>
            <w:szCs w:val="24"/>
          </w:rPr>
          <w:t>mL</w:t>
        </w:r>
        <w:proofErr w:type="spellEnd"/>
        <w:r w:rsidR="004D13DB">
          <w:rPr>
            <w:rFonts w:ascii="Times New Roman" w:hAnsi="Times New Roman" w:cs="Times New Roman"/>
            <w:sz w:val="24"/>
            <w:szCs w:val="24"/>
          </w:rPr>
          <w:t xml:space="preserve"> </w:t>
        </w:r>
      </w:ins>
      <w:r>
        <w:rPr>
          <w:rFonts w:ascii="Times New Roman" w:hAnsi="Times New Roman" w:cs="Times New Roman"/>
          <w:sz w:val="24"/>
          <w:szCs w:val="24"/>
        </w:rPr>
        <w:t>of each species</w:t>
      </w:r>
      <w:r w:rsidR="00B135ED" w:rsidRPr="00B135ED">
        <w:rPr>
          <w:rFonts w:ascii="Times New Roman" w:hAnsi="Times New Roman" w:cs="Times New Roman"/>
          <w:sz w:val="24"/>
          <w:szCs w:val="24"/>
        </w:rPr>
        <w:t xml:space="preserve">, </w:t>
      </w:r>
      <w:r w:rsidR="0011634C">
        <w:rPr>
          <w:rFonts w:ascii="Times New Roman" w:hAnsi="Times New Roman" w:cs="Times New Roman"/>
          <w:sz w:val="24"/>
          <w:szCs w:val="24"/>
        </w:rPr>
        <w:t xml:space="preserve">always </w:t>
      </w:r>
      <w:r w:rsidR="00B135ED">
        <w:rPr>
          <w:rFonts w:ascii="Times New Roman" w:hAnsi="Times New Roman" w:cs="Times New Roman"/>
          <w:sz w:val="24"/>
          <w:szCs w:val="24"/>
        </w:rPr>
        <w:t>ensuring</w:t>
      </w:r>
      <w:r w:rsidR="00B135ED" w:rsidRPr="00B135ED">
        <w:rPr>
          <w:rFonts w:ascii="Times New Roman" w:hAnsi="Times New Roman" w:cs="Times New Roman"/>
          <w:sz w:val="24"/>
          <w:szCs w:val="24"/>
        </w:rPr>
        <w:t xml:space="preserve"> that the increase in phosphate concentration due to the </w:t>
      </w:r>
      <w:proofErr w:type="spellStart"/>
      <w:r w:rsidR="00B135ED" w:rsidRPr="00B135ED">
        <w:rPr>
          <w:rFonts w:ascii="Times New Roman" w:hAnsi="Times New Roman" w:cs="Times New Roman"/>
          <w:sz w:val="24"/>
          <w:szCs w:val="24"/>
        </w:rPr>
        <w:t>inoculum</w:t>
      </w:r>
      <w:proofErr w:type="spellEnd"/>
      <w:r w:rsidR="00B135ED" w:rsidRPr="00B135ED">
        <w:rPr>
          <w:rFonts w:ascii="Times New Roman" w:hAnsi="Times New Roman" w:cs="Times New Roman"/>
          <w:sz w:val="24"/>
          <w:szCs w:val="24"/>
        </w:rPr>
        <w:t xml:space="preserve"> was minimal.</w:t>
      </w:r>
      <w:r>
        <w:rPr>
          <w:rFonts w:ascii="Times New Roman" w:hAnsi="Times New Roman" w:cs="Times New Roman"/>
          <w:sz w:val="24"/>
          <w:szCs w:val="24"/>
        </w:rPr>
        <w:t xml:space="preserve"> The position of the pairs of species and isolates was randomised within the plates, however given the large number of samples and to minimise ex</w:t>
      </w:r>
      <w:r w:rsidR="009444EB">
        <w:rPr>
          <w:rFonts w:ascii="Times New Roman" w:hAnsi="Times New Roman" w:cs="Times New Roman"/>
          <w:sz w:val="24"/>
          <w:szCs w:val="24"/>
        </w:rPr>
        <w:t>perimenter error, we separated low-P from high-P</w:t>
      </w:r>
      <w:r>
        <w:rPr>
          <w:rFonts w:ascii="Times New Roman" w:hAnsi="Times New Roman" w:cs="Times New Roman"/>
          <w:sz w:val="24"/>
          <w:szCs w:val="24"/>
        </w:rPr>
        <w:t xml:space="preserve"> plates.</w:t>
      </w:r>
      <w:r w:rsidR="005520D6">
        <w:rPr>
          <w:rFonts w:ascii="Times New Roman" w:hAnsi="Times New Roman" w:cs="Times New Roman"/>
          <w:sz w:val="24"/>
          <w:szCs w:val="24"/>
        </w:rPr>
        <w:t xml:space="preserve"> Plates were covered with </w:t>
      </w:r>
      <w:proofErr w:type="spellStart"/>
      <w:r w:rsidR="005520D6">
        <w:rPr>
          <w:rFonts w:ascii="Times New Roman" w:hAnsi="Times New Roman" w:cs="Times New Roman"/>
          <w:sz w:val="24"/>
          <w:szCs w:val="24"/>
        </w:rPr>
        <w:t>AeraSeal</w:t>
      </w:r>
      <w:proofErr w:type="spellEnd"/>
      <w:r w:rsidR="005520D6">
        <w:rPr>
          <w:rFonts w:ascii="Times New Roman" w:hAnsi="Times New Roman" w:cs="Times New Roman"/>
          <w:sz w:val="24"/>
          <w:szCs w:val="24"/>
        </w:rPr>
        <w:t xml:space="preserve"> breathable membrane, minimising evaporation and contamination but allowing air exchange. Plates were thus placed in two Percival incubators at 15 or 25</w:t>
      </w:r>
      <w:ins w:id="177" w:author="Garcia Carreras, Bernardo" w:date="2017-02-22T10:50:00Z">
        <w:r w:rsidR="004D13DB" w:rsidRPr="00E95B53">
          <w:rPr>
            <w:rFonts w:ascii="Times New Roman" w:hAnsi="Times New Roman" w:cs="Times New Roman"/>
            <w:sz w:val="24"/>
            <w:szCs w:val="24"/>
          </w:rPr>
          <w:t>°C</w:t>
        </w:r>
      </w:ins>
      <w:del w:id="178" w:author="Garcia Carreras, Bernardo" w:date="2017-02-22T10:50:00Z">
        <w:r w:rsidR="005520D6" w:rsidDel="004D13DB">
          <w:rPr>
            <w:rFonts w:ascii="Times New Roman" w:hAnsi="Times New Roman" w:cs="Times New Roman"/>
            <w:sz w:val="24"/>
            <w:szCs w:val="24"/>
          </w:rPr>
          <w:delText xml:space="preserve"> degrees</w:delText>
        </w:r>
      </w:del>
      <w:r w:rsidR="005520D6">
        <w:rPr>
          <w:rFonts w:ascii="Times New Roman" w:hAnsi="Times New Roman" w:cs="Times New Roman"/>
          <w:sz w:val="24"/>
          <w:szCs w:val="24"/>
        </w:rPr>
        <w:t xml:space="preserve">, </w:t>
      </w:r>
      <w:r w:rsidR="005520D6" w:rsidRPr="00D46E49">
        <w:rPr>
          <w:rFonts w:ascii="Times New Roman" w:hAnsi="Times New Roman" w:cs="Times New Roman"/>
          <w:sz w:val="24"/>
          <w:szCs w:val="24"/>
        </w:rPr>
        <w:t xml:space="preserve">on a </w:t>
      </w:r>
      <w:r w:rsidR="005520D6" w:rsidRPr="00D46E49">
        <w:rPr>
          <w:rFonts w:ascii="Times New Roman" w:hAnsi="Times New Roman" w:cs="Times New Roman"/>
          <w:sz w:val="24"/>
          <w:szCs w:val="24"/>
        </w:rPr>
        <w:lastRenderedPageBreak/>
        <w:t>12:12 light-dark cycle and with a light intensity of 90 µmol</w:t>
      </w:r>
      <w:ins w:id="179" w:author="Garcia Carreras, Bernardo" w:date="2017-02-22T10:50:00Z">
        <w:r w:rsidR="004D13DB">
          <w:rPr>
            <w:rFonts w:ascii="Times New Roman" w:hAnsi="Times New Roman" w:cs="Times New Roman"/>
            <w:sz w:val="24"/>
            <w:szCs w:val="24"/>
          </w:rPr>
          <w:t>·</w:t>
        </w:r>
      </w:ins>
      <w:del w:id="180" w:author="Garcia Carreras, Bernardo" w:date="2017-02-22T10:50:00Z">
        <w:r w:rsidR="000544DD" w:rsidDel="004D13DB">
          <w:rPr>
            <w:rFonts w:ascii="Times New Roman" w:hAnsi="Times New Roman" w:cs="Times New Roman"/>
            <w:sz w:val="24"/>
            <w:szCs w:val="24"/>
          </w:rPr>
          <w:delText>.</w:delText>
        </w:r>
      </w:del>
      <w:r w:rsidR="005520D6" w:rsidRPr="00D46E49">
        <w:rPr>
          <w:rFonts w:ascii="Times New Roman" w:hAnsi="Times New Roman" w:cs="Times New Roman"/>
          <w:sz w:val="24"/>
          <w:szCs w:val="24"/>
        </w:rPr>
        <w:t>m</w:t>
      </w:r>
      <w:r w:rsidR="005520D6" w:rsidRPr="00D46E49">
        <w:rPr>
          <w:rFonts w:ascii="Times New Roman" w:hAnsi="Times New Roman" w:cs="Times New Roman"/>
          <w:sz w:val="24"/>
          <w:szCs w:val="24"/>
          <w:vertAlign w:val="superscript"/>
        </w:rPr>
        <w:t>-2</w:t>
      </w:r>
      <w:ins w:id="181" w:author="Garcia Carreras, Bernardo" w:date="2017-02-22T10:50:00Z">
        <w:r w:rsidR="004D13DB">
          <w:rPr>
            <w:rFonts w:ascii="Times New Roman" w:hAnsi="Times New Roman" w:cs="Times New Roman"/>
            <w:sz w:val="24"/>
            <w:szCs w:val="24"/>
          </w:rPr>
          <w:t>·</w:t>
        </w:r>
      </w:ins>
      <w:del w:id="182" w:author="Garcia Carreras, Bernardo" w:date="2017-02-22T10:50:00Z">
        <w:r w:rsidR="000544DD" w:rsidDel="004D13DB">
          <w:rPr>
            <w:rFonts w:ascii="Times New Roman" w:hAnsi="Times New Roman" w:cs="Times New Roman"/>
            <w:sz w:val="24"/>
            <w:szCs w:val="24"/>
          </w:rPr>
          <w:delText>.</w:delText>
        </w:r>
      </w:del>
      <w:r w:rsidR="005520D6" w:rsidRPr="00D46E49">
        <w:rPr>
          <w:rFonts w:ascii="Times New Roman" w:hAnsi="Times New Roman" w:cs="Times New Roman"/>
          <w:sz w:val="24"/>
          <w:szCs w:val="24"/>
        </w:rPr>
        <w:t>s</w:t>
      </w:r>
      <w:r w:rsidR="005520D6" w:rsidRPr="00D46E49">
        <w:rPr>
          <w:rFonts w:ascii="Times New Roman" w:hAnsi="Times New Roman" w:cs="Times New Roman"/>
          <w:sz w:val="24"/>
          <w:szCs w:val="24"/>
          <w:vertAlign w:val="superscript"/>
        </w:rPr>
        <w:t>-1</w:t>
      </w:r>
      <w:r w:rsidR="005520D6" w:rsidRPr="00D46E49">
        <w:rPr>
          <w:rFonts w:ascii="Times New Roman" w:hAnsi="Times New Roman" w:cs="Times New Roman"/>
          <w:sz w:val="24"/>
          <w:szCs w:val="24"/>
        </w:rPr>
        <w:t xml:space="preserve"> (range: 70-110). Every day, </w:t>
      </w:r>
      <w:r w:rsidR="005520D6">
        <w:rPr>
          <w:rFonts w:ascii="Times New Roman" w:hAnsi="Times New Roman" w:cs="Times New Roman"/>
          <w:sz w:val="24"/>
          <w:szCs w:val="24"/>
        </w:rPr>
        <w:t xml:space="preserve">plates </w:t>
      </w:r>
      <w:r w:rsidR="005520D6" w:rsidRPr="00D46E49">
        <w:rPr>
          <w:rFonts w:ascii="Times New Roman" w:hAnsi="Times New Roman" w:cs="Times New Roman"/>
          <w:sz w:val="24"/>
          <w:szCs w:val="24"/>
        </w:rPr>
        <w:t xml:space="preserve">were shaken and their position inside of the incubators was randomly changed. </w:t>
      </w:r>
      <w:r w:rsidR="00295254">
        <w:rPr>
          <w:rFonts w:ascii="Times New Roman" w:hAnsi="Times New Roman" w:cs="Times New Roman"/>
          <w:sz w:val="24"/>
          <w:szCs w:val="24"/>
        </w:rPr>
        <w:t xml:space="preserve">On </w:t>
      </w:r>
      <w:r w:rsidR="005520D6">
        <w:rPr>
          <w:rFonts w:ascii="Times New Roman" w:hAnsi="Times New Roman" w:cs="Times New Roman"/>
          <w:sz w:val="24"/>
          <w:szCs w:val="24"/>
        </w:rPr>
        <w:t xml:space="preserve">day </w:t>
      </w:r>
      <w:r w:rsidR="00295254" w:rsidRPr="00295254">
        <w:rPr>
          <w:rFonts w:ascii="Times New Roman" w:hAnsi="Times New Roman" w:cs="Times New Roman"/>
          <w:sz w:val="24"/>
          <w:szCs w:val="24"/>
          <w:highlight w:val="yellow"/>
        </w:rPr>
        <w:t>14</w:t>
      </w:r>
      <w:r w:rsidR="005520D6">
        <w:rPr>
          <w:rFonts w:ascii="Times New Roman" w:hAnsi="Times New Roman" w:cs="Times New Roman"/>
          <w:sz w:val="24"/>
          <w:szCs w:val="24"/>
        </w:rPr>
        <w:t xml:space="preserve"> of the experiment</w:t>
      </w:r>
      <w:r w:rsidR="005520D6" w:rsidRPr="00D46E49">
        <w:rPr>
          <w:rFonts w:ascii="Times New Roman" w:hAnsi="Times New Roman" w:cs="Times New Roman"/>
          <w:sz w:val="24"/>
          <w:szCs w:val="24"/>
        </w:rPr>
        <w:t xml:space="preserve">, 200 </w:t>
      </w:r>
      <w:del w:id="183" w:author="Garcia Carreras, Bernardo" w:date="2017-02-22T10:50:00Z">
        <w:r w:rsidR="005520D6" w:rsidRPr="00D46E49" w:rsidDel="004D13DB">
          <w:rPr>
            <w:rFonts w:ascii="Times New Roman" w:hAnsi="Times New Roman" w:cs="Times New Roman"/>
            <w:sz w:val="24"/>
            <w:szCs w:val="24"/>
          </w:rPr>
          <w:delText xml:space="preserve">µl </w:delText>
        </w:r>
      </w:del>
      <w:ins w:id="184" w:author="Garcia Carreras, Bernardo" w:date="2017-02-22T10:50:00Z">
        <w:r w:rsidR="004D13DB" w:rsidRPr="00D46E49">
          <w:rPr>
            <w:rFonts w:ascii="Times New Roman" w:hAnsi="Times New Roman" w:cs="Times New Roman"/>
            <w:sz w:val="24"/>
            <w:szCs w:val="24"/>
          </w:rPr>
          <w:t>µ</w:t>
        </w:r>
        <w:r w:rsidR="004D13DB">
          <w:rPr>
            <w:rFonts w:ascii="Times New Roman" w:hAnsi="Times New Roman" w:cs="Times New Roman"/>
            <w:sz w:val="24"/>
            <w:szCs w:val="24"/>
          </w:rPr>
          <w:t>L</w:t>
        </w:r>
        <w:r w:rsidR="004D13DB" w:rsidRPr="00D46E49">
          <w:rPr>
            <w:rFonts w:ascii="Times New Roman" w:hAnsi="Times New Roman" w:cs="Times New Roman"/>
            <w:sz w:val="24"/>
            <w:szCs w:val="24"/>
          </w:rPr>
          <w:t xml:space="preserve"> </w:t>
        </w:r>
      </w:ins>
      <w:r w:rsidR="005520D6" w:rsidRPr="00D46E49">
        <w:rPr>
          <w:rFonts w:ascii="Times New Roman" w:hAnsi="Times New Roman" w:cs="Times New Roman"/>
          <w:sz w:val="24"/>
          <w:szCs w:val="24"/>
        </w:rPr>
        <w:t>of each sample was taken on a 96 well plate</w:t>
      </w:r>
      <w:r w:rsidR="00796B25">
        <w:rPr>
          <w:rFonts w:ascii="Times New Roman" w:hAnsi="Times New Roman" w:cs="Times New Roman"/>
          <w:sz w:val="24"/>
          <w:szCs w:val="24"/>
        </w:rPr>
        <w:t xml:space="preserve"> and preserved in the same way as described above</w:t>
      </w:r>
      <w:r w:rsidR="005520D6" w:rsidRPr="00D46E49">
        <w:rPr>
          <w:rFonts w:ascii="Times New Roman" w:hAnsi="Times New Roman" w:cs="Times New Roman"/>
          <w:sz w:val="24"/>
          <w:szCs w:val="24"/>
        </w:rPr>
        <w:t>.</w:t>
      </w:r>
      <w:r w:rsidR="00EB31F2">
        <w:rPr>
          <w:rFonts w:ascii="Times New Roman" w:hAnsi="Times New Roman" w:cs="Times New Roman"/>
          <w:sz w:val="24"/>
          <w:szCs w:val="24"/>
        </w:rPr>
        <w:t xml:space="preserve"> </w:t>
      </w:r>
      <w:r w:rsidR="005520D6" w:rsidRPr="00D46E49">
        <w:rPr>
          <w:rFonts w:ascii="Times New Roman" w:hAnsi="Times New Roman" w:cs="Times New Roman"/>
          <w:sz w:val="24"/>
          <w:szCs w:val="24"/>
        </w:rPr>
        <w:t xml:space="preserve">Cell density in each sample was determined by flow </w:t>
      </w:r>
      <w:proofErr w:type="spellStart"/>
      <w:r w:rsidR="005520D6" w:rsidRPr="00D46E49">
        <w:rPr>
          <w:rFonts w:ascii="Times New Roman" w:hAnsi="Times New Roman" w:cs="Times New Roman"/>
          <w:sz w:val="24"/>
          <w:szCs w:val="24"/>
        </w:rPr>
        <w:t>cytometry</w:t>
      </w:r>
      <w:proofErr w:type="spellEnd"/>
      <w:r w:rsidR="005520D6" w:rsidRPr="00D46E49">
        <w:rPr>
          <w:rFonts w:ascii="Times New Roman" w:hAnsi="Times New Roman" w:cs="Times New Roman"/>
          <w:sz w:val="24"/>
          <w:szCs w:val="24"/>
        </w:rPr>
        <w:t xml:space="preserve"> (BD </w:t>
      </w:r>
      <w:proofErr w:type="spellStart"/>
      <w:r w:rsidR="005520D6" w:rsidRPr="00D46E49">
        <w:rPr>
          <w:rFonts w:ascii="Times New Roman" w:hAnsi="Times New Roman" w:cs="Times New Roman"/>
          <w:sz w:val="24"/>
          <w:szCs w:val="24"/>
        </w:rPr>
        <w:t>Accuri</w:t>
      </w:r>
      <w:proofErr w:type="spellEnd"/>
      <w:r w:rsidR="005520D6" w:rsidRPr="00D46E49">
        <w:rPr>
          <w:rFonts w:ascii="Times New Roman" w:hAnsi="Times New Roman" w:cs="Times New Roman"/>
          <w:sz w:val="24"/>
          <w:szCs w:val="24"/>
        </w:rPr>
        <w:t xml:space="preserve"> C6). </w:t>
      </w:r>
      <w:r w:rsidR="00796B25">
        <w:rPr>
          <w:rFonts w:ascii="Times New Roman" w:hAnsi="Times New Roman" w:cs="Times New Roman"/>
          <w:sz w:val="24"/>
          <w:szCs w:val="24"/>
        </w:rPr>
        <w:t>P</w:t>
      </w:r>
      <w:r w:rsidR="005520D6" w:rsidRPr="00D46E49">
        <w:rPr>
          <w:rFonts w:ascii="Times New Roman" w:hAnsi="Times New Roman" w:cs="Times New Roman"/>
          <w:sz w:val="24"/>
          <w:szCs w:val="24"/>
        </w:rPr>
        <w:t>lates</w:t>
      </w:r>
      <w:r w:rsidR="00796B25">
        <w:rPr>
          <w:rFonts w:ascii="Times New Roman" w:hAnsi="Times New Roman" w:cs="Times New Roman"/>
          <w:sz w:val="24"/>
          <w:szCs w:val="24"/>
        </w:rPr>
        <w:t xml:space="preserve"> previously thawed at 38°C were</w:t>
      </w:r>
      <w:r w:rsidR="005520D6" w:rsidRPr="00D46E49">
        <w:rPr>
          <w:rFonts w:ascii="Times New Roman" w:hAnsi="Times New Roman" w:cs="Times New Roman"/>
          <w:sz w:val="24"/>
          <w:szCs w:val="24"/>
        </w:rPr>
        <w:t xml:space="preserve"> r</w:t>
      </w:r>
      <w:r w:rsidR="002724C6">
        <w:rPr>
          <w:rFonts w:ascii="Times New Roman" w:hAnsi="Times New Roman" w:cs="Times New Roman"/>
          <w:sz w:val="24"/>
          <w:szCs w:val="24"/>
        </w:rPr>
        <w:t xml:space="preserve">un on the flow </w:t>
      </w:r>
      <w:proofErr w:type="spellStart"/>
      <w:r w:rsidR="002724C6">
        <w:rPr>
          <w:rFonts w:ascii="Times New Roman" w:hAnsi="Times New Roman" w:cs="Times New Roman"/>
          <w:sz w:val="24"/>
          <w:szCs w:val="24"/>
        </w:rPr>
        <w:t>cytometer</w:t>
      </w:r>
      <w:proofErr w:type="spellEnd"/>
      <w:r w:rsidR="002724C6">
        <w:rPr>
          <w:rFonts w:ascii="Times New Roman" w:hAnsi="Times New Roman" w:cs="Times New Roman"/>
          <w:sz w:val="24"/>
          <w:szCs w:val="24"/>
        </w:rPr>
        <w:t xml:space="preserve"> on slow</w:t>
      </w:r>
      <w:r w:rsidR="00631CC1">
        <w:rPr>
          <w:rFonts w:ascii="Times New Roman" w:hAnsi="Times New Roman" w:cs="Times New Roman"/>
          <w:sz w:val="24"/>
          <w:szCs w:val="24"/>
        </w:rPr>
        <w:t xml:space="preserve"> flux (14 </w:t>
      </w:r>
      <w:del w:id="185" w:author="Garcia Carreras, Bernardo" w:date="2017-02-22T10:50:00Z">
        <w:r w:rsidR="00631CC1" w:rsidRPr="00D46E49" w:rsidDel="004D13DB">
          <w:rPr>
            <w:rFonts w:ascii="Times New Roman" w:hAnsi="Times New Roman" w:cs="Times New Roman"/>
            <w:sz w:val="24"/>
            <w:szCs w:val="24"/>
          </w:rPr>
          <w:delText>µ</w:delText>
        </w:r>
        <w:r w:rsidR="00631CC1" w:rsidDel="004D13DB">
          <w:rPr>
            <w:rFonts w:ascii="Times New Roman" w:hAnsi="Times New Roman" w:cs="Times New Roman"/>
            <w:sz w:val="24"/>
            <w:szCs w:val="24"/>
          </w:rPr>
          <w:delText>l</w:delText>
        </w:r>
      </w:del>
      <w:ins w:id="186" w:author="Garcia Carreras, Bernardo" w:date="2017-02-22T10:50:00Z">
        <w:r w:rsidR="004D13DB" w:rsidRPr="00D46E49">
          <w:rPr>
            <w:rFonts w:ascii="Times New Roman" w:hAnsi="Times New Roman" w:cs="Times New Roman"/>
            <w:sz w:val="24"/>
            <w:szCs w:val="24"/>
          </w:rPr>
          <w:t>µ</w:t>
        </w:r>
        <w:proofErr w:type="spellStart"/>
        <w:r w:rsidR="004D13DB">
          <w:rPr>
            <w:rFonts w:ascii="Times New Roman" w:hAnsi="Times New Roman" w:cs="Times New Roman"/>
            <w:sz w:val="24"/>
            <w:szCs w:val="24"/>
          </w:rPr>
          <w:t>L</w:t>
        </w:r>
      </w:ins>
      <w:ins w:id="187" w:author="Garcia Carreras, Bernardo" w:date="2017-02-22T10:51:00Z">
        <w:r w:rsidR="004D13DB">
          <w:rPr>
            <w:rFonts w:ascii="Times New Roman" w:hAnsi="Times New Roman" w:cs="Times New Roman"/>
            <w:sz w:val="24"/>
            <w:szCs w:val="24"/>
          </w:rPr>
          <w:t>·</w:t>
        </w:r>
      </w:ins>
      <w:del w:id="188" w:author="Garcia Carreras, Bernardo" w:date="2017-02-22T10:51:00Z">
        <w:r w:rsidR="00631CC1" w:rsidDel="004D13DB">
          <w:rPr>
            <w:rFonts w:ascii="Times New Roman" w:hAnsi="Times New Roman" w:cs="Times New Roman"/>
            <w:sz w:val="24"/>
            <w:szCs w:val="24"/>
          </w:rPr>
          <w:delText>/</w:delText>
        </w:r>
      </w:del>
      <w:r w:rsidR="00631CC1">
        <w:rPr>
          <w:rFonts w:ascii="Times New Roman" w:hAnsi="Times New Roman" w:cs="Times New Roman"/>
          <w:sz w:val="24"/>
          <w:szCs w:val="24"/>
        </w:rPr>
        <w:t>min</w:t>
      </w:r>
      <w:proofErr w:type="spellEnd"/>
      <w:r w:rsidR="00631CC1">
        <w:rPr>
          <w:rFonts w:ascii="Times New Roman" w:hAnsi="Times New Roman" w:cs="Times New Roman"/>
          <w:sz w:val="24"/>
          <w:szCs w:val="24"/>
        </w:rPr>
        <w:t>)</w:t>
      </w:r>
      <w:r w:rsidR="00B25971">
        <w:rPr>
          <w:rFonts w:ascii="Times New Roman" w:hAnsi="Times New Roman" w:cs="Times New Roman"/>
          <w:sz w:val="24"/>
          <w:szCs w:val="24"/>
        </w:rPr>
        <w:t>, counting</w:t>
      </w:r>
      <w:r w:rsidR="002724C6">
        <w:rPr>
          <w:rFonts w:ascii="Times New Roman" w:hAnsi="Times New Roman" w:cs="Times New Roman"/>
          <w:sz w:val="24"/>
          <w:szCs w:val="24"/>
        </w:rPr>
        <w:t xml:space="preserve"> 20</w:t>
      </w:r>
      <w:r w:rsidR="005520D6" w:rsidRPr="00D46E49">
        <w:rPr>
          <w:rFonts w:ascii="Times New Roman" w:hAnsi="Times New Roman" w:cs="Times New Roman"/>
          <w:sz w:val="24"/>
          <w:szCs w:val="24"/>
        </w:rPr>
        <w:t xml:space="preserve"> </w:t>
      </w:r>
      <w:del w:id="189" w:author="Garcia Carreras, Bernardo" w:date="2017-02-22T10:51:00Z">
        <w:r w:rsidR="005520D6" w:rsidRPr="00D46E49" w:rsidDel="004D13DB">
          <w:rPr>
            <w:rFonts w:ascii="Times New Roman" w:hAnsi="Times New Roman" w:cs="Times New Roman"/>
            <w:sz w:val="24"/>
            <w:szCs w:val="24"/>
          </w:rPr>
          <w:delText xml:space="preserve">µl </w:delText>
        </w:r>
      </w:del>
      <w:ins w:id="190" w:author="Garcia Carreras, Bernardo" w:date="2017-02-22T10:51:00Z">
        <w:r w:rsidR="004D13DB" w:rsidRPr="00D46E49">
          <w:rPr>
            <w:rFonts w:ascii="Times New Roman" w:hAnsi="Times New Roman" w:cs="Times New Roman"/>
            <w:sz w:val="24"/>
            <w:szCs w:val="24"/>
          </w:rPr>
          <w:t>µ</w:t>
        </w:r>
        <w:r w:rsidR="004D13DB">
          <w:rPr>
            <w:rFonts w:ascii="Times New Roman" w:hAnsi="Times New Roman" w:cs="Times New Roman"/>
            <w:sz w:val="24"/>
            <w:szCs w:val="24"/>
          </w:rPr>
          <w:t>L</w:t>
        </w:r>
        <w:r w:rsidR="004D13DB" w:rsidRPr="00D46E49">
          <w:rPr>
            <w:rFonts w:ascii="Times New Roman" w:hAnsi="Times New Roman" w:cs="Times New Roman"/>
            <w:sz w:val="24"/>
            <w:szCs w:val="24"/>
          </w:rPr>
          <w:t xml:space="preserve"> </w:t>
        </w:r>
      </w:ins>
      <w:r w:rsidR="005520D6" w:rsidRPr="00D46E49">
        <w:rPr>
          <w:rFonts w:ascii="Times New Roman" w:hAnsi="Times New Roman" w:cs="Times New Roman"/>
          <w:sz w:val="24"/>
          <w:szCs w:val="24"/>
        </w:rPr>
        <w:t>of ea</w:t>
      </w:r>
      <w:r w:rsidR="002724C6">
        <w:rPr>
          <w:rFonts w:ascii="Times New Roman" w:hAnsi="Times New Roman" w:cs="Times New Roman"/>
          <w:sz w:val="24"/>
          <w:szCs w:val="24"/>
        </w:rPr>
        <w:t xml:space="preserve">ch sample. </w:t>
      </w:r>
      <w:r w:rsidR="008A6893">
        <w:rPr>
          <w:rFonts w:ascii="Times New Roman" w:hAnsi="Times New Roman" w:cs="Times New Roman"/>
          <w:sz w:val="24"/>
          <w:szCs w:val="24"/>
        </w:rPr>
        <w:t>A clean was run</w:t>
      </w:r>
      <w:r w:rsidR="002724C6">
        <w:rPr>
          <w:rFonts w:ascii="Times New Roman" w:hAnsi="Times New Roman" w:cs="Times New Roman"/>
          <w:sz w:val="24"/>
          <w:szCs w:val="24"/>
        </w:rPr>
        <w:t xml:space="preserve"> after each sample</w:t>
      </w:r>
      <w:r w:rsidR="005520D6" w:rsidRPr="00D46E49">
        <w:rPr>
          <w:rFonts w:ascii="Times New Roman" w:hAnsi="Times New Roman" w:cs="Times New Roman"/>
          <w:sz w:val="24"/>
          <w:szCs w:val="24"/>
        </w:rPr>
        <w:t xml:space="preserve"> allowing avoiding contamination</w:t>
      </w:r>
      <w:r w:rsidR="002724C6">
        <w:rPr>
          <w:rFonts w:ascii="Times New Roman" w:hAnsi="Times New Roman" w:cs="Times New Roman"/>
          <w:sz w:val="24"/>
          <w:szCs w:val="24"/>
        </w:rPr>
        <w:t xml:space="preserve"> of measurements between samples</w:t>
      </w:r>
      <w:r w:rsidR="005520D6" w:rsidRPr="00D46E49">
        <w:rPr>
          <w:rFonts w:ascii="Times New Roman" w:hAnsi="Times New Roman" w:cs="Times New Roman"/>
          <w:sz w:val="24"/>
          <w:szCs w:val="24"/>
        </w:rPr>
        <w:t>.</w:t>
      </w:r>
    </w:p>
    <w:p w:rsidR="00756992" w:rsidRDefault="008B66A9">
      <w:pPr>
        <w:pStyle w:val="Heading2"/>
        <w:spacing w:line="240" w:lineRule="auto"/>
      </w:pPr>
      <w:del w:id="191" w:author="Samraat" w:date="2017-03-16T09:17:00Z">
        <w:r w:rsidRPr="003375E9" w:rsidDel="00E56D39">
          <w:delText>Statistics</w:delText>
        </w:r>
      </w:del>
      <w:ins w:id="192" w:author="Samraat" w:date="2017-03-16T09:17:00Z">
        <w:r w:rsidR="00E56D39">
          <w:t>Data analyses</w:t>
        </w:r>
      </w:ins>
    </w:p>
    <w:p w:rsidR="00756992" w:rsidRDefault="00CA504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All statistical analyses were </w:t>
      </w:r>
      <w:del w:id="193" w:author="Garcia Carreras, Bernardo" w:date="2017-02-22T10:51:00Z">
        <w:r w:rsidDel="004D13DB">
          <w:rPr>
            <w:rFonts w:ascii="Times New Roman" w:hAnsi="Times New Roman" w:cs="Times New Roman"/>
            <w:sz w:val="24"/>
            <w:szCs w:val="24"/>
          </w:rPr>
          <w:delText xml:space="preserve">made </w:delText>
        </w:r>
      </w:del>
      <w:ins w:id="194" w:author="Garcia Carreras, Bernardo" w:date="2017-02-22T10:51:00Z">
        <w:r w:rsidR="004D13DB">
          <w:rPr>
            <w:rFonts w:ascii="Times New Roman" w:hAnsi="Times New Roman" w:cs="Times New Roman"/>
            <w:sz w:val="24"/>
            <w:szCs w:val="24"/>
          </w:rPr>
          <w:t xml:space="preserve">undertaken </w:t>
        </w:r>
      </w:ins>
      <w:r>
        <w:rPr>
          <w:rFonts w:ascii="Times New Roman" w:hAnsi="Times New Roman" w:cs="Times New Roman"/>
          <w:sz w:val="24"/>
          <w:szCs w:val="24"/>
        </w:rPr>
        <w:t>using R v3.3.2</w:t>
      </w:r>
      <w:ins w:id="195" w:author="Garcia Carreras, Bernardo" w:date="2017-02-22T12:12:00Z">
        <w:r w:rsidR="0028080F">
          <w:rPr>
            <w:rFonts w:ascii="Times New Roman" w:hAnsi="Times New Roman" w:cs="Times New Roman"/>
            <w:sz w:val="24"/>
            <w:szCs w:val="24"/>
          </w:rPr>
          <w:t xml:space="preserve"> (</w:t>
        </w:r>
        <w:r w:rsidR="0028080F" w:rsidRPr="00380C56">
          <w:rPr>
            <w:rFonts w:ascii="Times New Roman" w:hAnsi="Times New Roman" w:cs="Times New Roman"/>
            <w:sz w:val="24"/>
          </w:rPr>
          <w:t>R Core Team 2014</w:t>
        </w:r>
        <w:r w:rsidR="0028080F">
          <w:rPr>
            <w:rFonts w:ascii="Times New Roman" w:hAnsi="Times New Roman" w:cs="Times New Roman"/>
            <w:sz w:val="24"/>
          </w:rPr>
          <w:t>)</w:t>
        </w:r>
      </w:ins>
      <w:r>
        <w:rPr>
          <w:rFonts w:ascii="Times New Roman" w:hAnsi="Times New Roman" w:cs="Times New Roman"/>
          <w:sz w:val="24"/>
          <w:szCs w:val="24"/>
        </w:rPr>
        <w:t>.</w:t>
      </w:r>
    </w:p>
    <w:p w:rsidR="00756992" w:rsidRDefault="00CA5044">
      <w:pPr>
        <w:spacing w:line="240" w:lineRule="auto"/>
        <w:jc w:val="both"/>
        <w:rPr>
          <w:rFonts w:ascii="Times New Roman" w:hAnsi="Times New Roman" w:cs="Times New Roman"/>
          <w:b/>
          <w:i/>
          <w:sz w:val="24"/>
          <w:szCs w:val="24"/>
        </w:rPr>
      </w:pPr>
      <w:r w:rsidRPr="00CA5044">
        <w:rPr>
          <w:rFonts w:ascii="Times New Roman" w:hAnsi="Times New Roman" w:cs="Times New Roman"/>
          <w:b/>
          <w:i/>
          <w:sz w:val="24"/>
          <w:szCs w:val="24"/>
        </w:rPr>
        <w:t>Growth curve analyses</w:t>
      </w:r>
    </w:p>
    <w:p w:rsidR="00756992" w:rsidRDefault="00CA5044">
      <w:pPr>
        <w:spacing w:line="240" w:lineRule="auto"/>
        <w:jc w:val="both"/>
        <w:rPr>
          <w:ins w:id="196" w:author="Garcia Carreras, Bernardo" w:date="2017-02-22T10:52:00Z"/>
          <w:rFonts w:ascii="Times New Roman" w:hAnsi="Times New Roman" w:cs="Times New Roman"/>
          <w:sz w:val="24"/>
          <w:szCs w:val="24"/>
        </w:rPr>
      </w:pPr>
      <w:r w:rsidRPr="00D46E49">
        <w:rPr>
          <w:rFonts w:ascii="Times New Roman" w:hAnsi="Times New Roman" w:cs="Times New Roman"/>
          <w:sz w:val="24"/>
          <w:szCs w:val="24"/>
        </w:rPr>
        <w:t xml:space="preserve">Specific growth rate for each sample was calculated with the Buchanan three-phase linear growth model </w:t>
      </w:r>
      <w:r w:rsidR="00AB5751" w:rsidRPr="00D46E49">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{"citationID":"iia9d5Gt","properties":{"formattedCitation":"(Buchanan, Whiting &amp; Damert 1997)","plainCitation":"(Buchanan, Whiting &amp; Damert 1997)"},"citationItems":[{"id":6308,"uris":["http://zotero.org/users/718951/items/AA6NQU3Z"],"uri":["http://zotero.org/users/718951/items/AA6NQU3Z"],"itemData":{"id":6308,"type":"article-journal","title":"When is simple good enough: a comparison of the Gompertz, Baranyi, and three-phase linear models for fitting bacterial growth curves","container-title":"Food Microbiology","page":"313-326","volume":"14","issue":"4","source":"ScienceDirect","abstract":"The use of primary mathematical models with curve fitting software is dramatically changing quantitative food microbiology. The two most widely used primary growth models are the Baranyi and Gompertz models. A three-phase linear model was developed to determine how well growth curves could be described using a simpler model. The model divides bacterial growth curves into three phases: the lag and stationary phases where the specific growth rate is zero (gm=0), and the exponential phase where the logarithm of the bacterial population increases linearly with time (gm=constant). The model has four parameters: No(Log8of initial population density), NMAX(Log8of final population density), tLAG(time when lag phase ends), and tMAX(time when exponential phase ends). A comparison of the linear model was made against the Baranyi and Gompertz models, using established growth data forEscherichia coli0157:H7. The growth curves predicted by the three models showed good agreement. The linear model was more ‘robust' than the others, especially when experimental data were minimal. The physiological assumptions underlying the linear model are discussed, with particular emphasis on assuring that the model is consistent with bacterial behavior both as individual cells and as populations. It is proposed that the transitional behavior of bacteria at the end of the lag phase can be explained on the basis of biological variability.","DOI":"10.1006/fmic.1997.0125","ISSN":"0740-0020","shortTitle":"When is simple good enough","journalAbbreviation":"Food Microbiology","author":[{"family":"Buchanan","given":"R. L"},{"family":"Whiting","given":"R. C"},{"family":"Damert","given":"W. C"}],"issued":{"date-parts":[["1997",8]]}}}],"schema":"https://github.com/citation-style-language/schema/raw/master/csl-citation.json"} </w:instrText>
      </w:r>
      <w:r w:rsidR="00AB5751" w:rsidRPr="00D46E49">
        <w:rPr>
          <w:rFonts w:ascii="Times New Roman" w:hAnsi="Times New Roman" w:cs="Times New Roman"/>
          <w:sz w:val="24"/>
          <w:szCs w:val="24"/>
        </w:rPr>
        <w:fldChar w:fldCharType="separate"/>
      </w:r>
      <w:r w:rsidRPr="00380C56">
        <w:rPr>
          <w:rFonts w:ascii="Times New Roman" w:hAnsi="Times New Roman" w:cs="Times New Roman"/>
          <w:sz w:val="24"/>
        </w:rPr>
        <w:t>(Buchanan, Whiting &amp; Damert 1997)</w:t>
      </w:r>
      <w:r w:rsidR="00AB5751" w:rsidRPr="00D46E49">
        <w:rPr>
          <w:rFonts w:ascii="Times New Roman" w:hAnsi="Times New Roman" w:cs="Times New Roman"/>
          <w:sz w:val="24"/>
          <w:szCs w:val="24"/>
        </w:rPr>
        <w:fldChar w:fldCharType="end"/>
      </w:r>
      <w:r w:rsidRPr="00D46E49">
        <w:rPr>
          <w:rFonts w:ascii="Times New Roman" w:hAnsi="Times New Roman" w:cs="Times New Roman"/>
          <w:sz w:val="24"/>
          <w:szCs w:val="24"/>
        </w:rPr>
        <w:t xml:space="preserve"> using non-linear least squares regression. Log</w:t>
      </w:r>
      <w:r w:rsidRPr="000C2B8B">
        <w:rPr>
          <w:rFonts w:ascii="Times New Roman" w:hAnsi="Times New Roman" w:cs="Times New Roman"/>
          <w:sz w:val="24"/>
          <w:szCs w:val="24"/>
          <w:vertAlign w:val="subscript"/>
        </w:rPr>
        <w:t>10</w:t>
      </w:r>
      <w:r w:rsidRPr="00D46E49">
        <w:rPr>
          <w:rFonts w:ascii="Times New Roman" w:hAnsi="Times New Roman" w:cs="Times New Roman"/>
          <w:sz w:val="24"/>
          <w:szCs w:val="24"/>
        </w:rPr>
        <w:t xml:space="preserve"> cell counts</w:t>
      </w:r>
      <w:r>
        <w:rPr>
          <w:rFonts w:ascii="Times New Roman" w:hAnsi="Times New Roman" w:cs="Times New Roman"/>
          <w:sz w:val="24"/>
          <w:szCs w:val="24"/>
        </w:rPr>
        <w:t xml:space="preserve"> per </w:t>
      </w:r>
      <w:del w:id="197" w:author="Garcia Carreras, Bernardo" w:date="2017-02-22T10:51:00Z">
        <w:r w:rsidDel="005D1294">
          <w:rPr>
            <w:rFonts w:ascii="Times New Roman" w:hAnsi="Times New Roman" w:cs="Times New Roman"/>
            <w:sz w:val="24"/>
            <w:szCs w:val="24"/>
          </w:rPr>
          <w:delText xml:space="preserve">ml </w:delText>
        </w:r>
      </w:del>
      <w:proofErr w:type="spellStart"/>
      <w:ins w:id="198" w:author="Garcia Carreras, Bernardo" w:date="2017-02-22T10:51:00Z">
        <w:r w:rsidR="005D1294">
          <w:rPr>
            <w:rFonts w:ascii="Times New Roman" w:hAnsi="Times New Roman" w:cs="Times New Roman"/>
            <w:sz w:val="24"/>
            <w:szCs w:val="24"/>
          </w:rPr>
          <w:t>mL</w:t>
        </w:r>
        <w:proofErr w:type="spellEnd"/>
        <w:r w:rsidR="005D1294">
          <w:rPr>
            <w:rFonts w:ascii="Times New Roman" w:hAnsi="Times New Roman" w:cs="Times New Roman"/>
            <w:sz w:val="24"/>
            <w:szCs w:val="24"/>
          </w:rPr>
          <w:t xml:space="preserve"> </w:t>
        </w:r>
      </w:ins>
      <w:r>
        <w:rPr>
          <w:rFonts w:ascii="Times New Roman" w:hAnsi="Times New Roman" w:cs="Times New Roman"/>
          <w:sz w:val="24"/>
          <w:szCs w:val="24"/>
        </w:rPr>
        <w:t>were</w:t>
      </w:r>
      <w:r w:rsidRPr="00D46E49">
        <w:rPr>
          <w:rFonts w:ascii="Times New Roman" w:hAnsi="Times New Roman" w:cs="Times New Roman"/>
          <w:sz w:val="24"/>
          <w:szCs w:val="24"/>
        </w:rPr>
        <w:t xml:space="preserve"> fitted to the Buchanan three-phase growth curve model using the Buchanan growth rate equation</w:t>
      </w:r>
    </w:p>
    <w:p w:rsidR="00756992" w:rsidRDefault="00AB5751">
      <w:pPr>
        <w:spacing w:line="240" w:lineRule="auto"/>
        <w:jc w:val="both"/>
        <w:rPr>
          <w:ins w:id="199" w:author="Garcia Carreras, Bernardo" w:date="2017-02-22T10:52:00Z"/>
          <w:rFonts w:ascii="Times New Roman" w:hAnsi="Times New Roman" w:cs="Times New Roman"/>
          <w:sz w:val="24"/>
          <w:szCs w:val="24"/>
        </w:rPr>
      </w:pPr>
      <m:oMathPara>
        <m:oMathParaPr>
          <m:jc m:val="left"/>
        </m:oMathParaPr>
        <m:oMath>
          <m:sSub>
            <m:sSubPr>
              <m:ctrlPr>
                <w:ins w:id="200" w:author="Garcia Carreras, Bernardo" w:date="2017-02-22T10:52:00Z">
                  <w:rPr>
                    <w:rFonts w:ascii="Cambria Math" w:hAnsi="Cambria Math" w:cs="Times New Roman"/>
                    <w:i/>
                    <w:sz w:val="24"/>
                    <w:szCs w:val="24"/>
                  </w:rPr>
                </w:ins>
              </m:ctrlPr>
            </m:sSubPr>
            <m:e>
              <w:ins w:id="201" w:author="Garcia Carreras, Bernardo" w:date="2017-02-22T10:52:00Z">
                <m:r>
                  <w:rPr>
                    <w:rFonts w:ascii="Cambria Math" w:hAnsi="Cambria Math" w:cs="Times New Roman"/>
                    <w:sz w:val="24"/>
                    <w:szCs w:val="24"/>
                  </w:rPr>
                  <m:t>N</m:t>
                </m:r>
              </w:ins>
            </m:e>
            <m:sub>
              <w:ins w:id="202" w:author="Garcia Carreras, Bernardo" w:date="2017-02-22T10:52:00Z">
                <m:r>
                  <w:rPr>
                    <w:rFonts w:ascii="Cambria Math" w:hAnsi="Cambria Math" w:cs="Times New Roman"/>
                    <w:sz w:val="24"/>
                    <w:szCs w:val="24"/>
                  </w:rPr>
                  <m:t>t</m:t>
                </m:r>
              </w:ins>
            </m:sub>
          </m:sSub>
          <w:ins w:id="203" w:author="Garcia Carreras, Bernardo" w:date="2017-02-22T10:52:00Z">
            <m:r>
              <w:rPr>
                <w:rFonts w:ascii="Cambria Math" w:hAnsi="Cambria Math" w:cs="Times New Roman"/>
                <w:sz w:val="24"/>
                <w:szCs w:val="24"/>
              </w:rPr>
              <m:t>=</m:t>
            </m:r>
          </w:ins>
          <m:d>
            <m:dPr>
              <m:begChr m:val="{"/>
              <m:endChr m:val=""/>
              <m:ctrlPr>
                <w:ins w:id="204" w:author="Garcia Carreras, Bernardo" w:date="2017-02-22T10:52:00Z">
                  <w:rPr>
                    <w:rFonts w:ascii="Cambria Math" w:hAnsi="Cambria Math" w:cs="Times New Roman"/>
                    <w:i/>
                    <w:sz w:val="24"/>
                    <w:szCs w:val="24"/>
                  </w:rPr>
                </w:ins>
              </m:ctrlPr>
            </m:dPr>
            <m:e>
              <m:eqArr>
                <m:eqArrPr>
                  <m:ctrlPr>
                    <w:ins w:id="205" w:author="Garcia Carreras, Bernardo" w:date="2017-02-22T10:52:00Z">
                      <w:rPr>
                        <w:rFonts w:ascii="Cambria Math" w:hAnsi="Cambria Math" w:cs="Times New Roman"/>
                        <w:i/>
                        <w:sz w:val="24"/>
                        <w:szCs w:val="24"/>
                      </w:rPr>
                    </w:ins>
                  </m:ctrlPr>
                </m:eqArrPr>
                <m:e>
                  <w:ins w:id="206" w:author="Garcia Carreras, Bernardo" w:date="2017-02-22T12:01:00Z">
                    <m:r>
                      <w:rPr>
                        <w:rFonts w:ascii="Cambria Math" w:hAnsi="Cambria Math" w:cs="Times New Roman"/>
                        <w:sz w:val="24"/>
                        <w:szCs w:val="24"/>
                      </w:rPr>
                      <m:t>&amp;</m:t>
                    </m:r>
                  </w:ins>
                  <m:sSub>
                    <m:sSubPr>
                      <m:ctrlPr>
                        <w:ins w:id="207" w:author="Garcia Carreras, Bernardo" w:date="2017-02-22T10:52:00Z">
                          <w:rPr>
                            <w:rFonts w:ascii="Cambria Math" w:hAnsi="Cambria Math" w:cs="Times New Roman"/>
                            <w:i/>
                            <w:sz w:val="24"/>
                            <w:szCs w:val="24"/>
                          </w:rPr>
                        </w:ins>
                      </m:ctrlPr>
                    </m:sSubPr>
                    <m:e>
                      <w:ins w:id="208" w:author="Garcia Carreras, Bernardo" w:date="2017-02-22T10:52:00Z">
                        <m:r>
                          <w:rPr>
                            <w:rFonts w:ascii="Cambria Math" w:hAnsi="Cambria Math" w:cs="Times New Roman"/>
                            <w:sz w:val="24"/>
                            <w:szCs w:val="24"/>
                          </w:rPr>
                          <m:t>N</m:t>
                        </m:r>
                      </w:ins>
                    </m:e>
                    <m:sub>
                      <w:ins w:id="209" w:author="Garcia Carreras, Bernardo" w:date="2017-02-22T10:52:00Z">
                        <m:r>
                          <w:rPr>
                            <w:rFonts w:ascii="Cambria Math" w:hAnsi="Cambria Math" w:cs="Times New Roman"/>
                            <w:sz w:val="24"/>
                            <w:szCs w:val="24"/>
                          </w:rPr>
                          <m:t>0</m:t>
                        </m:r>
                      </w:ins>
                    </m:sub>
                  </m:sSub>
                  <w:ins w:id="210" w:author="Garcia Carreras, Bernardo" w:date="2017-02-22T10:52:00Z">
                    <m:r>
                      <w:rPr>
                        <w:rFonts w:ascii="Cambria Math" w:hAnsi="Cambria Math" w:cs="Times New Roman"/>
                        <w:sz w:val="24"/>
                        <w:szCs w:val="24"/>
                      </w:rPr>
                      <m:t xml:space="preserve"> </m:t>
                    </m:r>
                  </w:ins>
                  <w:ins w:id="211" w:author="Garcia Carreras, Bernardo" w:date="2017-02-22T12:02:00Z">
                    <m:r>
                      <w:rPr>
                        <w:rFonts w:ascii="Cambria Math" w:hAnsi="Cambria Math" w:cs="Times New Roman"/>
                        <w:sz w:val="24"/>
                        <w:szCs w:val="24"/>
                      </w:rPr>
                      <m:t xml:space="preserve">                         </m:t>
                    </m:r>
                  </w:ins>
                  <w:ins w:id="212" w:author="Garcia Carreras, Bernardo" w:date="2017-02-22T10:53:00Z">
                    <m:r>
                      <m:rPr>
                        <m:nor/>
                      </m:rPr>
                      <w:rPr>
                        <w:rFonts w:ascii="Cambria Math" w:hAnsi="Cambria Math" w:cs="Times New Roman"/>
                        <w:sz w:val="24"/>
                        <w:szCs w:val="24"/>
                      </w:rPr>
                      <m:t>for</m:t>
                    </m:r>
                    <m:r>
                      <w:rPr>
                        <w:rFonts w:ascii="Cambria Math" w:hAnsi="Cambria Math" w:cs="Times New Roman"/>
                        <w:sz w:val="24"/>
                        <w:szCs w:val="24"/>
                      </w:rPr>
                      <m:t xml:space="preserve"> t </m:t>
                    </m:r>
                  </w:ins>
                  <w:ins w:id="213" w:author="Garcia Carreras, Bernardo" w:date="2017-02-22T10:54:00Z">
                    <m:r>
                      <w:rPr>
                        <w:rFonts w:ascii="Cambria Math" w:hAnsi="Cambria Math" w:cs="Times New Roman"/>
                        <w:sz w:val="24"/>
                        <w:szCs w:val="24"/>
                      </w:rPr>
                      <m:t>≤</m:t>
                    </m:r>
                  </w:ins>
                  <m:sSub>
                    <m:sSubPr>
                      <m:ctrlPr>
                        <w:ins w:id="214" w:author="Garcia Carreras, Bernardo" w:date="2017-02-22T10:54:00Z">
                          <w:rPr>
                            <w:rFonts w:ascii="Cambria Math" w:hAnsi="Cambria Math" w:cs="Times New Roman"/>
                            <w:i/>
                            <w:sz w:val="24"/>
                            <w:szCs w:val="24"/>
                          </w:rPr>
                        </w:ins>
                      </m:ctrlPr>
                    </m:sSubPr>
                    <m:e>
                      <w:ins w:id="215" w:author="Garcia Carreras, Bernardo" w:date="2017-02-22T10:54:00Z">
                        <m:r>
                          <w:rPr>
                            <w:rFonts w:ascii="Cambria Math" w:hAnsi="Cambria Math" w:cs="Times New Roman"/>
                            <w:sz w:val="24"/>
                            <w:szCs w:val="24"/>
                          </w:rPr>
                          <m:t>t</m:t>
                        </m:r>
                      </w:ins>
                    </m:e>
                    <m:sub>
                      <w:ins w:id="216" w:author="Garcia Carreras, Bernardo" w:date="2017-02-22T10:54:00Z">
                        <m:r>
                          <m:rPr>
                            <m:nor/>
                          </m:rPr>
                          <w:rPr>
                            <w:rFonts w:ascii="Cambria Math" w:hAnsi="Cambria Math" w:cs="Times New Roman"/>
                            <w:sz w:val="24"/>
                            <w:szCs w:val="24"/>
                          </w:rPr>
                          <m:t>lag</m:t>
                        </m:r>
                      </w:ins>
                    </m:sub>
                  </m:sSub>
                  <w:ins w:id="217" w:author="Garcia Carreras, Bernardo" w:date="2017-02-22T12:22:00Z">
                    <m:r>
                      <w:rPr>
                        <w:rFonts w:ascii="Cambria Math" w:hAnsi="Cambria Math" w:cs="Times New Roman"/>
                        <w:sz w:val="24"/>
                        <w:szCs w:val="24"/>
                      </w:rPr>
                      <m:t>,</m:t>
                    </m:r>
                  </w:ins>
                </m:e>
                <m:e>
                  <w:ins w:id="218" w:author="Garcia Carreras, Bernardo" w:date="2017-02-22T12:01:00Z">
                    <m:r>
                      <w:rPr>
                        <w:rFonts w:ascii="Cambria Math" w:hAnsi="Cambria Math" w:cs="Times New Roman"/>
                        <w:sz w:val="24"/>
                        <w:szCs w:val="24"/>
                      </w:rPr>
                      <m:t>&amp;</m:t>
                    </m:r>
                  </w:ins>
                  <m:sSub>
                    <m:sSubPr>
                      <m:ctrlPr>
                        <w:ins w:id="219" w:author="Garcia Carreras, Bernardo" w:date="2017-02-22T10:54:00Z">
                          <w:rPr>
                            <w:rFonts w:ascii="Cambria Math" w:hAnsi="Cambria Math" w:cs="Times New Roman"/>
                            <w:i/>
                            <w:sz w:val="24"/>
                            <w:szCs w:val="24"/>
                          </w:rPr>
                        </w:ins>
                      </m:ctrlPr>
                    </m:sSubPr>
                    <m:e>
                      <w:ins w:id="220" w:author="Garcia Carreras, Bernardo" w:date="2017-02-22T10:54:00Z">
                        <m:r>
                          <w:rPr>
                            <w:rFonts w:ascii="Cambria Math" w:hAnsi="Cambria Math" w:cs="Times New Roman"/>
                            <w:sz w:val="24"/>
                            <w:szCs w:val="24"/>
                          </w:rPr>
                          <m:t>N</m:t>
                        </m:r>
                      </w:ins>
                    </m:e>
                    <m:sub>
                      <w:ins w:id="221" w:author="Garcia Carreras, Bernardo" w:date="2017-02-22T10:54:00Z">
                        <m:r>
                          <w:rPr>
                            <w:rFonts w:ascii="Cambria Math" w:hAnsi="Cambria Math" w:cs="Times New Roman"/>
                            <w:sz w:val="24"/>
                            <w:szCs w:val="24"/>
                          </w:rPr>
                          <m:t>0</m:t>
                        </m:r>
                      </w:ins>
                    </m:sub>
                  </m:sSub>
                  <w:ins w:id="222" w:author="Garcia Carreras, Bernardo" w:date="2017-02-22T10:54:00Z">
                    <m:r>
                      <w:rPr>
                        <w:rFonts w:ascii="Cambria Math" w:hAnsi="Cambria Math" w:cs="Times New Roman"/>
                        <w:sz w:val="24"/>
                        <w:szCs w:val="24"/>
                      </w:rPr>
                      <m:t>+μ</m:t>
                    </m:r>
                  </w:ins>
                  <m:d>
                    <m:dPr>
                      <m:ctrlPr>
                        <w:ins w:id="223" w:author="Garcia Carreras, Bernardo" w:date="2017-02-22T10:54:00Z">
                          <w:rPr>
                            <w:rFonts w:ascii="Cambria Math" w:hAnsi="Cambria Math" w:cs="Times New Roman"/>
                            <w:i/>
                            <w:sz w:val="24"/>
                            <w:szCs w:val="24"/>
                          </w:rPr>
                        </w:ins>
                      </m:ctrlPr>
                    </m:dPr>
                    <m:e>
                      <w:ins w:id="224" w:author="Garcia Carreras, Bernardo" w:date="2017-02-22T10:54:00Z">
                        <m:r>
                          <w:rPr>
                            <w:rFonts w:ascii="Cambria Math" w:hAnsi="Cambria Math" w:cs="Times New Roman"/>
                            <w:sz w:val="24"/>
                            <w:szCs w:val="24"/>
                          </w:rPr>
                          <m:t>t-</m:t>
                        </m:r>
                      </w:ins>
                      <m:sSub>
                        <m:sSubPr>
                          <m:ctrlPr>
                            <w:ins w:id="225" w:author="Garcia Carreras, Bernardo" w:date="2017-02-22T10:54:00Z">
                              <w:rPr>
                                <w:rFonts w:ascii="Cambria Math" w:hAnsi="Cambria Math" w:cs="Times New Roman"/>
                                <w:i/>
                                <w:sz w:val="24"/>
                                <w:szCs w:val="24"/>
                              </w:rPr>
                            </w:ins>
                          </m:ctrlPr>
                        </m:sSubPr>
                        <m:e>
                          <w:ins w:id="226" w:author="Garcia Carreras, Bernardo" w:date="2017-02-22T10:54:00Z">
                            <m:r>
                              <w:rPr>
                                <w:rFonts w:ascii="Cambria Math" w:hAnsi="Cambria Math" w:cs="Times New Roman"/>
                                <w:sz w:val="24"/>
                                <w:szCs w:val="24"/>
                              </w:rPr>
                              <m:t>t</m:t>
                            </m:r>
                          </w:ins>
                        </m:e>
                        <m:sub>
                          <w:ins w:id="227" w:author="Garcia Carreras, Bernardo" w:date="2017-02-22T10:54:00Z">
                            <m:r>
                              <m:rPr>
                                <m:nor/>
                              </m:rPr>
                              <w:rPr>
                                <w:rFonts w:ascii="Cambria Math" w:hAnsi="Cambria Math" w:cs="Times New Roman"/>
                                <w:sz w:val="24"/>
                                <w:szCs w:val="24"/>
                              </w:rPr>
                              <m:t>lag</m:t>
                            </m:r>
                          </w:ins>
                        </m:sub>
                      </m:sSub>
                    </m:e>
                  </m:d>
                  <w:ins w:id="228" w:author="Garcia Carreras, Bernardo" w:date="2017-02-22T10:54:00Z">
                    <m:r>
                      <w:rPr>
                        <w:rFonts w:ascii="Cambria Math" w:hAnsi="Cambria Math" w:cs="Times New Roman"/>
                        <w:sz w:val="24"/>
                        <w:szCs w:val="24"/>
                      </w:rPr>
                      <m:t xml:space="preserve"> </m:t>
                    </m:r>
                    <m:r>
                      <m:rPr>
                        <m:nor/>
                      </m:rPr>
                      <w:rPr>
                        <w:rFonts w:ascii="Cambria Math" w:hAnsi="Cambria Math" w:cs="Times New Roman"/>
                        <w:sz w:val="24"/>
                        <w:szCs w:val="24"/>
                      </w:rPr>
                      <m:t>for</m:t>
                    </m:r>
                    <m:r>
                      <w:rPr>
                        <w:rFonts w:ascii="Cambria Math" w:hAnsi="Cambria Math" w:cs="Times New Roman"/>
                        <w:sz w:val="24"/>
                        <w:szCs w:val="24"/>
                      </w:rPr>
                      <m:t xml:space="preserve"> </m:t>
                    </m:r>
                  </w:ins>
                  <m:sSub>
                    <m:sSubPr>
                      <m:ctrlPr>
                        <w:ins w:id="229" w:author="Garcia Carreras, Bernardo" w:date="2017-02-22T10:54:00Z">
                          <w:rPr>
                            <w:rFonts w:ascii="Cambria Math" w:hAnsi="Cambria Math" w:cs="Times New Roman"/>
                            <w:i/>
                            <w:sz w:val="24"/>
                            <w:szCs w:val="24"/>
                          </w:rPr>
                        </w:ins>
                      </m:ctrlPr>
                    </m:sSubPr>
                    <m:e>
                      <w:ins w:id="230" w:author="Garcia Carreras, Bernardo" w:date="2017-02-22T10:54:00Z">
                        <m:r>
                          <w:rPr>
                            <w:rFonts w:ascii="Cambria Math" w:hAnsi="Cambria Math" w:cs="Times New Roman"/>
                            <w:sz w:val="24"/>
                            <w:szCs w:val="24"/>
                          </w:rPr>
                          <m:t>t</m:t>
                        </m:r>
                      </w:ins>
                    </m:e>
                    <m:sub>
                      <w:ins w:id="231" w:author="Garcia Carreras, Bernardo" w:date="2017-02-22T10:54:00Z">
                        <m:r>
                          <m:rPr>
                            <m:nor/>
                          </m:rPr>
                          <w:rPr>
                            <w:rFonts w:ascii="Cambria Math" w:hAnsi="Cambria Math" w:cs="Times New Roman"/>
                            <w:sz w:val="24"/>
                            <w:szCs w:val="24"/>
                          </w:rPr>
                          <m:t>lag</m:t>
                        </m:r>
                      </w:ins>
                    </m:sub>
                  </m:sSub>
                  <w:ins w:id="232" w:author="Garcia Carreras, Bernardo" w:date="2017-02-22T10:54:00Z">
                    <m:r>
                      <w:rPr>
                        <w:rFonts w:ascii="Cambria Math" w:hAnsi="Cambria Math" w:cs="Times New Roman"/>
                        <w:sz w:val="24"/>
                        <w:szCs w:val="24"/>
                      </w:rPr>
                      <m:t>&lt;t&lt;</m:t>
                    </m:r>
                  </w:ins>
                  <m:sSub>
                    <m:sSubPr>
                      <m:ctrlPr>
                        <w:ins w:id="233" w:author="Garcia Carreras, Bernardo" w:date="2017-02-22T10:54:00Z">
                          <w:rPr>
                            <w:rFonts w:ascii="Cambria Math" w:hAnsi="Cambria Math" w:cs="Times New Roman"/>
                            <w:i/>
                            <w:sz w:val="24"/>
                            <w:szCs w:val="24"/>
                          </w:rPr>
                        </w:ins>
                      </m:ctrlPr>
                    </m:sSubPr>
                    <m:e>
                      <w:ins w:id="234" w:author="Garcia Carreras, Bernardo" w:date="2017-02-22T10:54:00Z">
                        <m:r>
                          <w:rPr>
                            <w:rFonts w:ascii="Cambria Math" w:hAnsi="Cambria Math" w:cs="Times New Roman"/>
                            <w:sz w:val="24"/>
                            <w:szCs w:val="24"/>
                          </w:rPr>
                          <m:t>t</m:t>
                        </m:r>
                      </w:ins>
                    </m:e>
                    <m:sub>
                      <w:ins w:id="235" w:author="Garcia Carreras, Bernardo" w:date="2017-02-22T10:54:00Z">
                        <m:r>
                          <m:rPr>
                            <m:nor/>
                          </m:rPr>
                          <w:rPr>
                            <w:rFonts w:ascii="Cambria Math" w:hAnsi="Cambria Math" w:cs="Times New Roman"/>
                            <w:sz w:val="24"/>
                            <w:szCs w:val="24"/>
                          </w:rPr>
                          <m:t>max</m:t>
                        </m:r>
                      </w:ins>
                      <w:ins w:id="236" w:author="Garcia Carreras, Bernardo" w:date="2017-02-22T12:22:00Z">
                        <m:r>
                          <m:rPr>
                            <m:nor/>
                          </m:rPr>
                          <w:rPr>
                            <w:rFonts w:ascii="Cambria Math" w:hAnsi="Cambria Math" w:cs="Times New Roman"/>
                            <w:sz w:val="24"/>
                            <w:szCs w:val="24"/>
                          </w:rPr>
                          <m:t>,</m:t>
                        </m:r>
                      </w:ins>
                    </m:sub>
                  </m:sSub>
                </m:e>
                <m:e>
                  <w:ins w:id="237" w:author="Garcia Carreras, Bernardo" w:date="2017-02-22T12:02:00Z">
                    <m:r>
                      <w:rPr>
                        <w:rFonts w:ascii="Cambria Math" w:hAnsi="Cambria Math" w:cs="Times New Roman"/>
                        <w:sz w:val="24"/>
                        <w:szCs w:val="24"/>
                      </w:rPr>
                      <m:t>&amp;</m:t>
                    </m:r>
                  </w:ins>
                  <m:sSub>
                    <m:sSubPr>
                      <m:ctrlPr>
                        <w:ins w:id="238" w:author="Garcia Carreras, Bernardo" w:date="2017-02-22T10:56:00Z">
                          <w:rPr>
                            <w:rFonts w:ascii="Cambria Math" w:hAnsi="Cambria Math" w:cs="Times New Roman"/>
                            <w:i/>
                            <w:sz w:val="24"/>
                            <w:szCs w:val="24"/>
                          </w:rPr>
                        </w:ins>
                      </m:ctrlPr>
                    </m:sSubPr>
                    <m:e>
                      <w:ins w:id="239" w:author="Garcia Carreras, Bernardo" w:date="2017-02-22T10:56:00Z">
                        <m:r>
                          <w:rPr>
                            <w:rFonts w:ascii="Cambria Math" w:hAnsi="Cambria Math" w:cs="Times New Roman"/>
                            <w:sz w:val="24"/>
                            <w:szCs w:val="24"/>
                          </w:rPr>
                          <m:t>N</m:t>
                        </m:r>
                      </w:ins>
                    </m:e>
                    <m:sub>
                      <w:ins w:id="240" w:author="Garcia Carreras, Bernardo" w:date="2017-02-22T10:56:00Z">
                        <m:r>
                          <w:rPr>
                            <w:rFonts w:ascii="Cambria Math" w:hAnsi="Cambria Math" w:cs="Times New Roman"/>
                            <w:sz w:val="24"/>
                            <w:szCs w:val="24"/>
                          </w:rPr>
                          <m:t>t</m:t>
                        </m:r>
                      </w:ins>
                    </m:sub>
                  </m:sSub>
                  <w:ins w:id="241" w:author="Garcia Carreras, Bernardo" w:date="2017-02-22T10:56:00Z">
                    <m:r>
                      <w:rPr>
                        <w:rFonts w:ascii="Cambria Math" w:hAnsi="Cambria Math" w:cs="Times New Roman"/>
                        <w:sz w:val="24"/>
                        <w:szCs w:val="24"/>
                      </w:rPr>
                      <m:t>=</m:t>
                    </m:r>
                  </w:ins>
                  <m:sSub>
                    <m:sSubPr>
                      <m:ctrlPr>
                        <w:ins w:id="242" w:author="Garcia Carreras, Bernardo" w:date="2017-02-22T10:56:00Z">
                          <w:rPr>
                            <w:rFonts w:ascii="Cambria Math" w:hAnsi="Cambria Math" w:cs="Times New Roman"/>
                            <w:i/>
                            <w:sz w:val="24"/>
                            <w:szCs w:val="24"/>
                          </w:rPr>
                        </w:ins>
                      </m:ctrlPr>
                    </m:sSubPr>
                    <m:e>
                      <w:ins w:id="243" w:author="Garcia Carreras, Bernardo" w:date="2017-02-22T10:56:00Z">
                        <m:r>
                          <w:rPr>
                            <w:rFonts w:ascii="Cambria Math" w:hAnsi="Cambria Math" w:cs="Times New Roman"/>
                            <w:sz w:val="24"/>
                            <w:szCs w:val="24"/>
                          </w:rPr>
                          <m:t>N</m:t>
                        </m:r>
                      </w:ins>
                    </m:e>
                    <m:sub>
                      <w:ins w:id="244" w:author="Garcia Carreras, Bernardo" w:date="2017-02-22T10:56:00Z">
                        <m:r>
                          <m:rPr>
                            <m:nor/>
                          </m:rPr>
                          <w:rPr>
                            <w:rFonts w:ascii="Cambria Math" w:hAnsi="Cambria Math" w:cs="Times New Roman"/>
                            <w:sz w:val="24"/>
                            <w:szCs w:val="24"/>
                          </w:rPr>
                          <m:t>max</m:t>
                        </m:r>
                      </w:ins>
                    </m:sub>
                  </m:sSub>
                  <w:ins w:id="245" w:author="Garcia Carreras, Bernardo" w:date="2017-02-22T10:56:00Z">
                    <m:r>
                      <w:rPr>
                        <w:rFonts w:ascii="Cambria Math" w:hAnsi="Cambria Math" w:cs="Times New Roman"/>
                        <w:sz w:val="24"/>
                        <w:szCs w:val="24"/>
                      </w:rPr>
                      <m:t xml:space="preserve"> </m:t>
                    </m:r>
                  </w:ins>
                  <w:ins w:id="246" w:author="Garcia Carreras, Bernardo" w:date="2017-02-22T12:02:00Z">
                    <m:r>
                      <w:rPr>
                        <w:rFonts w:ascii="Cambria Math" w:hAnsi="Cambria Math" w:cs="Times New Roman"/>
                        <w:sz w:val="24"/>
                        <w:szCs w:val="24"/>
                      </w:rPr>
                      <m:t xml:space="preserve">           </m:t>
                    </m:r>
                  </w:ins>
                  <w:ins w:id="247" w:author="Garcia Carreras, Bernardo" w:date="2017-02-22T10:56:00Z">
                    <m:r>
                      <m:rPr>
                        <m:nor/>
                      </m:rPr>
                      <w:rPr>
                        <w:rFonts w:ascii="Cambria Math" w:hAnsi="Cambria Math" w:cs="Times New Roman"/>
                        <w:sz w:val="24"/>
                        <w:szCs w:val="24"/>
                      </w:rPr>
                      <m:t>for</m:t>
                    </m:r>
                    <m:r>
                      <w:rPr>
                        <w:rFonts w:ascii="Cambria Math" w:hAnsi="Cambria Math" w:cs="Times New Roman"/>
                        <w:sz w:val="24"/>
                        <w:szCs w:val="24"/>
                      </w:rPr>
                      <m:t xml:space="preserve"> t ≥</m:t>
                    </m:r>
                  </w:ins>
                  <m:sSub>
                    <m:sSubPr>
                      <m:ctrlPr>
                        <w:ins w:id="248" w:author="Garcia Carreras, Bernardo" w:date="2017-02-22T10:58:00Z">
                          <w:rPr>
                            <w:rFonts w:ascii="Cambria Math" w:hAnsi="Cambria Math" w:cs="Times New Roman"/>
                            <w:i/>
                            <w:sz w:val="24"/>
                            <w:szCs w:val="24"/>
                          </w:rPr>
                        </w:ins>
                      </m:ctrlPr>
                    </m:sSubPr>
                    <m:e>
                      <w:ins w:id="249" w:author="Garcia Carreras, Bernardo" w:date="2017-02-22T10:58:00Z">
                        <m:r>
                          <w:rPr>
                            <w:rFonts w:ascii="Cambria Math" w:hAnsi="Cambria Math" w:cs="Times New Roman"/>
                            <w:sz w:val="24"/>
                            <w:szCs w:val="24"/>
                          </w:rPr>
                          <m:t>t</m:t>
                        </m:r>
                      </w:ins>
                    </m:e>
                    <m:sub>
                      <w:ins w:id="250" w:author="Garcia Carreras, Bernardo" w:date="2017-02-22T10:58:00Z">
                        <m:r>
                          <m:rPr>
                            <m:nor/>
                          </m:rPr>
                          <w:rPr>
                            <w:rFonts w:ascii="Cambria Math" w:hAnsi="Cambria Math" w:cs="Times New Roman"/>
                            <w:sz w:val="24"/>
                            <w:szCs w:val="24"/>
                          </w:rPr>
                          <m:t>max</m:t>
                        </m:r>
                      </w:ins>
                    </m:sub>
                  </m:sSub>
                  <w:ins w:id="251" w:author="Garcia Carreras, Bernardo" w:date="2017-02-22T10:56:00Z">
                    <m:r>
                      <w:rPr>
                        <w:rFonts w:ascii="Cambria Math" w:hAnsi="Cambria Math" w:cs="Times New Roman"/>
                        <w:sz w:val="24"/>
                        <w:szCs w:val="24"/>
                      </w:rPr>
                      <m:t>,</m:t>
                    </m:r>
                  </w:ins>
                </m:e>
              </m:eqArr>
            </m:e>
          </m:d>
        </m:oMath>
      </m:oMathPara>
    </w:p>
    <w:p w:rsidR="00756992" w:rsidRDefault="00756992">
      <w:pPr>
        <w:spacing w:line="240" w:lineRule="auto"/>
        <w:jc w:val="both"/>
        <w:rPr>
          <w:rFonts w:ascii="Times New Roman" w:hAnsi="Times New Roman" w:cs="Times New Roman"/>
          <w:sz w:val="24"/>
          <w:szCs w:val="24"/>
        </w:rPr>
      </w:pPr>
    </w:p>
    <w:p w:rsidR="00756992" w:rsidRDefault="00CA5044">
      <w:pPr>
        <w:spacing w:line="240" w:lineRule="auto"/>
        <w:jc w:val="both"/>
        <w:rPr>
          <w:del w:id="252" w:author="Garcia Carreras, Bernardo" w:date="2017-02-22T12:02:00Z"/>
          <w:rFonts w:ascii="Times New Roman" w:hAnsi="Times New Roman" w:cs="Times New Roman"/>
          <w:sz w:val="24"/>
          <w:szCs w:val="24"/>
        </w:rPr>
      </w:pPr>
      <w:del w:id="253" w:author="Garcia Carreras, Bernardo" w:date="2017-02-22T12:02:00Z">
        <w:r w:rsidRPr="00D46E49" w:rsidDel="00294F9D">
          <w:rPr>
            <w:rFonts w:ascii="Times New Roman" w:hAnsi="Times New Roman" w:cs="Times New Roman"/>
            <w:sz w:val="24"/>
            <w:szCs w:val="24"/>
          </w:rPr>
          <w:delText xml:space="preserve"> </w:delText>
        </w:r>
        <m:oMath>
          <m:r>
            <w:rPr>
              <w:rFonts w:ascii="Cambria Math" w:hAnsi="Cambria Math" w:cs="Times New Roman"/>
              <w:sz w:val="24"/>
              <w:szCs w:val="24"/>
            </w:rPr>
            <m:t>Lag phase:For t ≤tlag:Nt=N0</m:t>
          </m:r>
        </m:oMath>
      </w:del>
    </w:p>
    <w:p w:rsidR="00756992" w:rsidRDefault="00CA5044">
      <w:pPr>
        <w:spacing w:line="240" w:lineRule="auto"/>
        <w:jc w:val="both"/>
        <w:rPr>
          <w:del w:id="254" w:author="Garcia Carreras, Bernardo" w:date="2017-02-22T12:02:00Z"/>
          <w:rFonts w:ascii="Times New Roman" w:hAnsi="Times New Roman" w:cs="Times New Roman"/>
          <w:sz w:val="24"/>
          <w:szCs w:val="24"/>
        </w:rPr>
      </w:pPr>
      <m:oMathPara>
        <m:oMathParaPr>
          <m:jc m:val="left"/>
        </m:oMathParaPr>
        <m:oMath>
          <w:del w:id="255" w:author="Garcia Carreras, Bernardo" w:date="2017-02-22T12:02:00Z">
            <m:r>
              <w:rPr>
                <w:rFonts w:ascii="Cambria Math" w:hAnsi="Cambria Math" w:cs="Times New Roman"/>
                <w:sz w:val="24"/>
                <w:szCs w:val="24"/>
              </w:rPr>
              <m:t>Exponential growth phase:For tlag &lt;t &lt;tmax: N</m:t>
            </m:r>
          </w:del>
          <m:d>
            <m:dPr>
              <m:ctrlPr>
                <w:del w:id="256" w:author="Garcia Carreras, Bernardo" w:date="2017-02-22T12:02:00Z">
                  <w:rPr>
                    <w:rFonts w:ascii="Cambria Math" w:hAnsi="Cambria Math" w:cs="Times New Roman"/>
                    <w:i/>
                    <w:sz w:val="24"/>
                    <w:szCs w:val="24"/>
                  </w:rPr>
                </w:del>
              </m:ctrlPr>
            </m:dPr>
            <m:e>
              <w:del w:id="257" w:author="Garcia Carreras, Bernardo" w:date="2017-02-22T12:02:00Z">
                <m:r>
                  <w:rPr>
                    <w:rFonts w:ascii="Cambria Math" w:hAnsi="Cambria Math" w:cs="Times New Roman"/>
                    <w:sz w:val="24"/>
                    <w:szCs w:val="24"/>
                  </w:rPr>
                  <m:t>t</m:t>
                </m:r>
              </w:del>
            </m:e>
          </m:d>
          <w:del w:id="258" w:author="Garcia Carreras, Bernardo" w:date="2017-02-22T12:02:00Z">
            <m:r>
              <w:rPr>
                <w:rFonts w:ascii="Cambria Math" w:hAnsi="Cambria Math" w:cs="Times New Roman"/>
                <w:sz w:val="24"/>
                <w:szCs w:val="24"/>
              </w:rPr>
              <m:t>=N0+µ</m:t>
            </m:r>
            <m:r>
              <w:rPr>
                <w:rFonts w:ascii="Cambria Math" w:hAnsi="Times New Roman" w:cs="Times New Roman"/>
                <w:sz w:val="24"/>
                <w:szCs w:val="24"/>
              </w:rPr>
              <m:t xml:space="preserve"> </m:t>
            </m:r>
          </w:del>
          <m:d>
            <m:dPr>
              <m:ctrlPr>
                <w:del w:id="259" w:author="Garcia Carreras, Bernardo" w:date="2017-02-22T12:02:00Z">
                  <w:rPr>
                    <w:rFonts w:ascii="Cambria Math" w:hAnsi="Times New Roman" w:cs="Times New Roman"/>
                    <w:i/>
                    <w:sz w:val="24"/>
                    <w:szCs w:val="24"/>
                  </w:rPr>
                </w:del>
              </m:ctrlPr>
            </m:dPr>
            <m:e>
              <w:del w:id="260" w:author="Garcia Carreras, Bernardo" w:date="2017-02-22T12:02:00Z">
                <m:r>
                  <w:rPr>
                    <w:rFonts w:ascii="Cambria Math" w:hAnsi="Times New Roman" w:cs="Times New Roman"/>
                    <w:sz w:val="24"/>
                    <w:szCs w:val="24"/>
                  </w:rPr>
                  <m:t>t</m:t>
                </m:r>
                <m:r>
                  <w:rPr>
                    <w:rFonts w:ascii="Cambria Math" w:hAnsi="Times New Roman" w:cs="Times New Roman"/>
                    <w:sz w:val="24"/>
                    <w:szCs w:val="24"/>
                  </w:rPr>
                  <m:t>-</m:t>
                </m:r>
                <m:r>
                  <w:rPr>
                    <w:rFonts w:ascii="Cambria Math" w:hAnsi="Times New Roman" w:cs="Times New Roman"/>
                    <w:sz w:val="24"/>
                    <w:szCs w:val="24"/>
                  </w:rPr>
                  <m:t>tlag</m:t>
                </m:r>
              </w:del>
            </m:e>
          </m:d>
        </m:oMath>
      </m:oMathPara>
    </w:p>
    <w:p w:rsidR="00756992" w:rsidRDefault="00CA5044">
      <w:pPr>
        <w:spacing w:line="240" w:lineRule="auto"/>
        <w:jc w:val="both"/>
        <w:rPr>
          <w:del w:id="261" w:author="Garcia Carreras, Bernardo" w:date="2017-02-22T12:02:00Z"/>
          <w:rFonts w:ascii="Times New Roman" w:hAnsi="Times New Roman" w:cs="Times New Roman"/>
          <w:sz w:val="24"/>
          <w:szCs w:val="24"/>
        </w:rPr>
      </w:pPr>
      <m:oMathPara>
        <m:oMathParaPr>
          <m:jc m:val="left"/>
        </m:oMathParaPr>
        <m:oMath>
          <w:del w:id="262" w:author="Garcia Carreras, Bernardo" w:date="2017-02-22T12:02:00Z">
            <m:r>
              <w:rPr>
                <w:rFonts w:ascii="Cambria Math" w:hAnsi="Cambria Math" w:cs="Times New Roman"/>
                <w:sz w:val="24"/>
                <w:szCs w:val="24"/>
              </w:rPr>
              <m:t>Stationary phase:for t ≥tmax:Nt=Nmax</m:t>
            </m:r>
          </w:del>
        </m:oMath>
      </m:oMathPara>
    </w:p>
    <w:p w:rsidR="00756992" w:rsidRDefault="00CA5044">
      <w:pPr>
        <w:spacing w:line="240" w:lineRule="auto"/>
        <w:jc w:val="both"/>
        <w:rPr>
          <w:rFonts w:ascii="Times New Roman" w:hAnsi="Times New Roman" w:cs="Times New Roman"/>
          <w:sz w:val="24"/>
          <w:szCs w:val="24"/>
        </w:rPr>
      </w:pPr>
      <w:del w:id="263" w:author="Garcia Carreras, Bernardo" w:date="2017-02-22T12:02:00Z">
        <w:r w:rsidRPr="00D46E49" w:rsidDel="00294F9D">
          <w:rPr>
            <w:rFonts w:ascii="Times New Roman" w:hAnsi="Times New Roman" w:cs="Times New Roman"/>
            <w:sz w:val="24"/>
            <w:szCs w:val="24"/>
          </w:rPr>
          <w:delText xml:space="preserve"> </w:delText>
        </w:r>
      </w:del>
      <w:proofErr w:type="gramStart"/>
      <w:r w:rsidRPr="00D46E49">
        <w:rPr>
          <w:rFonts w:ascii="Times New Roman" w:hAnsi="Times New Roman" w:cs="Times New Roman"/>
          <w:sz w:val="24"/>
          <w:szCs w:val="24"/>
        </w:rPr>
        <w:t>where</w:t>
      </w:r>
      <w:proofErr w:type="gramEnd"/>
      <w:r w:rsidRPr="00D46E49">
        <w:rPr>
          <w:rFonts w:ascii="Times New Roman" w:hAnsi="Times New Roman" w:cs="Times New Roman"/>
          <w:sz w:val="24"/>
          <w:szCs w:val="24"/>
        </w:rPr>
        <w:t xml:space="preserve"> </w:t>
      </w:r>
      <m:oMath>
        <m:sSub>
          <m:sSubPr>
            <m:ctrlPr>
              <w:ins w:id="264" w:author="Garcia Carreras, Bernardo" w:date="2017-02-22T12:03:00Z">
                <w:rPr>
                  <w:rFonts w:ascii="Cambria Math" w:hAnsi="Cambria Math" w:cs="Times New Roman"/>
                  <w:i/>
                  <w:sz w:val="24"/>
                  <w:szCs w:val="24"/>
                </w:rPr>
              </w:ins>
            </m:ctrlPr>
          </m:sSubPr>
          <m:e>
            <w:ins w:id="265" w:author="Garcia Carreras, Bernardo" w:date="2017-02-22T12:03:00Z">
              <m:r>
                <w:rPr>
                  <w:rFonts w:ascii="Cambria Math" w:hAnsi="Cambria Math" w:cs="Times New Roman"/>
                  <w:sz w:val="24"/>
                  <w:szCs w:val="24"/>
                </w:rPr>
                <m:t>t</m:t>
              </m:r>
            </w:ins>
          </m:e>
          <m:sub>
            <w:ins w:id="266" w:author="Garcia Carreras, Bernardo" w:date="2017-02-22T12:03:00Z">
              <m:r>
                <m:rPr>
                  <m:nor/>
                </m:rPr>
                <w:rPr>
                  <w:rFonts w:ascii="Cambria Math" w:hAnsi="Cambria Math" w:cs="Times New Roman"/>
                  <w:sz w:val="24"/>
                  <w:szCs w:val="24"/>
                </w:rPr>
                <m:t>lag</m:t>
              </m:r>
            </w:ins>
          </m:sub>
        </m:sSub>
        <w:del w:id="267" w:author="Garcia Carreras, Bernardo" w:date="2017-02-22T12:03:00Z"/>
      </m:oMath>
      <w:r w:rsidRPr="00D46E49" w:rsidDel="00294F9D">
        <w:rPr>
          <w:rFonts w:ascii="Times New Roman" w:hAnsi="Times New Roman" w:cs="Times New Roman"/>
          <w:sz w:val="24"/>
          <w:szCs w:val="24"/>
        </w:rPr>
        <w:t xml:space="preserve">tlag </w:t>
      </w:r>
      <w:r w:rsidRPr="00D46E49">
        <w:rPr>
          <w:rFonts w:ascii="Times New Roman" w:hAnsi="Times New Roman" w:cs="Times New Roman"/>
          <w:sz w:val="24"/>
          <w:szCs w:val="24"/>
        </w:rPr>
        <w:t xml:space="preserve">is the duration of the lag phase (days), </w:t>
      </w:r>
      <m:oMath>
        <m:sSub>
          <m:sSubPr>
            <m:ctrlPr>
              <w:ins w:id="268" w:author="Garcia Carreras, Bernardo" w:date="2017-02-22T12:03:00Z">
                <w:rPr>
                  <w:rFonts w:ascii="Cambria Math" w:hAnsi="Cambria Math" w:cs="Times New Roman"/>
                  <w:i/>
                  <w:sz w:val="24"/>
                  <w:szCs w:val="24"/>
                </w:rPr>
              </w:ins>
            </m:ctrlPr>
          </m:sSubPr>
          <m:e>
            <w:ins w:id="269" w:author="Garcia Carreras, Bernardo" w:date="2017-02-22T12:03:00Z">
              <m:r>
                <w:rPr>
                  <w:rFonts w:ascii="Cambria Math" w:hAnsi="Cambria Math" w:cs="Times New Roman"/>
                  <w:sz w:val="24"/>
                  <w:szCs w:val="24"/>
                </w:rPr>
                <m:t>t</m:t>
              </m:r>
            </w:ins>
          </m:e>
          <m:sub>
            <w:ins w:id="270" w:author="Garcia Carreras, Bernardo" w:date="2017-02-22T12:03:00Z">
              <m:r>
                <m:rPr>
                  <m:nor/>
                </m:rPr>
                <w:rPr>
                  <w:rFonts w:ascii="Cambria Math" w:hAnsi="Cambria Math" w:cs="Times New Roman"/>
                  <w:sz w:val="24"/>
                  <w:szCs w:val="24"/>
                </w:rPr>
                <m:t>max</m:t>
              </m:r>
            </w:ins>
          </m:sub>
        </m:sSub>
        <w:del w:id="271" w:author="Garcia Carreras, Bernardo" w:date="2017-02-22T12:03:00Z"/>
      </m:oMath>
      <w:r w:rsidRPr="00D46E49" w:rsidDel="00294F9D">
        <w:rPr>
          <w:rFonts w:ascii="Times New Roman" w:hAnsi="Times New Roman" w:cs="Times New Roman"/>
          <w:sz w:val="24"/>
          <w:szCs w:val="24"/>
        </w:rPr>
        <w:t xml:space="preserve">tmax </w:t>
      </w:r>
      <w:r w:rsidRPr="00D46E49">
        <w:rPr>
          <w:rFonts w:ascii="Times New Roman" w:hAnsi="Times New Roman" w:cs="Times New Roman"/>
          <w:sz w:val="24"/>
          <w:szCs w:val="24"/>
        </w:rPr>
        <w:t xml:space="preserve">is the time when the maximum population density is reached (days), </w:t>
      </w:r>
      <m:oMath>
        <m:sSub>
          <m:sSubPr>
            <m:ctrlPr>
              <w:ins w:id="272" w:author="Garcia Carreras, Bernardo" w:date="2017-02-22T12:03:00Z">
                <w:rPr>
                  <w:rFonts w:ascii="Cambria Math" w:hAnsi="Cambria Math" w:cs="Times New Roman"/>
                  <w:i/>
                  <w:sz w:val="24"/>
                  <w:szCs w:val="24"/>
                </w:rPr>
              </w:ins>
            </m:ctrlPr>
          </m:sSubPr>
          <m:e>
            <w:ins w:id="273" w:author="Garcia Carreras, Bernardo" w:date="2017-02-22T12:03:00Z">
              <m:r>
                <w:rPr>
                  <w:rFonts w:ascii="Cambria Math" w:hAnsi="Cambria Math" w:cs="Times New Roman"/>
                  <w:sz w:val="24"/>
                  <w:szCs w:val="24"/>
                </w:rPr>
                <m:t>N</m:t>
              </m:r>
            </w:ins>
          </m:e>
          <m:sub>
            <w:ins w:id="274" w:author="Garcia Carreras, Bernardo" w:date="2017-02-22T12:03:00Z">
              <m:r>
                <w:rPr>
                  <w:rFonts w:ascii="Cambria Math" w:hAnsi="Cambria Math" w:cs="Times New Roman"/>
                  <w:sz w:val="24"/>
                  <w:szCs w:val="24"/>
                </w:rPr>
                <m:t>0</m:t>
              </m:r>
            </w:ins>
          </m:sub>
        </m:sSub>
        <w:del w:id="275" w:author="Garcia Carreras, Bernardo" w:date="2017-02-22T12:03:00Z"/>
      </m:oMath>
      <w:r w:rsidRPr="00D46E49" w:rsidDel="00294F9D">
        <w:rPr>
          <w:rFonts w:ascii="Times New Roman" w:hAnsi="Times New Roman" w:cs="Times New Roman"/>
          <w:sz w:val="24"/>
          <w:szCs w:val="24"/>
        </w:rPr>
        <w:t xml:space="preserve">N0 </w:t>
      </w:r>
      <w:r w:rsidRPr="00D46E49">
        <w:rPr>
          <w:rFonts w:ascii="Times New Roman" w:hAnsi="Times New Roman" w:cs="Times New Roman"/>
          <w:sz w:val="24"/>
          <w:szCs w:val="24"/>
        </w:rPr>
        <w:t>is the log</w:t>
      </w:r>
      <w:ins w:id="276" w:author="Garcia Carreras, Bernardo" w:date="2017-02-22T12:03:00Z">
        <w:r w:rsidR="00294F9D">
          <w:rPr>
            <w:rFonts w:ascii="Times New Roman" w:hAnsi="Times New Roman" w:cs="Times New Roman"/>
            <w:sz w:val="24"/>
            <w:szCs w:val="24"/>
            <w:vertAlign w:val="subscript"/>
          </w:rPr>
          <w:t>10</w:t>
        </w:r>
      </w:ins>
      <w:r w:rsidRPr="00D46E49">
        <w:rPr>
          <w:rFonts w:ascii="Times New Roman" w:hAnsi="Times New Roman" w:cs="Times New Roman"/>
          <w:sz w:val="24"/>
          <w:szCs w:val="24"/>
        </w:rPr>
        <w:t xml:space="preserve"> of the initial population density (log</w:t>
      </w:r>
      <w:r w:rsidRPr="000C2B8B">
        <w:rPr>
          <w:rFonts w:ascii="Times New Roman" w:hAnsi="Times New Roman" w:cs="Times New Roman"/>
          <w:sz w:val="24"/>
          <w:szCs w:val="24"/>
          <w:vertAlign w:val="subscript"/>
        </w:rPr>
        <w:t>10</w:t>
      </w:r>
      <w:r w:rsidR="00902714">
        <w:rPr>
          <w:rFonts w:ascii="Times New Roman" w:hAnsi="Times New Roman" w:cs="Times New Roman"/>
          <w:sz w:val="24"/>
          <w:szCs w:val="24"/>
        </w:rPr>
        <w:t>(cells</w:t>
      </w:r>
      <w:ins w:id="277" w:author="Garcia Carreras, Bernardo" w:date="2017-02-22T12:04:00Z">
        <w:r w:rsidR="00294F9D">
          <w:rPr>
            <w:rFonts w:ascii="Times New Roman" w:hAnsi="Times New Roman" w:cs="Times New Roman"/>
            <w:sz w:val="24"/>
            <w:szCs w:val="24"/>
          </w:rPr>
          <w:t>·</w:t>
        </w:r>
      </w:ins>
      <w:del w:id="278" w:author="Garcia Carreras, Bernardo" w:date="2017-02-22T12:04:00Z">
        <w:r w:rsidRPr="00D46E49" w:rsidDel="00294F9D">
          <w:rPr>
            <w:rFonts w:ascii="Times New Roman" w:hAnsi="Times New Roman" w:cs="Times New Roman"/>
            <w:sz w:val="24"/>
            <w:szCs w:val="24"/>
          </w:rPr>
          <w:delText>.ml</w:delText>
        </w:r>
      </w:del>
      <w:ins w:id="279" w:author="Garcia Carreras, Bernardo" w:date="2017-02-22T12:04:00Z">
        <w:r w:rsidR="00294F9D" w:rsidRPr="00D46E49">
          <w:rPr>
            <w:rFonts w:ascii="Times New Roman" w:hAnsi="Times New Roman" w:cs="Times New Roman"/>
            <w:sz w:val="24"/>
            <w:szCs w:val="24"/>
          </w:rPr>
          <w:t>m</w:t>
        </w:r>
        <w:r w:rsidR="00294F9D">
          <w:rPr>
            <w:rFonts w:ascii="Times New Roman" w:hAnsi="Times New Roman" w:cs="Times New Roman"/>
            <w:sz w:val="24"/>
            <w:szCs w:val="24"/>
          </w:rPr>
          <w:t>L</w:t>
        </w:r>
      </w:ins>
      <w:r w:rsidRPr="00D46E49">
        <w:rPr>
          <w:rFonts w:ascii="Times New Roman" w:hAnsi="Times New Roman" w:cs="Times New Roman"/>
          <w:sz w:val="24"/>
          <w:szCs w:val="24"/>
          <w:vertAlign w:val="superscript"/>
        </w:rPr>
        <w:t>-1</w:t>
      </w:r>
      <w:r w:rsidRPr="00D46E49">
        <w:rPr>
          <w:rFonts w:ascii="Times New Roman" w:hAnsi="Times New Roman" w:cs="Times New Roman"/>
          <w:sz w:val="24"/>
          <w:szCs w:val="24"/>
        </w:rPr>
        <w:t xml:space="preserve">)), </w:t>
      </w:r>
      <m:oMath>
        <m:sSub>
          <m:sSubPr>
            <m:ctrlPr>
              <w:ins w:id="280" w:author="Garcia Carreras, Bernardo" w:date="2017-02-22T12:04:00Z">
                <w:rPr>
                  <w:rFonts w:ascii="Cambria Math" w:hAnsi="Cambria Math" w:cs="Times New Roman"/>
                  <w:i/>
                  <w:sz w:val="24"/>
                  <w:szCs w:val="24"/>
                </w:rPr>
              </w:ins>
            </m:ctrlPr>
          </m:sSubPr>
          <m:e>
            <w:ins w:id="281" w:author="Garcia Carreras, Bernardo" w:date="2017-02-22T12:04:00Z">
              <m:r>
                <w:rPr>
                  <w:rFonts w:ascii="Cambria Math" w:hAnsi="Cambria Math" w:cs="Times New Roman"/>
                  <w:sz w:val="24"/>
                  <w:szCs w:val="24"/>
                </w:rPr>
                <m:t>N</m:t>
              </m:r>
            </w:ins>
          </m:e>
          <m:sub>
            <w:ins w:id="282" w:author="Garcia Carreras, Bernardo" w:date="2017-02-22T12:04:00Z">
              <m:r>
                <m:rPr>
                  <m:nor/>
                </m:rPr>
                <w:rPr>
                  <w:rFonts w:ascii="Cambria Math" w:hAnsi="Cambria Math" w:cs="Times New Roman"/>
                  <w:sz w:val="24"/>
                  <w:szCs w:val="24"/>
                </w:rPr>
                <m:t>max</m:t>
              </m:r>
            </w:ins>
          </m:sub>
        </m:sSub>
        <w:del w:id="283" w:author="Garcia Carreras, Bernardo" w:date="2017-02-22T12:04:00Z"/>
      </m:oMath>
      <w:r w:rsidRPr="00D46E49" w:rsidDel="00294F9D">
        <w:rPr>
          <w:rFonts w:ascii="Times New Roman" w:hAnsi="Times New Roman" w:cs="Times New Roman"/>
          <w:sz w:val="24"/>
          <w:szCs w:val="24"/>
        </w:rPr>
        <w:t xml:space="preserve">Nmax </w:t>
      </w:r>
      <w:r w:rsidRPr="00D46E49">
        <w:rPr>
          <w:rFonts w:ascii="Times New Roman" w:hAnsi="Times New Roman" w:cs="Times New Roman"/>
          <w:sz w:val="24"/>
          <w:szCs w:val="24"/>
        </w:rPr>
        <w:t>is the log</w:t>
      </w:r>
      <w:ins w:id="284" w:author="Garcia Carreras, Bernardo" w:date="2017-02-22T12:04:00Z">
        <w:r w:rsidR="00294F9D">
          <w:rPr>
            <w:rFonts w:ascii="Times New Roman" w:hAnsi="Times New Roman" w:cs="Times New Roman"/>
            <w:sz w:val="24"/>
            <w:szCs w:val="24"/>
            <w:vertAlign w:val="subscript"/>
          </w:rPr>
          <w:t>10</w:t>
        </w:r>
      </w:ins>
      <w:r w:rsidRPr="00D46E49">
        <w:rPr>
          <w:rFonts w:ascii="Times New Roman" w:hAnsi="Times New Roman" w:cs="Times New Roman"/>
          <w:sz w:val="24"/>
          <w:szCs w:val="24"/>
        </w:rPr>
        <w:t xml:space="preserve"> of the maximum population density supported by the environment (log</w:t>
      </w:r>
      <w:r w:rsidRPr="000C2B8B">
        <w:rPr>
          <w:rFonts w:ascii="Times New Roman" w:hAnsi="Times New Roman" w:cs="Times New Roman"/>
          <w:sz w:val="24"/>
          <w:szCs w:val="24"/>
          <w:vertAlign w:val="subscript"/>
        </w:rPr>
        <w:t>10</w:t>
      </w:r>
      <w:r w:rsidRPr="00D46E49">
        <w:rPr>
          <w:rFonts w:ascii="Times New Roman" w:hAnsi="Times New Roman" w:cs="Times New Roman"/>
          <w:sz w:val="24"/>
          <w:szCs w:val="24"/>
        </w:rPr>
        <w:t>(</w:t>
      </w:r>
      <w:del w:id="285" w:author="Garcia Carreras, Bernardo" w:date="2017-03-14T19:22:00Z">
        <w:r w:rsidRPr="00D46E49" w:rsidDel="00283F51">
          <w:rPr>
            <w:rFonts w:ascii="Times New Roman" w:hAnsi="Times New Roman" w:cs="Times New Roman"/>
            <w:sz w:val="24"/>
            <w:szCs w:val="24"/>
          </w:rPr>
          <w:delText>counts</w:delText>
        </w:r>
      </w:del>
      <w:ins w:id="286" w:author="Garcia Carreras, Bernardo" w:date="2017-03-14T19:22:00Z">
        <w:r w:rsidR="00283F51">
          <w:rPr>
            <w:rFonts w:ascii="Times New Roman" w:hAnsi="Times New Roman" w:cs="Times New Roman"/>
            <w:sz w:val="24"/>
            <w:szCs w:val="24"/>
          </w:rPr>
          <w:t>cells</w:t>
        </w:r>
      </w:ins>
      <w:ins w:id="287" w:author="Garcia Carreras, Bernardo" w:date="2017-02-22T12:04:00Z">
        <w:r w:rsidR="00294F9D">
          <w:rPr>
            <w:rFonts w:ascii="Times New Roman" w:hAnsi="Times New Roman" w:cs="Times New Roman"/>
            <w:sz w:val="24"/>
            <w:szCs w:val="24"/>
          </w:rPr>
          <w:t>·</w:t>
        </w:r>
      </w:ins>
      <w:del w:id="288" w:author="Garcia Carreras, Bernardo" w:date="2017-02-22T12:04:00Z">
        <w:r w:rsidRPr="00D46E49" w:rsidDel="00294F9D">
          <w:rPr>
            <w:rFonts w:ascii="Times New Roman" w:hAnsi="Times New Roman" w:cs="Times New Roman"/>
            <w:sz w:val="24"/>
            <w:szCs w:val="24"/>
          </w:rPr>
          <w:delText>.ml</w:delText>
        </w:r>
      </w:del>
      <w:ins w:id="289" w:author="Garcia Carreras, Bernardo" w:date="2017-02-22T12:04:00Z">
        <w:r w:rsidR="00294F9D" w:rsidRPr="00D46E49">
          <w:rPr>
            <w:rFonts w:ascii="Times New Roman" w:hAnsi="Times New Roman" w:cs="Times New Roman"/>
            <w:sz w:val="24"/>
            <w:szCs w:val="24"/>
          </w:rPr>
          <w:t>m</w:t>
        </w:r>
        <w:r w:rsidR="00294F9D">
          <w:rPr>
            <w:rFonts w:ascii="Times New Roman" w:hAnsi="Times New Roman" w:cs="Times New Roman"/>
            <w:sz w:val="24"/>
            <w:szCs w:val="24"/>
          </w:rPr>
          <w:t>L</w:t>
        </w:r>
      </w:ins>
      <w:r w:rsidRPr="00D46E49">
        <w:rPr>
          <w:rFonts w:ascii="Times New Roman" w:hAnsi="Times New Roman" w:cs="Times New Roman"/>
          <w:sz w:val="24"/>
          <w:szCs w:val="24"/>
          <w:vertAlign w:val="superscript"/>
        </w:rPr>
        <w:t>-1</w:t>
      </w:r>
      <w:r w:rsidRPr="00D46E49">
        <w:rPr>
          <w:rFonts w:ascii="Times New Roman" w:hAnsi="Times New Roman" w:cs="Times New Roman"/>
          <w:sz w:val="24"/>
          <w:szCs w:val="24"/>
        </w:rPr>
        <w:t xml:space="preserve">)), and </w:t>
      </w:r>
      <m:oMath>
        <w:ins w:id="290" w:author="Garcia Carreras, Bernardo" w:date="2017-02-22T12:04:00Z">
          <m:r>
            <w:rPr>
              <w:rFonts w:ascii="Cambria Math" w:hAnsi="Cambria Math" w:cs="Times New Roman"/>
              <w:sz w:val="24"/>
              <w:szCs w:val="24"/>
            </w:rPr>
            <m:t>μ</m:t>
          </m:r>
        </w:ins>
        <w:del w:id="291" w:author="Garcia Carreras, Bernardo" w:date="2017-02-22T12:04:00Z"/>
      </m:oMath>
      <w:r w:rsidRPr="00D46E49" w:rsidDel="00294F9D">
        <w:rPr>
          <w:rFonts w:ascii="Times New Roman" w:hAnsi="Times New Roman" w:cs="Times New Roman"/>
          <w:sz w:val="24"/>
          <w:szCs w:val="24"/>
        </w:rPr>
        <w:t xml:space="preserve">µ </w:t>
      </w:r>
      <w:r w:rsidRPr="00D46E49">
        <w:rPr>
          <w:rFonts w:ascii="Times New Roman" w:hAnsi="Times New Roman" w:cs="Times New Roman"/>
          <w:sz w:val="24"/>
          <w:szCs w:val="24"/>
        </w:rPr>
        <w:t xml:space="preserve">is the specific growth rate </w:t>
      </w:r>
      <w:commentRangeStart w:id="292"/>
      <w:r w:rsidRPr="00D46E49">
        <w:rPr>
          <w:rFonts w:ascii="Times New Roman" w:hAnsi="Times New Roman" w:cs="Times New Roman"/>
          <w:sz w:val="24"/>
          <w:szCs w:val="24"/>
        </w:rPr>
        <w:t>((log</w:t>
      </w:r>
      <w:r w:rsidRPr="000C2B8B">
        <w:rPr>
          <w:rFonts w:ascii="Times New Roman" w:hAnsi="Times New Roman" w:cs="Times New Roman"/>
          <w:sz w:val="24"/>
          <w:szCs w:val="24"/>
          <w:vertAlign w:val="subscript"/>
        </w:rPr>
        <w:t>10</w:t>
      </w:r>
      <w:r w:rsidR="00902714">
        <w:rPr>
          <w:rFonts w:ascii="Times New Roman" w:hAnsi="Times New Roman" w:cs="Times New Roman"/>
          <w:sz w:val="24"/>
          <w:szCs w:val="24"/>
        </w:rPr>
        <w:t>(cells</w:t>
      </w:r>
      <w:ins w:id="293" w:author="Garcia Carreras, Bernardo" w:date="2017-02-22T12:04:00Z">
        <w:r w:rsidR="00294F9D">
          <w:rPr>
            <w:rFonts w:ascii="Times New Roman" w:hAnsi="Times New Roman" w:cs="Times New Roman"/>
            <w:sz w:val="24"/>
            <w:szCs w:val="24"/>
          </w:rPr>
          <w:t>·</w:t>
        </w:r>
      </w:ins>
      <w:del w:id="294" w:author="Garcia Carreras, Bernardo" w:date="2017-02-22T12:04:00Z">
        <w:r w:rsidRPr="00D46E49" w:rsidDel="00294F9D">
          <w:rPr>
            <w:rFonts w:ascii="Times New Roman" w:hAnsi="Times New Roman" w:cs="Times New Roman"/>
            <w:sz w:val="24"/>
            <w:szCs w:val="24"/>
          </w:rPr>
          <w:delText>.ml</w:delText>
        </w:r>
      </w:del>
      <w:ins w:id="295" w:author="Garcia Carreras, Bernardo" w:date="2017-02-22T12:04:00Z">
        <w:r w:rsidR="00294F9D" w:rsidRPr="00D46E49">
          <w:rPr>
            <w:rFonts w:ascii="Times New Roman" w:hAnsi="Times New Roman" w:cs="Times New Roman"/>
            <w:sz w:val="24"/>
            <w:szCs w:val="24"/>
          </w:rPr>
          <w:t>m</w:t>
        </w:r>
        <w:r w:rsidR="00294F9D">
          <w:rPr>
            <w:rFonts w:ascii="Times New Roman" w:hAnsi="Times New Roman" w:cs="Times New Roman"/>
            <w:sz w:val="24"/>
            <w:szCs w:val="24"/>
          </w:rPr>
          <w:t>L</w:t>
        </w:r>
      </w:ins>
      <w:r w:rsidRPr="00D46E49">
        <w:rPr>
          <w:rFonts w:ascii="Times New Roman" w:hAnsi="Times New Roman" w:cs="Times New Roman"/>
          <w:sz w:val="24"/>
          <w:szCs w:val="24"/>
          <w:vertAlign w:val="superscript"/>
        </w:rPr>
        <w:t>-1</w:t>
      </w:r>
      <w:r w:rsidRPr="00D46E49">
        <w:rPr>
          <w:rFonts w:ascii="Times New Roman" w:hAnsi="Times New Roman" w:cs="Times New Roman"/>
          <w:sz w:val="24"/>
          <w:szCs w:val="24"/>
        </w:rPr>
        <w:t>))</w:t>
      </w:r>
      <w:ins w:id="296" w:author="Garcia Carreras, Bernardo" w:date="2017-02-22T12:04:00Z">
        <w:r w:rsidR="00294F9D">
          <w:rPr>
            <w:rFonts w:ascii="Times New Roman" w:hAnsi="Times New Roman" w:cs="Times New Roman"/>
            <w:sz w:val="24"/>
            <w:szCs w:val="24"/>
          </w:rPr>
          <w:t>·</w:t>
        </w:r>
      </w:ins>
      <w:del w:id="297" w:author="Garcia Carreras, Bernardo" w:date="2017-02-22T12:04:00Z">
        <w:r w:rsidRPr="00D46E49" w:rsidDel="00294F9D">
          <w:rPr>
            <w:rFonts w:ascii="Times New Roman" w:hAnsi="Times New Roman" w:cs="Times New Roman"/>
            <w:sz w:val="24"/>
            <w:szCs w:val="24"/>
          </w:rPr>
          <w:delText>.</w:delText>
        </w:r>
      </w:del>
      <w:r w:rsidRPr="00D46E49">
        <w:rPr>
          <w:rFonts w:ascii="Times New Roman" w:hAnsi="Times New Roman" w:cs="Times New Roman"/>
          <w:sz w:val="24"/>
          <w:szCs w:val="24"/>
        </w:rPr>
        <w:t>day</w:t>
      </w:r>
      <w:r w:rsidRPr="00D46E49">
        <w:rPr>
          <w:rFonts w:ascii="Times New Roman" w:hAnsi="Times New Roman" w:cs="Times New Roman"/>
          <w:sz w:val="24"/>
          <w:szCs w:val="24"/>
          <w:vertAlign w:val="superscript"/>
        </w:rPr>
        <w:t>-1</w:t>
      </w:r>
      <w:r w:rsidRPr="00D46E49">
        <w:rPr>
          <w:rFonts w:ascii="Times New Roman" w:hAnsi="Times New Roman" w:cs="Times New Roman"/>
          <w:sz w:val="24"/>
          <w:szCs w:val="24"/>
        </w:rPr>
        <w:t>)</w:t>
      </w:r>
      <w:commentRangeEnd w:id="292"/>
      <w:r w:rsidR="00283F51">
        <w:rPr>
          <w:rStyle w:val="CommentReference"/>
        </w:rPr>
        <w:commentReference w:id="292"/>
      </w:r>
      <w:r w:rsidRPr="00D46E49">
        <w:rPr>
          <w:rFonts w:ascii="Times New Roman" w:hAnsi="Times New Roman" w:cs="Times New Roman"/>
          <w:sz w:val="24"/>
          <w:szCs w:val="24"/>
        </w:rPr>
        <w:t>. Fits to the Buchanan model were determined using the ‘</w:t>
      </w:r>
      <w:proofErr w:type="spellStart"/>
      <w:r w:rsidRPr="00D46E49">
        <w:rPr>
          <w:rFonts w:ascii="Times New Roman" w:hAnsi="Times New Roman" w:cs="Times New Roman"/>
          <w:sz w:val="24"/>
          <w:szCs w:val="24"/>
        </w:rPr>
        <w:t>nlsLM</w:t>
      </w:r>
      <w:proofErr w:type="spellEnd"/>
      <w:r w:rsidRPr="00D46E49">
        <w:rPr>
          <w:rFonts w:ascii="Times New Roman" w:hAnsi="Times New Roman" w:cs="Times New Roman"/>
          <w:sz w:val="24"/>
          <w:szCs w:val="24"/>
        </w:rPr>
        <w:t>’ function in the ‘</w:t>
      </w:r>
      <w:proofErr w:type="spellStart"/>
      <w:r w:rsidRPr="00D46E49">
        <w:rPr>
          <w:rFonts w:ascii="Times New Roman" w:hAnsi="Times New Roman" w:cs="Times New Roman"/>
          <w:sz w:val="24"/>
          <w:szCs w:val="24"/>
        </w:rPr>
        <w:t>minpack.lm</w:t>
      </w:r>
      <w:proofErr w:type="spellEnd"/>
      <w:r w:rsidRPr="00D46E49">
        <w:rPr>
          <w:rFonts w:ascii="Times New Roman" w:hAnsi="Times New Roman" w:cs="Times New Roman"/>
          <w:sz w:val="24"/>
          <w:szCs w:val="24"/>
        </w:rPr>
        <w:t>’ package in R v</w:t>
      </w:r>
      <w:del w:id="298" w:author="Garcia Carreras, Bernardo" w:date="2017-02-22T12:06:00Z">
        <w:r w:rsidRPr="00D46E49" w:rsidDel="0066555E">
          <w:rPr>
            <w:rFonts w:ascii="Times New Roman" w:hAnsi="Times New Roman" w:cs="Times New Roman"/>
            <w:sz w:val="24"/>
            <w:szCs w:val="24"/>
          </w:rPr>
          <w:delText xml:space="preserve"> </w:delText>
        </w:r>
      </w:del>
      <w:r w:rsidRPr="00D46E49">
        <w:rPr>
          <w:rFonts w:ascii="Times New Roman" w:hAnsi="Times New Roman" w:cs="Times New Roman"/>
          <w:sz w:val="24"/>
          <w:szCs w:val="24"/>
        </w:rPr>
        <w:t xml:space="preserve">3.2.0 </w:t>
      </w:r>
      <w:r w:rsidR="00AB5751" w:rsidRPr="00D46E49">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{"citationID":"2dd41ctisn","properties":{"formattedCitation":"(Elzhov, Mullen &amp; Bolker 2010; R Core Team 2014)","plainCitation":"(Elzhov, Mullen &amp; Bolker 2010; R Core Team 2014)"},"citationItems":[{"id":6641,"uris":["http://zotero.org/users/718951/items/UD7SZ6HV"],"uri":["http://zotero.org/users/718951/items/UD7SZ6HV"],"itemData":{"id":6641,"type":"article-journal","title":"R interface to the Levenberg-Marquardt nonlinear least-squares algorithm found in MINPACK","source":"Google Scholar","URL":"http://www.idg.pl/mirrors/CRAN/web/packages/minpack.lm/minpack.lm.pdf","author":[{"family":"Elzhov","given":"Timur V."},{"family":"Mullen","given":"Katharine M."},{"family":"Bolker","given":"Ben"}],"issued":{"date-parts":[["2010"]]},"accessed":{"date-parts":[["2016",2,17]]}}},{"id":2181,"uris":["http://zotero.org/users/718951/items/Z9ZD4H9W"],"uri":["http://zotero.org/users/718951/items/Z9ZD4H9W"],"itemData":{"id":2181,"type":"book","title":"R: A Language and Environment for Statistical Computing","publisher":"R Foundation for Statistical Computing","publisher-place":"Vienna, Austria","version":"3.1.1","event-place":"Vienna, Austria","URL":"http://www.R-project.org/","ISBN":"3-900051-07-0","note":"16666","author":[{"family":"R Core Team","given":""}],"issued":{"date-parts":[["2014",7,10]]}}}],"schema":"https://github.com/citation-style-language/schema/raw/master/csl-citation.json"} </w:instrText>
      </w:r>
      <w:r w:rsidR="00AB5751" w:rsidRPr="00D46E49">
        <w:rPr>
          <w:rFonts w:ascii="Times New Roman" w:hAnsi="Times New Roman" w:cs="Times New Roman"/>
          <w:sz w:val="24"/>
          <w:szCs w:val="24"/>
        </w:rPr>
        <w:fldChar w:fldCharType="separate"/>
      </w:r>
      <w:r w:rsidRPr="00380C56">
        <w:rPr>
          <w:rFonts w:ascii="Times New Roman" w:hAnsi="Times New Roman" w:cs="Times New Roman"/>
          <w:sz w:val="24"/>
        </w:rPr>
        <w:t>(Elzhov, Mullen &amp; Bolker 2010; R Core Team 2014)</w:t>
      </w:r>
      <w:r w:rsidR="00AB5751" w:rsidRPr="00D46E49">
        <w:rPr>
          <w:rFonts w:ascii="Times New Roman" w:hAnsi="Times New Roman" w:cs="Times New Roman"/>
          <w:sz w:val="24"/>
          <w:szCs w:val="24"/>
        </w:rPr>
        <w:fldChar w:fldCharType="end"/>
      </w:r>
      <w:r w:rsidRPr="00D46E49">
        <w:rPr>
          <w:rFonts w:ascii="Times New Roman" w:hAnsi="Times New Roman" w:cs="Times New Roman"/>
          <w:sz w:val="24"/>
          <w:szCs w:val="24"/>
        </w:rPr>
        <w:t xml:space="preserve">, which uses the </w:t>
      </w:r>
      <w:proofErr w:type="spellStart"/>
      <w:r w:rsidRPr="00D46E49">
        <w:rPr>
          <w:rFonts w:ascii="Times New Roman" w:hAnsi="Times New Roman" w:cs="Times New Roman"/>
          <w:sz w:val="24"/>
          <w:szCs w:val="24"/>
        </w:rPr>
        <w:t>Levenberg</w:t>
      </w:r>
      <w:proofErr w:type="spellEnd"/>
      <w:r w:rsidRPr="00D46E49">
        <w:rPr>
          <w:rFonts w:ascii="Times New Roman" w:hAnsi="Times New Roman" w:cs="Times New Roman"/>
          <w:sz w:val="24"/>
          <w:szCs w:val="24"/>
        </w:rPr>
        <w:t xml:space="preserve">-Marquardt optimisation algorithm. Parameter estimation was achieved by running 1000 different random combination of starting parameters picked from </w:t>
      </w:r>
      <w:del w:id="299" w:author="Garcia Carreras, Bernardo" w:date="2017-02-22T12:34:00Z">
        <w:r w:rsidRPr="00D46E49" w:rsidDel="000830E9">
          <w:rPr>
            <w:rFonts w:ascii="Times New Roman" w:hAnsi="Times New Roman" w:cs="Times New Roman"/>
            <w:sz w:val="24"/>
            <w:szCs w:val="24"/>
          </w:rPr>
          <w:delText xml:space="preserve">a </w:delText>
        </w:r>
      </w:del>
      <w:r w:rsidRPr="00D46E49">
        <w:rPr>
          <w:rFonts w:ascii="Times New Roman" w:hAnsi="Times New Roman" w:cs="Times New Roman"/>
          <w:sz w:val="24"/>
          <w:szCs w:val="24"/>
        </w:rPr>
        <w:t>uniform distribution</w:t>
      </w:r>
      <w:ins w:id="300" w:author="Garcia Carreras, Bernardo" w:date="2017-02-22T12:34:00Z">
        <w:r w:rsidR="000830E9">
          <w:rPr>
            <w:rFonts w:ascii="Times New Roman" w:hAnsi="Times New Roman" w:cs="Times New Roman"/>
            <w:sz w:val="24"/>
            <w:szCs w:val="24"/>
          </w:rPr>
          <w:t>s</w:t>
        </w:r>
      </w:ins>
      <w:r w:rsidRPr="00D46E49">
        <w:rPr>
          <w:rFonts w:ascii="Times New Roman" w:hAnsi="Times New Roman" w:cs="Times New Roman"/>
          <w:sz w:val="24"/>
          <w:szCs w:val="24"/>
        </w:rPr>
        <w:t xml:space="preserve"> and returning the parameter set </w:t>
      </w:r>
      <w:del w:id="301" w:author="Garcia Carreras, Bernardo" w:date="2017-02-22T12:34:00Z">
        <w:r w:rsidRPr="00D46E49" w:rsidDel="000830E9">
          <w:rPr>
            <w:rFonts w:ascii="Times New Roman" w:hAnsi="Times New Roman" w:cs="Times New Roman"/>
            <w:sz w:val="24"/>
            <w:szCs w:val="24"/>
          </w:rPr>
          <w:delText xml:space="preserve">that returned </w:delText>
        </w:r>
      </w:del>
      <w:ins w:id="302" w:author="Garcia Carreras, Bernardo" w:date="2017-02-22T12:34:00Z">
        <w:r w:rsidR="000830E9">
          <w:rPr>
            <w:rFonts w:ascii="Times New Roman" w:hAnsi="Times New Roman" w:cs="Times New Roman"/>
            <w:sz w:val="24"/>
            <w:szCs w:val="24"/>
          </w:rPr>
          <w:t xml:space="preserve">with </w:t>
        </w:r>
      </w:ins>
      <w:r w:rsidRPr="00D46E49">
        <w:rPr>
          <w:rFonts w:ascii="Times New Roman" w:hAnsi="Times New Roman" w:cs="Times New Roman"/>
          <w:sz w:val="24"/>
          <w:szCs w:val="24"/>
        </w:rPr>
        <w:t xml:space="preserve">the lowest AIC score. </w:t>
      </w:r>
      <w:r w:rsidR="00505302">
        <w:rPr>
          <w:rFonts w:ascii="Times New Roman" w:hAnsi="Times New Roman" w:cs="Times New Roman"/>
          <w:sz w:val="24"/>
          <w:szCs w:val="24"/>
        </w:rPr>
        <w:t xml:space="preserve">Because </w:t>
      </w:r>
      <w:commentRangeStart w:id="303"/>
      <w:r w:rsidR="00505302">
        <w:rPr>
          <w:rFonts w:ascii="Times New Roman" w:hAnsi="Times New Roman" w:cs="Times New Roman"/>
          <w:sz w:val="24"/>
          <w:szCs w:val="24"/>
        </w:rPr>
        <w:t xml:space="preserve">some samples </w:t>
      </w:r>
      <w:commentRangeEnd w:id="303"/>
      <w:r w:rsidR="00017867">
        <w:rPr>
          <w:rStyle w:val="CommentReference"/>
        </w:rPr>
        <w:commentReference w:id="303"/>
      </w:r>
      <w:r w:rsidR="00505302">
        <w:rPr>
          <w:rFonts w:ascii="Times New Roman" w:hAnsi="Times New Roman" w:cs="Times New Roman"/>
          <w:sz w:val="24"/>
          <w:szCs w:val="24"/>
        </w:rPr>
        <w:t>did not grow, they were removed from subsequent analyses.</w:t>
      </w:r>
    </w:p>
    <w:p w:rsidR="00756992" w:rsidRDefault="00902714">
      <w:pPr>
        <w:spacing w:line="240" w:lineRule="auto"/>
        <w:jc w:val="both"/>
        <w:rPr>
          <w:rFonts w:ascii="Times New Roman" w:hAnsi="Times New Roman" w:cs="Times New Roman"/>
          <w:b/>
          <w:i/>
          <w:sz w:val="24"/>
          <w:szCs w:val="24"/>
        </w:rPr>
      </w:pPr>
      <w:r w:rsidRPr="00902714">
        <w:rPr>
          <w:rFonts w:ascii="Times New Roman" w:hAnsi="Times New Roman" w:cs="Times New Roman"/>
          <w:b/>
          <w:i/>
          <w:sz w:val="24"/>
          <w:szCs w:val="24"/>
        </w:rPr>
        <w:t>Monod model</w:t>
      </w:r>
    </w:p>
    <w:p w:rsidR="00756992" w:rsidRDefault="00CA5044">
      <w:pPr>
        <w:spacing w:line="240" w:lineRule="auto"/>
        <w:jc w:val="both"/>
        <w:rPr>
          <w:rFonts w:ascii="Times New Roman" w:hAnsi="Times New Roman" w:cs="Times New Roman"/>
          <w:sz w:val="24"/>
          <w:szCs w:val="24"/>
        </w:rPr>
      </w:pPr>
      <w:del w:id="304" w:author="Garcia Carreras, Bernardo" w:date="2017-02-22T13:55:00Z">
        <w:r w:rsidRPr="00D46E49" w:rsidDel="00E26B60">
          <w:rPr>
            <w:rFonts w:ascii="Times New Roman" w:hAnsi="Times New Roman" w:cs="Times New Roman"/>
            <w:sz w:val="24"/>
            <w:szCs w:val="24"/>
          </w:rPr>
          <w:delText xml:space="preserve">After fitting each growth rate curve, </w:delText>
        </w:r>
        <w:r w:rsidDel="00E26B60">
          <w:rPr>
            <w:rFonts w:ascii="Times New Roman" w:hAnsi="Times New Roman" w:cs="Times New Roman"/>
            <w:sz w:val="24"/>
            <w:szCs w:val="24"/>
          </w:rPr>
          <w:delText>fitted</w:delText>
        </w:r>
      </w:del>
      <w:ins w:id="305" w:author="Garcia Carreras, Bernardo" w:date="2017-02-22T13:55:00Z">
        <w:r w:rsidR="00E26B60">
          <w:rPr>
            <w:rFonts w:ascii="Times New Roman" w:hAnsi="Times New Roman" w:cs="Times New Roman"/>
            <w:sz w:val="24"/>
            <w:szCs w:val="24"/>
          </w:rPr>
          <w:t xml:space="preserve">The Monod equation </w:t>
        </w:r>
      </w:ins>
      <w:ins w:id="306" w:author="Garcia Carreras, Bernardo" w:date="2017-02-22T13:56:00Z">
        <w:r w:rsidR="00AB5751" w:rsidRPr="00D46E49">
          <w:rPr>
            <w:rFonts w:ascii="Times New Roman" w:hAnsi="Times New Roman" w:cs="Times New Roman"/>
            <w:sz w:val="24"/>
            <w:szCs w:val="24"/>
          </w:rPr>
          <w:fldChar w:fldCharType="begin"/>
        </w:r>
        <w:r w:rsidR="00E26B60" w:rsidRPr="00D46E49">
          <w:rPr>
            <w:rFonts w:ascii="Times New Roman" w:hAnsi="Times New Roman" w:cs="Times New Roman"/>
            <w:sz w:val="24"/>
            <w:szCs w:val="24"/>
          </w:rPr>
          <w:instrText xml:space="preserve"> ADDIN ZOTERO_ITEM CSL_CITATION {"citationID":"122nn2oiij","properties":{"formattedCitation":"(Monod 1949)","plainCitation":"(Monod 1949)"},"citationItems":[{"id":7368,"uris":["http://zotero.org/users/718951/items/3668R72R"],"uri":["http://zotero.org/users/718951/items/3668R72R"],"itemData":{"id":7368,"type":"article-journal","title":"The growth of bacterial cultures","container-title":"Annual Reviews in Microbiology","page":"371–394","volume":"3","issue":"1","source":"Google Scholar","author":[{"family":"Monod","given":"Jacques"}],"issued":{"date-parts":[["1949"]]}}}],"schema":"https://github.com/citation-style-language/schema/raw/master/csl-citation.json"} </w:instrText>
        </w:r>
        <w:r w:rsidR="00AB5751" w:rsidRPr="00D46E49">
          <w:rPr>
            <w:rFonts w:ascii="Times New Roman" w:hAnsi="Times New Roman" w:cs="Times New Roman"/>
            <w:sz w:val="24"/>
            <w:szCs w:val="24"/>
          </w:rPr>
          <w:fldChar w:fldCharType="separate"/>
        </w:r>
        <w:r w:rsidR="00E26B60" w:rsidRPr="00D46E49">
          <w:rPr>
            <w:rFonts w:ascii="Times New Roman" w:hAnsi="Times New Roman" w:cs="Times New Roman"/>
            <w:sz w:val="24"/>
          </w:rPr>
          <w:t>(Monod 1949)</w:t>
        </w:r>
        <w:r w:rsidR="00AB5751" w:rsidRPr="00D46E49">
          <w:rPr>
            <w:rFonts w:ascii="Times New Roman" w:hAnsi="Times New Roman" w:cs="Times New Roman"/>
            <w:sz w:val="24"/>
            <w:szCs w:val="24"/>
          </w:rPr>
          <w:fldChar w:fldCharType="end"/>
        </w:r>
        <w:r w:rsidR="00E26B60">
          <w:rPr>
            <w:rFonts w:ascii="Times New Roman" w:hAnsi="Times New Roman" w:cs="Times New Roman"/>
            <w:sz w:val="24"/>
            <w:szCs w:val="24"/>
          </w:rPr>
          <w:t>,</w:t>
        </w:r>
        <w:r w:rsidR="00E26B60" w:rsidRPr="00D46E49">
          <w:rPr>
            <w:rFonts w:ascii="Times New Roman" w:hAnsi="Times New Roman" w:cs="Times New Roman"/>
            <w:sz w:val="24"/>
            <w:szCs w:val="24"/>
          </w:rPr>
          <w:t xml:space="preserve"> </w:t>
        </w:r>
        <m:oMath>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+S</m:t>
                  </m:r>
                </m:den>
              </m:f>
            </m:e>
          </m:d>
        </m:oMath>
        <w:r w:rsidR="00E26B60">
          <w:rPr>
            <w:rFonts w:ascii="Times New Roman" w:hAnsi="Times New Roman" w:cs="Times New Roman"/>
            <w:sz w:val="24"/>
            <w:szCs w:val="24"/>
          </w:rPr>
          <w:t>,</w:t>
        </w:r>
      </w:ins>
      <w:r>
        <w:rPr>
          <w:rFonts w:ascii="Times New Roman" w:hAnsi="Times New Roman" w:cs="Times New Roman"/>
          <w:sz w:val="24"/>
          <w:szCs w:val="24"/>
        </w:rPr>
        <w:t xml:space="preserve"> </w:t>
      </w:r>
      <w:ins w:id="307" w:author="Garcia Carreras, Bernardo" w:date="2017-02-22T13:56:00Z">
        <w:r w:rsidR="00E26B60">
          <w:rPr>
            <w:rFonts w:ascii="Times New Roman" w:hAnsi="Times New Roman" w:cs="Times New Roman"/>
            <w:sz w:val="24"/>
            <w:szCs w:val="24"/>
          </w:rPr>
          <w:t xml:space="preserve">was fitted to the </w:t>
        </w:r>
      </w:ins>
      <w:r w:rsidRPr="00D46E49">
        <w:rPr>
          <w:rFonts w:ascii="Times New Roman" w:hAnsi="Times New Roman" w:cs="Times New Roman"/>
          <w:sz w:val="24"/>
          <w:szCs w:val="24"/>
        </w:rPr>
        <w:t xml:space="preserve">specific growth rates </w:t>
      </w:r>
      <m:oMath>
        <w:ins w:id="308" w:author="Garcia Carreras, Bernardo" w:date="2017-02-22T12:26:00Z">
          <m:r>
            <w:rPr>
              <w:rFonts w:ascii="Cambria Math" w:hAnsi="Cambria Math" w:cs="Times New Roman"/>
              <w:sz w:val="24"/>
              <w:szCs w:val="24"/>
            </w:rPr>
            <m:t>μ</m:t>
          </m:r>
        </w:ins>
        <w:del w:id="309" w:author="Garcia Carreras, Bernardo" w:date="2017-02-22T12:26:00Z"/>
      </m:oMath>
      <w:r w:rsidRPr="00D46E49" w:rsidDel="006419C8">
        <w:rPr>
          <w:rFonts w:ascii="Times New Roman" w:hAnsi="Times New Roman" w:cs="Times New Roman"/>
          <w:sz w:val="24"/>
          <w:szCs w:val="24"/>
        </w:rPr>
        <w:t xml:space="preserve">µ </w:t>
      </w:r>
      <w:ins w:id="310" w:author="Garcia Carreras, Bernardo" w:date="2017-02-22T13:56:00Z">
        <w:r w:rsidR="00E26B60">
          <w:rPr>
            <w:rFonts w:ascii="Times New Roman" w:hAnsi="Times New Roman" w:cs="Times New Roman"/>
            <w:sz w:val="24"/>
            <w:szCs w:val="24"/>
          </w:rPr>
          <w:t xml:space="preserve">from the Buchanan growth equation </w:t>
        </w:r>
      </w:ins>
      <w:r w:rsidRPr="00D46E49">
        <w:rPr>
          <w:rFonts w:ascii="Times New Roman" w:hAnsi="Times New Roman" w:cs="Times New Roman"/>
          <w:sz w:val="24"/>
          <w:szCs w:val="24"/>
        </w:rPr>
        <w:t xml:space="preserve">for each species at each temperature level and phosphate concentration </w:t>
      </w:r>
      <w:del w:id="311" w:author="Garcia Carreras, Bernardo" w:date="2017-03-13T18:37:00Z">
        <w:r w:rsidRPr="00D46E49" w:rsidDel="005A37C4">
          <w:rPr>
            <w:rFonts w:ascii="Times New Roman" w:hAnsi="Times New Roman" w:cs="Times New Roman"/>
            <w:sz w:val="24"/>
            <w:szCs w:val="24"/>
          </w:rPr>
          <w:delText>level</w:delText>
        </w:r>
        <w:r w:rsidDel="005A37C4">
          <w:rPr>
            <w:rFonts w:ascii="Times New Roman" w:hAnsi="Times New Roman" w:cs="Times New Roman"/>
            <w:sz w:val="24"/>
            <w:szCs w:val="24"/>
          </w:rPr>
          <w:delText xml:space="preserve"> against</w:delText>
        </w:r>
      </w:del>
      <w:del w:id="312" w:author="Garcia Carreras, Bernardo" w:date="2017-02-22T13:56:00Z">
        <w:r w:rsidDel="00E26B60">
          <w:rPr>
            <w:rFonts w:ascii="Times New Roman" w:hAnsi="Times New Roman" w:cs="Times New Roman"/>
            <w:sz w:val="24"/>
            <w:szCs w:val="24"/>
          </w:rPr>
          <w:delText xml:space="preserve"> a </w:delText>
        </w:r>
        <w:r w:rsidRPr="00D46E49" w:rsidDel="00E26B60">
          <w:rPr>
            <w:rFonts w:ascii="Times New Roman" w:hAnsi="Times New Roman" w:cs="Times New Roman"/>
            <w:sz w:val="24"/>
            <w:szCs w:val="24"/>
          </w:rPr>
          <w:delText xml:space="preserve">Monod equation </w:delText>
        </w:r>
        <w:r w:rsidR="00AB5751" w:rsidRPr="00D46E49" w:rsidDel="00E26B60">
          <w:rPr>
            <w:rFonts w:ascii="Times New Roman" w:hAnsi="Times New Roman" w:cs="Times New Roman"/>
            <w:sz w:val="24"/>
            <w:szCs w:val="24"/>
          </w:rPr>
          <w:fldChar w:fldCharType="begin"/>
        </w:r>
        <w:r w:rsidRPr="00756992" w:rsidDel="00E26B60">
          <w:rPr>
            <w:rFonts w:ascii="Times New Roman" w:hAnsi="Times New Roman" w:cs="Times New Roman"/>
            <w:sz w:val="24"/>
            <w:szCs w:val="24"/>
          </w:rPr>
          <w:delInstrText xml:space="preserve"> ADDIN ZOTERO_ITEM CSL_CITATION {"citationID":"122nn2oiij","properties":{"formattedCitation":"(Monod 1949)","plainCitation":"(Monod 1949)"},"citationItems":[{"id":7368,"uris":["http://zotero.org/users/718951/items/3668R72R"],"uri":["http://zotero.org/users/718951/items/3668R72R"],"itemData":{"id":7368,"type":"article-journal","title":"The growth of bacterial cultures","container-title":"Annual Reviews in Microbiology","page":"371–394","volume":"3","issue":"1","source":"Google Scholar","author":[{"family":"Monod","given":"Jacques"}],"issued":{"date-parts":[["1949"]]}}}],"schema":"https://github.com/citation-style-language/schema/raw/master/csl-citation.json"} </w:delInstrText>
        </w:r>
        <w:r w:rsidR="00AB5751" w:rsidRPr="00D46E49" w:rsidDel="00E26B60">
          <w:rPr>
            <w:rFonts w:ascii="Times New Roman" w:hAnsi="Times New Roman" w:cs="Times New Roman"/>
            <w:sz w:val="24"/>
            <w:szCs w:val="24"/>
          </w:rPr>
          <w:fldChar w:fldCharType="separate"/>
        </w:r>
        <w:r w:rsidRPr="00D46E49" w:rsidDel="00E26B60">
          <w:rPr>
            <w:rFonts w:ascii="Times New Roman" w:hAnsi="Times New Roman" w:cs="Times New Roman"/>
            <w:sz w:val="24"/>
          </w:rPr>
          <w:delText>(Monod 1949)</w:delText>
        </w:r>
        <w:r w:rsidR="00AB5751" w:rsidRPr="00D46E49" w:rsidDel="00E26B60">
          <w:rPr>
            <w:rFonts w:ascii="Times New Roman" w:hAnsi="Times New Roman" w:cs="Times New Roman"/>
            <w:sz w:val="24"/>
            <w:szCs w:val="24"/>
          </w:rPr>
          <w:fldChar w:fldCharType="end"/>
        </w:r>
        <w:r w:rsidRPr="00D46E49" w:rsidDel="00E26B60">
          <w:rPr>
            <w:rFonts w:ascii="Times New Roman" w:hAnsi="Times New Roman" w:cs="Times New Roman"/>
            <w:sz w:val="24"/>
            <w:szCs w:val="24"/>
          </w:rPr>
          <w:delText xml:space="preserve"> </w:delText>
        </w:r>
      </w:del>
      <m:oMath>
        <w:del w:id="313" w:author="Garcia Carreras, Bernardo" w:date="2017-02-22T12:23:00Z">
          <m:r>
            <m:rPr>
              <m:sty m:val="p"/>
            </m:rPr>
            <w:rPr>
              <w:rFonts w:ascii="Cambria Math" w:hAnsi="Cambria Math" w:cs="Times New Roman"/>
              <w:sz w:val="24"/>
              <w:szCs w:val="24"/>
            </w:rPr>
            <m:t>µ</m:t>
          </m:r>
        </w:del>
        <w:del w:id="314" w:author="Garcia Carreras, Bernardo" w:date="2017-02-22T12:24:00Z">
          <m:r>
            <m:rPr>
              <m:sty m:val="p"/>
            </m:rPr>
            <w:rPr>
              <w:rFonts w:ascii="Cambria Math" w:hAnsi="Times New Roman" w:cs="Times New Roman"/>
              <w:sz w:val="24"/>
              <w:szCs w:val="24"/>
            </w:rPr>
            <m:t xml:space="preserve">= </m:t>
          </m:r>
          <m:r>
            <m:rPr>
              <m:sty m:val="p"/>
            </m:rPr>
            <w:rPr>
              <w:rFonts w:ascii="Cambria Math" w:hAnsi="Cambria Math" w:cs="Times New Roman"/>
              <w:sz w:val="24"/>
              <w:szCs w:val="24"/>
            </w:rPr>
            <m:t>µ</m:t>
          </m:r>
        </w:del>
        <m:func>
          <m:funcPr>
            <m:ctrlPr>
              <w:del w:id="315" w:author="Garcia Carreras, Bernardo" w:date="2017-02-22T12:24:00Z">
                <w:rPr>
                  <w:rFonts w:ascii="Cambria Math" w:hAnsi="Cambria Math" w:cs="Cambria Math"/>
                  <w:sz w:val="24"/>
                  <w:szCs w:val="24"/>
                </w:rPr>
              </w:del>
            </m:ctrlPr>
          </m:funcPr>
          <m:fName>
            <w:del w:id="316" w:author="Garcia Carreras, Bernardo" w:date="2017-02-22T12:24:00Z">
              <m:r>
                <m:rPr>
                  <m:sty m:val="p"/>
                </m:rPr>
                <w:rPr>
                  <w:rFonts w:ascii="Cambria Math" w:hAnsi="Times New Roman" w:cs="Times New Roman"/>
                  <w:sz w:val="24"/>
                  <w:szCs w:val="24"/>
                </w:rPr>
                <m:t>max</m:t>
              </m:r>
            </w:del>
            <m:ctrlPr>
              <w:del w:id="317" w:author="Garcia Carreras, Bernardo" w:date="2017-02-22T12:24:00Z">
                <w:rPr>
                  <w:rFonts w:ascii="Cambria Math" w:hAnsi="Times New Roman" w:cs="Times New Roman"/>
                  <w:sz w:val="24"/>
                  <w:szCs w:val="24"/>
                </w:rPr>
              </w:del>
            </m:ctrlPr>
          </m:fName>
          <m:e>
            <w:del w:id="318" w:author="Garcia Carreras, Bernardo" w:date="2017-02-22T12:24:00Z">
              <m:r>
                <w:rPr>
                  <w:rFonts w:ascii="Cambria Math" w:hAnsi="Cambria Math" w:cs="Cambria Math"/>
                  <w:sz w:val="24"/>
                  <w:szCs w:val="24"/>
                </w:rPr>
                <m:t>*</m:t>
              </m:r>
              <m:r>
                <w:rPr>
                  <w:rFonts w:ascii="Cambria Math" w:hAnsi="Times New Roman" w:cs="Times New Roman"/>
                  <w:sz w:val="24"/>
                  <w:szCs w:val="24"/>
                </w:rPr>
                <m:t>(</m:t>
              </m:r>
            </w:del>
            <m:f>
              <m:fPr>
                <m:ctrlPr>
                  <w:del w:id="319" w:author="Garcia Carreras, Bernardo" w:date="2017-02-22T12:24:00Z">
                    <w:rPr>
                      <w:rFonts w:ascii="Cambria Math" w:hAnsi="Times New Roman" w:cs="Times New Roman"/>
                      <w:i/>
                      <w:sz w:val="24"/>
                      <w:szCs w:val="24"/>
                    </w:rPr>
                  </w:del>
                </m:ctrlPr>
              </m:fPr>
              <m:num>
                <w:del w:id="320" w:author="Garcia Carreras, Bernardo" w:date="2017-02-22T12:24:00Z">
                  <m:r>
                    <w:rPr>
                      <w:rFonts w:ascii="Cambria Math" w:hAnsi="Times New Roman" w:cs="Times New Roman"/>
                      <w:sz w:val="24"/>
                      <w:szCs w:val="24"/>
                    </w:rPr>
                    <m:t>S</m:t>
                  </m:r>
                </w:del>
              </m:num>
              <m:den>
                <w:del w:id="321" w:author="Garcia Carreras, Bernardo" w:date="2017-02-22T12:24:00Z">
                  <m:r>
                    <w:rPr>
                      <w:rFonts w:ascii="Cambria Math" w:hAnsi="Times New Roman" w:cs="Times New Roman"/>
                      <w:sz w:val="24"/>
                      <w:szCs w:val="24"/>
                    </w:rPr>
                    <m:t>Ks+S</m:t>
                  </m:r>
                </w:del>
              </m:den>
            </m:f>
            <w:del w:id="322" w:author="Garcia Carreras, Bernardo" w:date="2017-02-22T12:24:00Z">
              <m:r>
                <w:rPr>
                  <w:rFonts w:ascii="Cambria Math" w:hAnsi="Times New Roman" w:cs="Times New Roman"/>
                  <w:sz w:val="24"/>
                  <w:szCs w:val="24"/>
                </w:rPr>
                <m:t>)</m:t>
              </m:r>
            </w:del>
          </m:e>
        </m:func>
        <w:del w:id="323" w:author="Garcia Carreras, Bernardo" w:date="2017-02-22T12:24:00Z">
          <m:r>
            <m:rPr>
              <m:sty m:val="p"/>
            </m:rPr>
            <w:rPr>
              <w:rFonts w:ascii="Cambria Math" w:hAnsi="Cambria Math" w:cs="Times New Roman"/>
              <w:sz w:val="24"/>
              <w:szCs w:val="24"/>
            </w:rPr>
            <m:t xml:space="preserve"> </m:t>
          </m:r>
        </w:del>
        <w:del w:id="324" w:author="Garcia Carreras, Bernardo" w:date="2017-02-22T13:56:00Z"/>
      </m:oMath>
      <w:r w:rsidRPr="00D46E49" w:rsidDel="00E26B60">
        <w:rPr>
          <w:rFonts w:ascii="Times New Roman" w:hAnsi="Times New Roman" w:cs="Times New Roman"/>
          <w:sz w:val="24"/>
          <w:szCs w:val="24"/>
        </w:rPr>
        <w:t>wh</w:t>
      </w:r>
      <w:del w:id="325" w:author="Garcia Carreras, Bernardo" w:date="2017-02-22T13:57:00Z">
        <w:r w:rsidRPr="00D46E49" w:rsidDel="00E26B60">
          <w:rPr>
            <w:rFonts w:ascii="Times New Roman" w:hAnsi="Times New Roman" w:cs="Times New Roman"/>
            <w:sz w:val="24"/>
            <w:szCs w:val="24"/>
          </w:rPr>
          <w:delText>ere</w:delText>
        </w:r>
      </w:del>
      <w:ins w:id="326" w:author="Garcia Carreras, Bernardo" w:date="2017-03-13T18:37:00Z">
        <w:r w:rsidR="005A37C4">
          <w:rPr>
            <w:rFonts w:ascii="Times New Roman" w:hAnsi="Times New Roman" w:cs="Times New Roman"/>
            <w:sz w:val="24"/>
            <w:szCs w:val="24"/>
          </w:rPr>
          <w:t>level, where</w:t>
        </w:r>
      </w:ins>
      <w:r w:rsidRPr="00D46E49">
        <w:rPr>
          <w:rFonts w:ascii="Times New Roman" w:hAnsi="Times New Roman" w:cs="Times New Roman"/>
          <w:sz w:val="24"/>
          <w:szCs w:val="24"/>
        </w:rPr>
        <w:t xml:space="preserve"> </w:t>
      </w:r>
      <m:oMath>
        <m:sSub>
          <m:sSubPr>
            <m:ctrlPr>
              <w:ins w:id="327" w:author="Garcia Carreras, Bernardo" w:date="2017-02-22T12:24:00Z">
                <w:rPr>
                  <w:rFonts w:ascii="Cambria Math" w:hAnsi="Cambria Math" w:cs="Times New Roman"/>
                  <w:i/>
                  <w:sz w:val="24"/>
                  <w:szCs w:val="24"/>
                </w:rPr>
              </w:ins>
            </m:ctrlPr>
          </m:sSubPr>
          <m:e>
            <w:ins w:id="328" w:author="Garcia Carreras, Bernardo" w:date="2017-02-22T12:24:00Z">
              <m:r>
                <w:rPr>
                  <w:rFonts w:ascii="Cambria Math" w:hAnsi="Cambria Math" w:cs="Times New Roman"/>
                  <w:sz w:val="24"/>
                  <w:szCs w:val="24"/>
                </w:rPr>
                <m:t>μ</m:t>
              </m:r>
            </w:ins>
          </m:e>
          <m:sub>
            <w:ins w:id="329" w:author="Garcia Carreras, Bernardo" w:date="2017-02-22T12:24:00Z">
              <m:r>
                <m:rPr>
                  <m:nor/>
                </m:rPr>
                <w:rPr>
                  <w:rFonts w:ascii="Cambria Math" w:hAnsi="Cambria Math" w:cs="Times New Roman"/>
                  <w:sz w:val="24"/>
                  <w:szCs w:val="24"/>
                </w:rPr>
                <m:t>max</m:t>
              </m:r>
            </w:ins>
          </m:sub>
        </m:sSub>
        <w:del w:id="330" w:author="Garcia Carreras, Bernardo" w:date="2017-02-22T12:24:00Z"/>
      </m:oMath>
      <w:r w:rsidRPr="00D46E49" w:rsidDel="006419C8">
        <w:rPr>
          <w:rFonts w:ascii="Times New Roman" w:hAnsi="Times New Roman" w:cs="Times New Roman"/>
          <w:sz w:val="24"/>
          <w:szCs w:val="24"/>
        </w:rPr>
        <w:t>µmax</w:t>
      </w:r>
      <w:r w:rsidRPr="00D46E49">
        <w:rPr>
          <w:rFonts w:ascii="Times New Roman" w:hAnsi="Times New Roman" w:cs="Times New Roman"/>
          <w:sz w:val="24"/>
          <w:szCs w:val="24"/>
        </w:rPr>
        <w:t xml:space="preserve"> is the maximum specific growth rate (</w:t>
      </w:r>
      <w:commentRangeStart w:id="331"/>
      <w:del w:id="332" w:author="Garcia Carreras, Bernardo" w:date="2017-03-13T18:37:00Z">
        <w:r w:rsidRPr="00D46E49" w:rsidDel="005A37C4">
          <w:rPr>
            <w:rFonts w:ascii="Times New Roman" w:hAnsi="Times New Roman" w:cs="Times New Roman"/>
            <w:sz w:val="24"/>
            <w:szCs w:val="24"/>
          </w:rPr>
          <w:delText>(</w:delText>
        </w:r>
      </w:del>
      <w:r w:rsidRPr="00D46E49">
        <w:rPr>
          <w:rFonts w:ascii="Times New Roman" w:hAnsi="Times New Roman" w:cs="Times New Roman"/>
          <w:sz w:val="24"/>
          <w:szCs w:val="24"/>
        </w:rPr>
        <w:t>log</w:t>
      </w:r>
      <w:r w:rsidRPr="000C2B8B">
        <w:rPr>
          <w:rFonts w:ascii="Times New Roman" w:hAnsi="Times New Roman" w:cs="Times New Roman"/>
          <w:sz w:val="24"/>
          <w:szCs w:val="24"/>
          <w:vertAlign w:val="subscript"/>
        </w:rPr>
        <w:t>10</w:t>
      </w:r>
      <w:r w:rsidR="00902714">
        <w:rPr>
          <w:rFonts w:ascii="Times New Roman" w:hAnsi="Times New Roman" w:cs="Times New Roman"/>
          <w:sz w:val="24"/>
          <w:szCs w:val="24"/>
        </w:rPr>
        <w:t>(cells</w:t>
      </w:r>
      <w:ins w:id="333" w:author="Garcia Carreras, Bernardo" w:date="2017-02-22T12:25:00Z">
        <w:r w:rsidR="006419C8">
          <w:rPr>
            <w:rFonts w:ascii="Times New Roman" w:hAnsi="Times New Roman" w:cs="Times New Roman"/>
            <w:sz w:val="24"/>
            <w:szCs w:val="24"/>
          </w:rPr>
          <w:t>·</w:t>
        </w:r>
      </w:ins>
      <w:del w:id="334" w:author="Garcia Carreras, Bernardo" w:date="2017-02-22T12:25:00Z">
        <w:r w:rsidRPr="00D46E49" w:rsidDel="006419C8">
          <w:rPr>
            <w:rFonts w:ascii="Times New Roman" w:hAnsi="Times New Roman" w:cs="Times New Roman"/>
            <w:sz w:val="24"/>
            <w:szCs w:val="24"/>
          </w:rPr>
          <w:delText>.</w:delText>
        </w:r>
      </w:del>
      <w:del w:id="335" w:author="Garcia Carreras, Bernardo" w:date="2017-02-22T12:26:00Z">
        <w:r w:rsidRPr="00D46E49" w:rsidDel="006419C8">
          <w:rPr>
            <w:rFonts w:ascii="Times New Roman" w:hAnsi="Times New Roman" w:cs="Times New Roman"/>
            <w:sz w:val="24"/>
            <w:szCs w:val="24"/>
          </w:rPr>
          <w:delText>ml</w:delText>
        </w:r>
      </w:del>
      <w:ins w:id="336" w:author="Garcia Carreras, Bernardo" w:date="2017-02-22T12:26:00Z">
        <w:r w:rsidR="006419C8" w:rsidRPr="00D46E49">
          <w:rPr>
            <w:rFonts w:ascii="Times New Roman" w:hAnsi="Times New Roman" w:cs="Times New Roman"/>
            <w:sz w:val="24"/>
            <w:szCs w:val="24"/>
          </w:rPr>
          <w:t>m</w:t>
        </w:r>
        <w:r w:rsidR="006419C8">
          <w:rPr>
            <w:rFonts w:ascii="Times New Roman" w:hAnsi="Times New Roman" w:cs="Times New Roman"/>
            <w:sz w:val="24"/>
            <w:szCs w:val="24"/>
          </w:rPr>
          <w:t>L</w:t>
        </w:r>
      </w:ins>
      <w:r w:rsidRPr="00D46E49">
        <w:rPr>
          <w:rFonts w:ascii="Times New Roman" w:hAnsi="Times New Roman" w:cs="Times New Roman"/>
          <w:sz w:val="24"/>
          <w:szCs w:val="24"/>
          <w:vertAlign w:val="superscript"/>
        </w:rPr>
        <w:t>-1</w:t>
      </w:r>
      <w:r w:rsidRPr="00D46E49">
        <w:rPr>
          <w:rFonts w:ascii="Times New Roman" w:hAnsi="Times New Roman" w:cs="Times New Roman"/>
          <w:sz w:val="24"/>
          <w:szCs w:val="24"/>
        </w:rPr>
        <w:t>)</w:t>
      </w:r>
      <w:del w:id="337" w:author="Garcia Carreras, Bernardo" w:date="2017-03-13T18:38:00Z">
        <w:r w:rsidRPr="00D46E49" w:rsidDel="005A37C4">
          <w:rPr>
            <w:rFonts w:ascii="Times New Roman" w:hAnsi="Times New Roman" w:cs="Times New Roman"/>
            <w:sz w:val="24"/>
            <w:szCs w:val="24"/>
          </w:rPr>
          <w:delText>)</w:delText>
        </w:r>
      </w:del>
      <w:ins w:id="338" w:author="Garcia Carreras, Bernardo" w:date="2017-02-22T12:25:00Z">
        <w:r w:rsidR="006419C8">
          <w:rPr>
            <w:rFonts w:ascii="Times New Roman" w:hAnsi="Times New Roman" w:cs="Times New Roman"/>
            <w:sz w:val="24"/>
            <w:szCs w:val="24"/>
          </w:rPr>
          <w:t>·</w:t>
        </w:r>
      </w:ins>
      <w:del w:id="339" w:author="Garcia Carreras, Bernardo" w:date="2017-02-22T12:25:00Z">
        <w:r w:rsidRPr="00D46E49" w:rsidDel="006419C8">
          <w:rPr>
            <w:rFonts w:ascii="Times New Roman" w:hAnsi="Times New Roman" w:cs="Times New Roman"/>
            <w:sz w:val="24"/>
            <w:szCs w:val="24"/>
          </w:rPr>
          <w:delText>.</w:delText>
        </w:r>
      </w:del>
      <w:r w:rsidRPr="00D46E49">
        <w:rPr>
          <w:rFonts w:ascii="Times New Roman" w:hAnsi="Times New Roman" w:cs="Times New Roman"/>
          <w:sz w:val="24"/>
          <w:szCs w:val="24"/>
        </w:rPr>
        <w:t>day</w:t>
      </w:r>
      <w:r w:rsidRPr="00D46E49">
        <w:rPr>
          <w:rFonts w:ascii="Times New Roman" w:hAnsi="Times New Roman" w:cs="Times New Roman"/>
          <w:sz w:val="24"/>
          <w:szCs w:val="24"/>
          <w:vertAlign w:val="superscript"/>
        </w:rPr>
        <w:t>-1</w:t>
      </w:r>
      <w:commentRangeEnd w:id="331"/>
      <w:r w:rsidR="00283F51">
        <w:rPr>
          <w:rStyle w:val="CommentReference"/>
        </w:rPr>
        <w:commentReference w:id="331"/>
      </w:r>
      <w:r w:rsidRPr="00D46E49">
        <w:rPr>
          <w:rFonts w:ascii="Times New Roman" w:hAnsi="Times New Roman" w:cs="Times New Roman"/>
          <w:sz w:val="24"/>
          <w:szCs w:val="24"/>
        </w:rPr>
        <w:t xml:space="preserve">), </w:t>
      </w:r>
      <m:oMath>
        <w:ins w:id="340" w:author="Garcia Carreras, Bernardo" w:date="2017-02-22T12:24:00Z">
          <m:r>
            <w:rPr>
              <w:rFonts w:ascii="Cambria Math" w:hAnsi="Cambria Math" w:cs="Times New Roman"/>
              <w:sz w:val="24"/>
              <w:szCs w:val="24"/>
            </w:rPr>
            <m:t>S</m:t>
          </m:r>
        </w:ins>
        <w:ins w:id="341" w:author="Garcia Carreras, Bernardo" w:date="2017-03-13T18:38:00Z"/>
      </m:oMath>
      <w:r w:rsidR="005A37C4">
        <w:rPr>
          <w:rFonts w:ascii="Times New Roman" w:hAnsi="Times New Roman" w:cs="Times New Roman"/>
          <w:sz w:val="24"/>
          <w:szCs w:val="24"/>
        </w:rPr>
        <w:t xml:space="preserve"> is </w:t>
      </w:r>
      <w:del w:id="342" w:author="Garcia Carreras, Bernardo" w:date="2017-02-22T12:24:00Z">
        <w:r w:rsidRPr="00D46E49" w:rsidDel="006419C8">
          <w:rPr>
            <w:rFonts w:ascii="Times New Roman" w:hAnsi="Times New Roman" w:cs="Times New Roman"/>
            <w:sz w:val="24"/>
            <w:szCs w:val="24"/>
          </w:rPr>
          <w:delText xml:space="preserve">S </w:delText>
        </w:r>
      </w:del>
      <w:r w:rsidRPr="00D46E49">
        <w:rPr>
          <w:rFonts w:ascii="Times New Roman" w:hAnsi="Times New Roman" w:cs="Times New Roman"/>
          <w:sz w:val="24"/>
          <w:szCs w:val="24"/>
        </w:rPr>
        <w:t xml:space="preserve">the external concentration of limiting </w:t>
      </w:r>
      <w:del w:id="343" w:author="Garcia Carreras, Bernardo" w:date="2017-02-22T12:43:00Z">
        <w:r w:rsidRPr="00D46E49" w:rsidDel="00935BCD">
          <w:rPr>
            <w:rFonts w:ascii="Times New Roman" w:hAnsi="Times New Roman" w:cs="Times New Roman"/>
            <w:sz w:val="24"/>
            <w:szCs w:val="24"/>
          </w:rPr>
          <w:delText xml:space="preserve">nutrient </w:delText>
        </w:r>
      </w:del>
      <w:ins w:id="344" w:author="Garcia Carreras, Bernardo" w:date="2017-02-22T12:43:00Z">
        <w:r w:rsidR="00935BCD">
          <w:rPr>
            <w:rFonts w:ascii="Times New Roman" w:hAnsi="Times New Roman" w:cs="Times New Roman"/>
            <w:sz w:val="24"/>
            <w:szCs w:val="24"/>
          </w:rPr>
          <w:t>phosphate</w:t>
        </w:r>
        <w:r w:rsidR="00935BCD" w:rsidRPr="00D46E49">
          <w:rPr>
            <w:rFonts w:ascii="Times New Roman" w:hAnsi="Times New Roman" w:cs="Times New Roman"/>
            <w:sz w:val="24"/>
            <w:szCs w:val="24"/>
          </w:rPr>
          <w:t xml:space="preserve"> </w:t>
        </w:r>
      </w:ins>
      <w:r w:rsidRPr="00D46E49">
        <w:rPr>
          <w:rFonts w:ascii="Times New Roman" w:hAnsi="Times New Roman" w:cs="Times New Roman"/>
          <w:sz w:val="24"/>
          <w:szCs w:val="24"/>
        </w:rPr>
        <w:t>in the culture (</w:t>
      </w:r>
      <w:del w:id="345" w:author="Garcia Carreras, Bernardo" w:date="2017-02-22T12:43:00Z">
        <w:r w:rsidRPr="00D46E49" w:rsidDel="00935BCD">
          <w:rPr>
            <w:rFonts w:ascii="Times New Roman" w:hAnsi="Times New Roman" w:cs="Times New Roman"/>
            <w:sz w:val="24"/>
            <w:szCs w:val="24"/>
          </w:rPr>
          <w:delText xml:space="preserve">here phosphate </w:delText>
        </w:r>
      </w:del>
      <w:r w:rsidRPr="00D46E49">
        <w:rPr>
          <w:rFonts w:ascii="Times New Roman" w:hAnsi="Times New Roman" w:cs="Times New Roman"/>
          <w:sz w:val="24"/>
          <w:szCs w:val="24"/>
        </w:rPr>
        <w:t>in µmol</w:t>
      </w:r>
      <w:ins w:id="346" w:author="Garcia Carreras, Bernardo" w:date="2017-02-22T12:26:00Z">
        <w:r w:rsidR="006419C8">
          <w:rPr>
            <w:rFonts w:ascii="Times New Roman" w:hAnsi="Times New Roman" w:cs="Times New Roman"/>
            <w:sz w:val="24"/>
            <w:szCs w:val="24"/>
          </w:rPr>
          <w:t>·</w:t>
        </w:r>
      </w:ins>
      <w:del w:id="347" w:author="Garcia Carreras, Bernardo" w:date="2017-02-22T12:26:00Z">
        <w:r w:rsidRPr="00D46E49" w:rsidDel="006419C8">
          <w:rPr>
            <w:rFonts w:ascii="Times New Roman" w:hAnsi="Times New Roman" w:cs="Times New Roman"/>
            <w:sz w:val="24"/>
            <w:szCs w:val="24"/>
          </w:rPr>
          <w:delText>.</w:delText>
        </w:r>
      </w:del>
      <w:r w:rsidRPr="00D46E49">
        <w:rPr>
          <w:rFonts w:ascii="Times New Roman" w:hAnsi="Times New Roman" w:cs="Times New Roman"/>
          <w:sz w:val="24"/>
          <w:szCs w:val="24"/>
        </w:rPr>
        <w:t>L</w:t>
      </w:r>
      <w:r w:rsidRPr="00D46E49">
        <w:rPr>
          <w:rFonts w:ascii="Times New Roman" w:hAnsi="Times New Roman" w:cs="Times New Roman"/>
          <w:sz w:val="24"/>
          <w:szCs w:val="24"/>
          <w:vertAlign w:val="superscript"/>
        </w:rPr>
        <w:t>-1</w:t>
      </w:r>
      <w:r w:rsidRPr="00D46E49">
        <w:rPr>
          <w:rFonts w:ascii="Times New Roman" w:hAnsi="Times New Roman" w:cs="Times New Roman"/>
          <w:sz w:val="24"/>
          <w:szCs w:val="24"/>
        </w:rPr>
        <w:t xml:space="preserve">) and </w:t>
      </w:r>
      <m:oMath>
        <m:sSub>
          <m:sSubPr>
            <m:ctrlPr>
              <w:ins w:id="348" w:author="Garcia Carreras, Bernardo" w:date="2017-02-22T12:26:00Z">
                <w:rPr>
                  <w:rFonts w:ascii="Cambria Math" w:hAnsi="Cambria Math" w:cs="Times New Roman"/>
                  <w:i/>
                  <w:sz w:val="24"/>
                  <w:szCs w:val="24"/>
                </w:rPr>
              </w:ins>
            </m:ctrlPr>
          </m:sSubPr>
          <m:e>
            <w:ins w:id="349" w:author="Garcia Carreras, Bernardo" w:date="2017-02-22T12:26:00Z">
              <m:r>
                <w:rPr>
                  <w:rFonts w:ascii="Cambria Math" w:hAnsi="Cambria Math" w:cs="Times New Roman"/>
                  <w:sz w:val="24"/>
                  <w:szCs w:val="24"/>
                </w:rPr>
                <m:t>K</m:t>
              </m:r>
            </w:ins>
          </m:e>
          <m:sub>
            <w:ins w:id="350" w:author="Garcia Carreras, Bernardo" w:date="2017-02-22T12:26:00Z">
              <m:r>
                <w:rPr>
                  <w:rFonts w:ascii="Cambria Math" w:hAnsi="Cambria Math" w:cs="Times New Roman"/>
                  <w:sz w:val="24"/>
                  <w:szCs w:val="24"/>
                </w:rPr>
                <m:t>S</m:t>
              </m:r>
            </w:ins>
          </m:sub>
        </m:sSub>
        <w:del w:id="351" w:author="Garcia Carreras, Bernardo" w:date="2017-02-22T12:26:00Z"/>
      </m:oMath>
      <w:r w:rsidRPr="00D46E49" w:rsidDel="006419C8">
        <w:rPr>
          <w:rFonts w:ascii="Times New Roman" w:hAnsi="Times New Roman" w:cs="Times New Roman"/>
          <w:sz w:val="24"/>
          <w:szCs w:val="24"/>
        </w:rPr>
        <w:t>Ks</w:t>
      </w:r>
      <w:r w:rsidRPr="00D46E49">
        <w:rPr>
          <w:rFonts w:ascii="Times New Roman" w:hAnsi="Times New Roman" w:cs="Times New Roman"/>
          <w:sz w:val="24"/>
          <w:szCs w:val="24"/>
        </w:rPr>
        <w:t xml:space="preserve"> </w:t>
      </w:r>
      <w:ins w:id="352" w:author="Garcia Carreras, Bernardo" w:date="2017-02-22T13:57:00Z">
        <w:r w:rsidR="00E26B60">
          <w:rPr>
            <w:rFonts w:ascii="Times New Roman" w:hAnsi="Times New Roman" w:cs="Times New Roman"/>
            <w:sz w:val="24"/>
            <w:szCs w:val="24"/>
          </w:rPr>
          <w:t xml:space="preserve">is </w:t>
        </w:r>
      </w:ins>
      <w:r w:rsidRPr="00D46E49">
        <w:rPr>
          <w:rFonts w:ascii="Times New Roman" w:hAnsi="Times New Roman" w:cs="Times New Roman"/>
          <w:sz w:val="24"/>
          <w:szCs w:val="24"/>
        </w:rPr>
        <w:t>the half saturation coefficient for growth  (µmol</w:t>
      </w:r>
      <w:ins w:id="353" w:author="Garcia Carreras, Bernardo" w:date="2017-02-22T12:26:00Z">
        <w:r w:rsidR="006419C8">
          <w:rPr>
            <w:rFonts w:ascii="Times New Roman" w:hAnsi="Times New Roman" w:cs="Times New Roman"/>
            <w:sz w:val="24"/>
            <w:szCs w:val="24"/>
          </w:rPr>
          <w:t>·</w:t>
        </w:r>
      </w:ins>
      <w:del w:id="354" w:author="Garcia Carreras, Bernardo" w:date="2017-02-22T12:26:00Z">
        <w:r w:rsidRPr="00D46E49" w:rsidDel="006419C8">
          <w:rPr>
            <w:rFonts w:ascii="Times New Roman" w:hAnsi="Times New Roman" w:cs="Times New Roman"/>
            <w:sz w:val="24"/>
            <w:szCs w:val="24"/>
          </w:rPr>
          <w:delText>.</w:delText>
        </w:r>
      </w:del>
      <w:r w:rsidRPr="00D46E49">
        <w:rPr>
          <w:rFonts w:ascii="Times New Roman" w:hAnsi="Times New Roman" w:cs="Times New Roman"/>
          <w:sz w:val="24"/>
          <w:szCs w:val="24"/>
        </w:rPr>
        <w:t>L</w:t>
      </w:r>
      <w:r w:rsidRPr="00D46E49">
        <w:rPr>
          <w:rFonts w:ascii="Times New Roman" w:hAnsi="Times New Roman" w:cs="Times New Roman"/>
          <w:sz w:val="24"/>
          <w:szCs w:val="24"/>
          <w:vertAlign w:val="superscript"/>
        </w:rPr>
        <w:t>-1</w:t>
      </w:r>
      <w:r w:rsidRPr="00D46E49">
        <w:rPr>
          <w:rFonts w:ascii="Times New Roman" w:hAnsi="Times New Roman" w:cs="Times New Roman"/>
          <w:sz w:val="24"/>
          <w:szCs w:val="24"/>
        </w:rPr>
        <w:t>)</w:t>
      </w:r>
      <w:ins w:id="355" w:author="Garcia Carreras, Bernardo" w:date="2017-02-22T13:57:00Z">
        <w:r w:rsidR="00E26B60">
          <w:rPr>
            <w:rFonts w:ascii="Times New Roman" w:hAnsi="Times New Roman" w:cs="Times New Roman"/>
            <w:sz w:val="24"/>
            <w:szCs w:val="24"/>
          </w:rPr>
          <w:t xml:space="preserve">, the phosphate concentration at which </w:t>
        </w:r>
        <m:oMath>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r>
            <w:rPr>
              <w:rFonts w:ascii="Cambria Math" w:hAnsi="Cambria Math" w:cs="Times New Roman"/>
              <w:sz w:val="24"/>
              <w:szCs w:val="24"/>
            </w:rPr>
            <m:t>/2</m:t>
          </m:r>
        </m:oMath>
      </w:ins>
      <w:r w:rsidRPr="00D46E49">
        <w:rPr>
          <w:rFonts w:ascii="Times New Roman" w:hAnsi="Times New Roman" w:cs="Times New Roman"/>
          <w:sz w:val="24"/>
          <w:szCs w:val="24"/>
        </w:rPr>
        <w:t xml:space="preserve">. </w:t>
      </w:r>
      <w:r w:rsidR="00645753" w:rsidRPr="00D46E49">
        <w:rPr>
          <w:rFonts w:ascii="Times New Roman" w:hAnsi="Times New Roman" w:cs="Times New Roman"/>
          <w:sz w:val="24"/>
          <w:szCs w:val="24"/>
        </w:rPr>
        <w:t xml:space="preserve">Fits to </w:t>
      </w:r>
      <w:r w:rsidR="00645753">
        <w:rPr>
          <w:rFonts w:ascii="Times New Roman" w:hAnsi="Times New Roman" w:cs="Times New Roman"/>
          <w:sz w:val="24"/>
          <w:szCs w:val="24"/>
        </w:rPr>
        <w:t>the Monod</w:t>
      </w:r>
      <w:r w:rsidR="00645753" w:rsidRPr="00D46E49">
        <w:rPr>
          <w:rFonts w:ascii="Times New Roman" w:hAnsi="Times New Roman" w:cs="Times New Roman"/>
          <w:sz w:val="24"/>
          <w:szCs w:val="24"/>
        </w:rPr>
        <w:t xml:space="preserve"> model</w:t>
      </w:r>
      <w:r w:rsidR="00645753">
        <w:rPr>
          <w:rFonts w:ascii="Times New Roman" w:hAnsi="Times New Roman" w:cs="Times New Roman"/>
          <w:sz w:val="24"/>
          <w:szCs w:val="24"/>
        </w:rPr>
        <w:t xml:space="preserve"> for each species and temperature level</w:t>
      </w:r>
      <w:r w:rsidR="00645753" w:rsidRPr="00D46E49">
        <w:rPr>
          <w:rFonts w:ascii="Times New Roman" w:hAnsi="Times New Roman" w:cs="Times New Roman"/>
          <w:sz w:val="24"/>
          <w:szCs w:val="24"/>
        </w:rPr>
        <w:t xml:space="preserve"> were</w:t>
      </w:r>
      <w:r w:rsidR="00645753">
        <w:rPr>
          <w:rFonts w:ascii="Times New Roman" w:hAnsi="Times New Roman" w:cs="Times New Roman"/>
          <w:sz w:val="24"/>
          <w:szCs w:val="24"/>
        </w:rPr>
        <w:t xml:space="preserve"> determined with two modelling approaches that gave concordant results. </w:t>
      </w:r>
      <w:commentRangeStart w:id="356"/>
      <w:r w:rsidR="00645753">
        <w:rPr>
          <w:rFonts w:ascii="Times New Roman" w:hAnsi="Times New Roman" w:cs="Times New Roman"/>
          <w:sz w:val="24"/>
          <w:szCs w:val="24"/>
        </w:rPr>
        <w:t>First</w:t>
      </w:r>
      <w:commentRangeEnd w:id="356"/>
      <w:r w:rsidR="003F648A">
        <w:rPr>
          <w:rStyle w:val="CommentReference"/>
        </w:rPr>
        <w:commentReference w:id="356"/>
      </w:r>
      <w:r w:rsidR="00645753">
        <w:rPr>
          <w:rFonts w:ascii="Times New Roman" w:hAnsi="Times New Roman" w:cs="Times New Roman"/>
          <w:sz w:val="24"/>
          <w:szCs w:val="24"/>
        </w:rPr>
        <w:t xml:space="preserve">, we used </w:t>
      </w:r>
      <w:r>
        <w:rPr>
          <w:rFonts w:ascii="Times New Roman" w:hAnsi="Times New Roman" w:cs="Times New Roman"/>
          <w:sz w:val="24"/>
          <w:szCs w:val="24"/>
        </w:rPr>
        <w:t>a non-linear mixed model using the ‘</w:t>
      </w:r>
      <w:proofErr w:type="spellStart"/>
      <w:r>
        <w:rPr>
          <w:rFonts w:ascii="Times New Roman" w:hAnsi="Times New Roman" w:cs="Times New Roman"/>
          <w:sz w:val="24"/>
          <w:szCs w:val="24"/>
        </w:rPr>
        <w:t>nlme</w:t>
      </w:r>
      <w:proofErr w:type="spellEnd"/>
      <w:r w:rsidRPr="00D46E49">
        <w:rPr>
          <w:rFonts w:ascii="Times New Roman" w:hAnsi="Times New Roman" w:cs="Times New Roman"/>
          <w:sz w:val="24"/>
          <w:szCs w:val="24"/>
        </w:rPr>
        <w:t>’ function</w:t>
      </w:r>
      <w:r>
        <w:rPr>
          <w:rFonts w:ascii="Times New Roman" w:hAnsi="Times New Roman" w:cs="Times New Roman"/>
          <w:sz w:val="24"/>
          <w:szCs w:val="24"/>
        </w:rPr>
        <w:t>. Because this function does</w:t>
      </w:r>
      <w:ins w:id="357" w:author="Garcia Carreras, Bernardo" w:date="2017-02-22T13:57:00Z">
        <w:r w:rsidR="00E26B60">
          <w:rPr>
            <w:rFonts w:ascii="Times New Roman" w:hAnsi="Times New Roman" w:cs="Times New Roman"/>
            <w:sz w:val="24"/>
            <w:szCs w:val="24"/>
          </w:rPr>
          <w:t xml:space="preserve"> </w:t>
        </w:r>
      </w:ins>
      <w:del w:id="358" w:author="Garcia Carreras, Bernardo" w:date="2017-02-22T13:58:00Z">
        <w:r w:rsidDel="00E26B60">
          <w:rPr>
            <w:rFonts w:ascii="Times New Roman" w:hAnsi="Times New Roman" w:cs="Times New Roman"/>
            <w:sz w:val="24"/>
            <w:szCs w:val="24"/>
          </w:rPr>
          <w:delText xml:space="preserve">n’t </w:delText>
        </w:r>
      </w:del>
      <w:ins w:id="359" w:author="Garcia Carreras, Bernardo" w:date="2017-02-22T13:58:00Z">
        <w:r w:rsidR="00E26B60">
          <w:rPr>
            <w:rFonts w:ascii="Times New Roman" w:hAnsi="Times New Roman" w:cs="Times New Roman"/>
            <w:sz w:val="24"/>
            <w:szCs w:val="24"/>
          </w:rPr>
          <w:t xml:space="preserve">not </w:t>
        </w:r>
      </w:ins>
      <w:r>
        <w:rPr>
          <w:rFonts w:ascii="Times New Roman" w:hAnsi="Times New Roman" w:cs="Times New Roman"/>
          <w:sz w:val="24"/>
          <w:szCs w:val="24"/>
        </w:rPr>
        <w:t>allow to set bounds for the parameters, and in order to prevent returning negative values for</w:t>
      </w:r>
      <w:del w:id="360" w:author="Garcia Carreras, Bernardo" w:date="2017-02-22T12:27:00Z">
        <w:r w:rsidDel="006419C8">
          <w:rPr>
            <w:rFonts w:ascii="Times New Roman" w:hAnsi="Times New Roman" w:cs="Times New Roman"/>
            <w:sz w:val="24"/>
            <w:szCs w:val="24"/>
          </w:rPr>
          <w:delText xml:space="preserve"> </w:delText>
        </w:r>
      </w:del>
      <m:oMath>
        <m:sSub>
          <m:sSubPr>
            <m:ctrlPr>
              <w:ins w:id="361" w:author="Garcia Carreras, Bernardo" w:date="2017-02-22T12:27:00Z">
                <w:rPr>
                  <w:rFonts w:ascii="Cambria Math" w:hAnsi="Cambria Math" w:cs="Times New Roman"/>
                  <w:i/>
                  <w:sz w:val="24"/>
                  <w:szCs w:val="24"/>
                </w:rPr>
              </w:ins>
            </m:ctrlPr>
          </m:sSubPr>
          <m:e>
            <w:ins w:id="362" w:author="Garcia Carreras, Bernardo" w:date="2017-02-22T12:27:00Z">
              <m:r>
                <w:rPr>
                  <w:rFonts w:ascii="Cambria Math" w:hAnsi="Cambria Math" w:cs="Times New Roman"/>
                  <w:sz w:val="24"/>
                  <w:szCs w:val="24"/>
                </w:rPr>
                <m:t>K</m:t>
              </m:r>
            </w:ins>
          </m:e>
          <m:sub>
            <w:ins w:id="363" w:author="Garcia Carreras, Bernardo" w:date="2017-02-22T12:27:00Z">
              <m:r>
                <w:rPr>
                  <w:rFonts w:ascii="Cambria Math" w:hAnsi="Cambria Math" w:cs="Times New Roman"/>
                  <w:sz w:val="24"/>
                  <w:szCs w:val="24"/>
                </w:rPr>
                <m:t>S</m:t>
              </m:r>
            </w:ins>
          </m:sub>
        </m:sSub>
        <w:del w:id="364" w:author="Garcia Carreras, Bernardo" w:date="2017-02-22T12:27:00Z"/>
      </m:oMath>
      <w:r w:rsidDel="006419C8">
        <w:rPr>
          <w:rFonts w:ascii="Times New Roman" w:hAnsi="Times New Roman" w:cs="Times New Roman"/>
          <w:sz w:val="24"/>
          <w:szCs w:val="24"/>
        </w:rPr>
        <w:t>Ks</w:t>
      </w:r>
      <w:r>
        <w:rPr>
          <w:rFonts w:ascii="Times New Roman" w:hAnsi="Times New Roman" w:cs="Times New Roman"/>
          <w:sz w:val="24"/>
          <w:szCs w:val="24"/>
        </w:rPr>
        <w:t xml:space="preserve">, we modified slightly the Monod equation to fit the natural logarithm of </w:t>
      </w:r>
      <m:oMath>
        <m:sSub>
          <m:sSubPr>
            <m:ctrlPr>
              <w:ins w:id="365" w:author="Garcia Carreras, Bernardo" w:date="2017-02-22T12:27:00Z">
                <w:rPr>
                  <w:rFonts w:ascii="Cambria Math" w:hAnsi="Cambria Math" w:cs="Times New Roman"/>
                  <w:i/>
                  <w:sz w:val="24"/>
                  <w:szCs w:val="24"/>
                </w:rPr>
              </w:ins>
            </m:ctrlPr>
          </m:sSubPr>
          <m:e>
            <w:ins w:id="366" w:author="Garcia Carreras, Bernardo" w:date="2017-02-22T12:27:00Z">
              <m:r>
                <w:rPr>
                  <w:rFonts w:ascii="Cambria Math" w:hAnsi="Cambria Math" w:cs="Times New Roman"/>
                  <w:sz w:val="24"/>
                  <w:szCs w:val="24"/>
                </w:rPr>
                <m:t>K</m:t>
              </m:r>
            </w:ins>
          </m:e>
          <m:sub>
            <w:ins w:id="367" w:author="Garcia Carreras, Bernardo" w:date="2017-02-22T12:27:00Z">
              <m:r>
                <w:rPr>
                  <w:rFonts w:ascii="Cambria Math" w:hAnsi="Cambria Math" w:cs="Times New Roman"/>
                  <w:sz w:val="24"/>
                  <w:szCs w:val="24"/>
                </w:rPr>
                <m:t>S</m:t>
              </m:r>
            </w:ins>
          </m:sub>
        </m:sSub>
        <w:del w:id="368" w:author="Garcia Carreras, Bernardo" w:date="2017-02-22T12:31:00Z"/>
      </m:oMath>
      <w:r w:rsidDel="00C0330C">
        <w:rPr>
          <w:rFonts w:ascii="Times New Roman" w:hAnsi="Times New Roman" w:cs="Times New Roman"/>
          <w:sz w:val="24"/>
          <w:szCs w:val="24"/>
        </w:rPr>
        <w:t>Ks</w:t>
      </w:r>
      <w:r>
        <w:rPr>
          <w:rFonts w:ascii="Times New Roman" w:hAnsi="Times New Roman" w:cs="Times New Roman"/>
          <w:sz w:val="24"/>
          <w:szCs w:val="24"/>
        </w:rPr>
        <w:t xml:space="preserve"> (ln</w:t>
      </w:r>
      <w:del w:id="369" w:author="Garcia Carreras, Bernardo" w:date="2017-02-22T12:25:00Z">
        <w:r w:rsidDel="006419C8">
          <w:rPr>
            <w:rFonts w:ascii="Times New Roman" w:hAnsi="Times New Roman" w:cs="Times New Roman"/>
            <w:sz w:val="24"/>
            <w:szCs w:val="24"/>
          </w:rPr>
          <w:delText>.</w:delText>
        </w:r>
      </w:del>
      <m:oMath>
        <m:sSub>
          <m:sSubPr>
            <m:ctrlPr>
              <w:ins w:id="370" w:author="Garcia Carreras, Bernardo" w:date="2017-02-22T12:27:00Z">
                <w:rPr>
                  <w:rFonts w:ascii="Cambria Math" w:hAnsi="Cambria Math" w:cs="Times New Roman"/>
                  <w:i/>
                  <w:sz w:val="24"/>
                  <w:szCs w:val="24"/>
                </w:rPr>
              </w:ins>
            </m:ctrlPr>
          </m:sSubPr>
          <m:e>
            <w:ins w:id="371" w:author="Garcia Carreras, Bernardo" w:date="2017-02-22T12:27:00Z">
              <m:r>
                <w:rPr>
                  <w:rFonts w:ascii="Cambria Math" w:hAnsi="Cambria Math" w:cs="Times New Roman"/>
                  <w:sz w:val="24"/>
                  <w:szCs w:val="24"/>
                </w:rPr>
                <m:t>K</m:t>
              </m:r>
            </w:ins>
          </m:e>
          <m:sub>
            <w:ins w:id="372" w:author="Garcia Carreras, Bernardo" w:date="2017-02-22T12:27:00Z">
              <m:r>
                <w:rPr>
                  <w:rFonts w:ascii="Cambria Math" w:hAnsi="Cambria Math" w:cs="Times New Roman"/>
                  <w:sz w:val="24"/>
                  <w:szCs w:val="24"/>
                </w:rPr>
                <m:t>S</m:t>
              </m:r>
            </w:ins>
          </m:sub>
        </m:sSub>
        <w:del w:id="373" w:author="Garcia Carreras, Bernardo" w:date="2017-02-22T12:27:00Z"/>
      </m:oMath>
      <w:r w:rsidDel="006419C8">
        <w:rPr>
          <w:rFonts w:ascii="Times New Roman" w:hAnsi="Times New Roman" w:cs="Times New Roman"/>
          <w:sz w:val="24"/>
          <w:szCs w:val="24"/>
        </w:rPr>
        <w:t>Ks</w:t>
      </w:r>
      <w:r>
        <w:rPr>
          <w:rFonts w:ascii="Times New Roman" w:hAnsi="Times New Roman" w:cs="Times New Roman"/>
          <w:sz w:val="24"/>
          <w:szCs w:val="24"/>
        </w:rPr>
        <w:t xml:space="preserve">) instead of </w:t>
      </w:r>
      <m:oMath>
        <m:sSub>
          <m:sSubPr>
            <m:ctrlPr>
              <w:ins w:id="374" w:author="Garcia Carreras, Bernardo" w:date="2017-02-22T12:27:00Z">
                <w:rPr>
                  <w:rFonts w:ascii="Cambria Math" w:hAnsi="Cambria Math" w:cs="Times New Roman"/>
                  <w:i/>
                  <w:sz w:val="24"/>
                  <w:szCs w:val="24"/>
                </w:rPr>
              </w:ins>
            </m:ctrlPr>
          </m:sSubPr>
          <m:e>
            <w:ins w:id="375" w:author="Garcia Carreras, Bernardo" w:date="2017-02-22T12:27:00Z">
              <m:r>
                <w:rPr>
                  <w:rFonts w:ascii="Cambria Math" w:hAnsi="Cambria Math" w:cs="Times New Roman"/>
                  <w:sz w:val="24"/>
                  <w:szCs w:val="24"/>
                </w:rPr>
                <m:t>K</m:t>
              </m:r>
            </w:ins>
          </m:e>
          <m:sub>
            <w:ins w:id="376" w:author="Garcia Carreras, Bernardo" w:date="2017-02-22T12:27:00Z">
              <m:r>
                <w:rPr>
                  <w:rFonts w:ascii="Cambria Math" w:hAnsi="Cambria Math" w:cs="Times New Roman"/>
                  <w:sz w:val="24"/>
                  <w:szCs w:val="24"/>
                </w:rPr>
                <m:t>S</m:t>
              </m:r>
            </w:ins>
          </m:sub>
        </m:sSub>
        <w:del w:id="377" w:author="Garcia Carreras, Bernardo" w:date="2017-02-22T12:27:00Z"/>
      </m:oMath>
      <w:r w:rsidDel="006419C8">
        <w:rPr>
          <w:rFonts w:ascii="Times New Roman" w:hAnsi="Times New Roman" w:cs="Times New Roman"/>
          <w:sz w:val="24"/>
          <w:szCs w:val="24"/>
        </w:rPr>
        <w:t xml:space="preserve">Ks </w:t>
      </w:r>
      <w:r>
        <w:rPr>
          <w:rFonts w:ascii="Times New Roman" w:hAnsi="Times New Roman" w:cs="Times New Roman"/>
          <w:sz w:val="24"/>
          <w:szCs w:val="24"/>
        </w:rPr>
        <w:t>(</w:t>
      </w:r>
      <m:oMath>
        <w:ins w:id="378" w:author="Garcia Carreras, Bernardo" w:date="2017-02-22T12:28:00Z">
          <m:r>
            <w:rPr>
              <w:rFonts w:ascii="Cambria Math" w:hAnsi="Cambria Math" w:cs="Times New Roman"/>
              <w:sz w:val="24"/>
              <w:szCs w:val="24"/>
            </w:rPr>
            <m:t>μ=</m:t>
          </m:r>
        </w:ins>
        <m:sSub>
          <m:sSubPr>
            <m:ctrlPr>
              <w:ins w:id="379" w:author="Garcia Carreras, Bernardo" w:date="2017-02-22T12:28:00Z">
                <w:rPr>
                  <w:rFonts w:ascii="Cambria Math" w:hAnsi="Cambria Math" w:cs="Times New Roman"/>
                  <w:i/>
                  <w:sz w:val="24"/>
                  <w:szCs w:val="24"/>
                </w:rPr>
              </w:ins>
            </m:ctrlPr>
          </m:sSubPr>
          <m:e>
            <w:ins w:id="380" w:author="Garcia Carreras, Bernardo" w:date="2017-02-22T12:28:00Z">
              <m:r>
                <w:rPr>
                  <w:rFonts w:ascii="Cambria Math" w:hAnsi="Cambria Math" w:cs="Times New Roman"/>
                  <w:sz w:val="24"/>
                  <w:szCs w:val="24"/>
                </w:rPr>
                <m:t>μ</m:t>
              </m:r>
            </w:ins>
          </m:e>
          <m:sub>
            <w:ins w:id="381" w:author="Garcia Carreras, Bernardo" w:date="2017-02-22T12:28:00Z">
              <m:r>
                <m:rPr>
                  <m:nor/>
                </m:rPr>
                <w:rPr>
                  <w:rFonts w:ascii="Cambria Math" w:hAnsi="Cambria Math" w:cs="Times New Roman"/>
                  <w:sz w:val="24"/>
                  <w:szCs w:val="24"/>
                </w:rPr>
                <m:t>max</m:t>
              </m:r>
            </w:ins>
          </m:sub>
        </m:sSub>
        <m:d>
          <m:dPr>
            <m:ctrlPr>
              <w:ins w:id="382" w:author="Garcia Carreras, Bernardo" w:date="2017-02-22T12:28:00Z">
                <w:rPr>
                  <w:rFonts w:ascii="Cambria Math" w:hAnsi="Cambria Math" w:cs="Times New Roman"/>
                  <w:i/>
                  <w:sz w:val="24"/>
                  <w:szCs w:val="24"/>
                </w:rPr>
              </w:ins>
            </m:ctrlPr>
          </m:dPr>
          <m:e>
            <m:f>
              <m:fPr>
                <m:ctrlPr>
                  <w:ins w:id="383" w:author="Garcia Carreras, Bernardo" w:date="2017-02-22T12:29:00Z">
                    <w:rPr>
                      <w:rFonts w:ascii="Cambria Math" w:hAnsi="Cambria Math" w:cs="Times New Roman"/>
                      <w:i/>
                      <w:sz w:val="24"/>
                      <w:szCs w:val="24"/>
                    </w:rPr>
                  </w:ins>
                </m:ctrlPr>
              </m:fPr>
              <m:num>
                <w:ins w:id="384" w:author="Garcia Carreras, Bernardo" w:date="2017-02-22T12:29:00Z">
                  <m:r>
                    <w:rPr>
                      <w:rFonts w:ascii="Cambria Math" w:hAnsi="Cambria Math" w:cs="Times New Roman"/>
                      <w:sz w:val="24"/>
                      <w:szCs w:val="24"/>
                    </w:rPr>
                    <m:t>S</m:t>
                  </m:r>
                </w:ins>
              </m:num>
              <m:den>
                <w:ins w:id="385" w:author="Garcia Carreras, Bernardo" w:date="2017-02-22T12:29:00Z">
                  <m:r>
                    <m:rPr>
                      <m:nor/>
                    </m:rPr>
                    <w:rPr>
                      <w:rFonts w:ascii="Cambria Math" w:hAnsi="Cambria Math" w:cs="Times New Roman"/>
                      <w:sz w:val="24"/>
                      <w:szCs w:val="24"/>
                    </w:rPr>
                    <m:t>exp</m:t>
                  </m:r>
                </w:ins>
                <m:d>
                  <m:dPr>
                    <m:ctrlPr>
                      <w:ins w:id="386" w:author="Garcia Carreras, Bernardo" w:date="2017-02-22T12:29:00Z">
                        <w:rPr>
                          <w:rFonts w:ascii="Cambria Math" w:hAnsi="Cambria Math" w:cs="Times New Roman"/>
                          <w:i/>
                          <w:sz w:val="24"/>
                          <w:szCs w:val="24"/>
                        </w:rPr>
                      </w:ins>
                    </m:ctrlPr>
                  </m:dPr>
                  <m:e>
                    <w:proofErr w:type="spellStart"/>
                    <w:ins w:id="387" w:author="Garcia Carreras, Bernardo" w:date="2017-02-22T12:29:00Z">
                      <m:r>
                        <m:rPr>
                          <m:nor/>
                        </m:rPr>
                        <w:rPr>
                          <w:rFonts w:ascii="Cambria Math" w:hAnsi="Cambria Math" w:cs="Times New Roman"/>
                          <w:sz w:val="24"/>
                          <w:szCs w:val="24"/>
                        </w:rPr>
                        <m:t>ln</m:t>
                      </m:r>
                      <w:proofErr w:type="spellEnd"/>
                      <m:r>
                        <w:rPr>
                          <w:rFonts w:ascii="Cambria Math" w:hAnsi="Cambria Math" w:cs="Times New Roman"/>
                          <w:sz w:val="24"/>
                          <w:szCs w:val="24"/>
                        </w:rPr>
                        <m:t xml:space="preserve"> </m:t>
                      </m:r>
                    </w:ins>
                    <m:sSub>
                      <m:sSubPr>
                        <m:ctrlPr>
                          <w:ins w:id="388" w:author="Garcia Carreras, Bernardo" w:date="2017-02-22T12:29:00Z">
                            <w:rPr>
                              <w:rFonts w:ascii="Cambria Math" w:hAnsi="Cambria Math" w:cs="Times New Roman"/>
                              <w:i/>
                              <w:sz w:val="24"/>
                              <w:szCs w:val="24"/>
                            </w:rPr>
                          </w:ins>
                        </m:ctrlPr>
                      </m:sSubPr>
                      <m:e>
                        <w:ins w:id="389" w:author="Garcia Carreras, Bernardo" w:date="2017-02-22T12:29:00Z">
                          <m:r>
                            <w:rPr>
                              <w:rFonts w:ascii="Cambria Math" w:hAnsi="Cambria Math" w:cs="Times New Roman"/>
                              <w:sz w:val="24"/>
                              <w:szCs w:val="24"/>
                            </w:rPr>
                            <m:t>K</m:t>
                          </m:r>
                        </w:ins>
                      </m:e>
                      <m:sub>
                        <w:ins w:id="390" w:author="Garcia Carreras, Bernardo" w:date="2017-02-22T12:29:00Z">
                          <m:r>
                            <w:rPr>
                              <w:rFonts w:ascii="Cambria Math" w:hAnsi="Cambria Math" w:cs="Times New Roman"/>
                              <w:sz w:val="24"/>
                              <w:szCs w:val="24"/>
                            </w:rPr>
                            <m:t>S</m:t>
                          </m:r>
                        </w:ins>
                      </m:sub>
                    </m:sSub>
                  </m:e>
                </m:d>
                <w:ins w:id="391" w:author="Garcia Carreras, Bernardo" w:date="2017-02-22T12:29:00Z">
                  <m:r>
                    <w:rPr>
                      <w:rFonts w:ascii="Cambria Math" w:hAnsi="Cambria Math" w:cs="Times New Roman"/>
                      <w:sz w:val="24"/>
                      <w:szCs w:val="24"/>
                    </w:rPr>
                    <m:t>+S</m:t>
                  </m:r>
                </w:ins>
              </m:den>
            </m:f>
          </m:e>
        </m:d>
        <w:del w:id="392" w:author="Garcia Carreras, Bernardo" w:date="2017-02-22T12:25:00Z">
          <m:r>
            <m:rPr>
              <m:sty m:val="p"/>
            </m:rPr>
            <w:rPr>
              <w:rFonts w:ascii="Cambria Math" w:hAnsi="Cambria Math" w:cs="Times New Roman"/>
              <w:sz w:val="24"/>
              <w:szCs w:val="24"/>
            </w:rPr>
            <m:t xml:space="preserve"> </m:t>
          </m:r>
        </w:del>
        <w:del w:id="393" w:author="Garcia Carreras, Bernardo" w:date="2017-02-22T12:29:00Z">
          <m:r>
            <m:rPr>
              <m:sty m:val="p"/>
            </m:rPr>
            <w:rPr>
              <w:rFonts w:ascii="Cambria Math" w:hAnsi="Cambria Math" w:cs="Times New Roman"/>
              <w:sz w:val="24"/>
              <w:szCs w:val="24"/>
            </w:rPr>
            <m:t>µ</m:t>
          </m:r>
          <m:r>
            <m:rPr>
              <m:sty m:val="p"/>
            </m:rPr>
            <w:rPr>
              <w:rFonts w:ascii="Cambria Math" w:hAnsi="Times New Roman" w:cs="Times New Roman"/>
              <w:sz w:val="24"/>
              <w:szCs w:val="24"/>
            </w:rPr>
            <m:t xml:space="preserve">= </m:t>
          </m:r>
          <m:r>
            <m:rPr>
              <m:sty m:val="p"/>
            </m:rPr>
            <w:rPr>
              <w:rFonts w:ascii="Cambria Math" w:hAnsi="Cambria Math" w:cs="Times New Roman"/>
              <w:sz w:val="24"/>
              <w:szCs w:val="24"/>
            </w:rPr>
            <m:t>µ</m:t>
          </m:r>
        </w:del>
        <m:func>
          <m:funcPr>
            <m:ctrlPr>
              <w:del w:id="394" w:author="Garcia Carreras, Bernardo" w:date="2017-02-22T12:29:00Z">
                <w:rPr>
                  <w:rFonts w:ascii="Cambria Math" w:hAnsi="Cambria Math" w:cs="Cambria Math"/>
                  <w:sz w:val="24"/>
                  <w:szCs w:val="24"/>
                </w:rPr>
              </w:del>
            </m:ctrlPr>
          </m:funcPr>
          <m:fName>
            <w:del w:id="395" w:author="Garcia Carreras, Bernardo" w:date="2017-02-22T12:29:00Z">
              <m:r>
                <m:rPr>
                  <m:sty m:val="p"/>
                </m:rPr>
                <w:rPr>
                  <w:rFonts w:ascii="Cambria Math" w:hAnsi="Times New Roman" w:cs="Times New Roman"/>
                  <w:sz w:val="24"/>
                  <w:szCs w:val="24"/>
                </w:rPr>
                <m:t>max</m:t>
              </m:r>
            </w:del>
            <m:ctrlPr>
              <w:del w:id="396" w:author="Garcia Carreras, Bernardo" w:date="2017-02-22T12:29:00Z">
                <w:rPr>
                  <w:rFonts w:ascii="Cambria Math" w:hAnsi="Times New Roman" w:cs="Times New Roman"/>
                  <w:sz w:val="24"/>
                  <w:szCs w:val="24"/>
                </w:rPr>
              </w:del>
            </m:ctrlPr>
          </m:fName>
          <m:e>
            <w:del w:id="397" w:author="Garcia Carreras, Bernardo" w:date="2017-02-22T12:29:00Z">
              <m:r>
                <w:rPr>
                  <w:rFonts w:ascii="Cambria Math" w:hAnsi="Cambria Math" w:cs="Cambria Math"/>
                  <w:sz w:val="24"/>
                  <w:szCs w:val="24"/>
                </w:rPr>
                <m:t>*</m:t>
              </m:r>
              <m:r>
                <w:rPr>
                  <w:rFonts w:ascii="Cambria Math" w:hAnsi="Times New Roman" w:cs="Times New Roman"/>
                  <w:sz w:val="24"/>
                  <w:szCs w:val="24"/>
                </w:rPr>
                <m:t>(</m:t>
              </m:r>
            </w:del>
            <m:f>
              <m:fPr>
                <m:ctrlPr>
                  <w:del w:id="398" w:author="Garcia Carreras, Bernardo" w:date="2017-02-22T12:29:00Z">
                    <w:rPr>
                      <w:rFonts w:ascii="Cambria Math" w:hAnsi="Times New Roman" w:cs="Times New Roman"/>
                      <w:i/>
                      <w:sz w:val="24"/>
                      <w:szCs w:val="24"/>
                    </w:rPr>
                  </w:del>
                </m:ctrlPr>
              </m:fPr>
              <m:num>
                <w:del w:id="399" w:author="Garcia Carreras, Bernardo" w:date="2017-02-22T12:29:00Z">
                  <m:r>
                    <w:rPr>
                      <w:rFonts w:ascii="Cambria Math" w:hAnsi="Times New Roman" w:cs="Times New Roman"/>
                      <w:sz w:val="24"/>
                      <w:szCs w:val="24"/>
                    </w:rPr>
                    <m:t>S</m:t>
                  </m:r>
                </w:del>
              </m:num>
              <m:den>
                <w:del w:id="400" w:author="Garcia Carreras, Bernardo" w:date="2017-02-22T12:29:00Z">
                  <m:r>
                    <m:rPr>
                      <m:sty m:val="p"/>
                    </m:rPr>
                    <w:rPr>
                      <w:rFonts w:ascii="Cambria Math" w:hAnsi="Times New Roman" w:cs="Times New Roman"/>
                      <w:sz w:val="24"/>
                      <w:szCs w:val="24"/>
                    </w:rPr>
                    <m:t>exp</m:t>
                  </m:r>
                  <m:r>
                    <m:rPr>
                      <m:sty m:val="p"/>
                    </m:rPr>
                    <w:rPr>
                      <w:rFonts w:ascii="Cambria Math" w:hAnsi="Cambria Math" w:cs="Cambria Math"/>
                      <w:sz w:val="24"/>
                      <w:szCs w:val="24"/>
                    </w:rPr>
                    <m:t>⁡</m:t>
                  </m:r>
                  <m:r>
                    <w:rPr>
                      <w:rFonts w:ascii="Cambria Math" w:hAnsi="Times New Roman" w:cs="Times New Roman"/>
                      <w:sz w:val="24"/>
                      <w:szCs w:val="24"/>
                    </w:rPr>
                    <m:t>(ln.Ks)+S</m:t>
                  </m:r>
                </w:del>
              </m:den>
            </m:f>
            <w:del w:id="401" w:author="Garcia Carreras, Bernardo" w:date="2017-02-22T12:29:00Z">
              <m:r>
                <w:rPr>
                  <w:rFonts w:ascii="Cambria Math" w:hAnsi="Times New Roman" w:cs="Times New Roman"/>
                  <w:sz w:val="24"/>
                  <w:szCs w:val="24"/>
                </w:rPr>
                <m:t>)</m:t>
              </m:r>
            </w:del>
          </m:e>
        </m:func>
        <w:del w:id="402" w:author="Garcia Carreras, Bernardo" w:date="2017-02-22T12:29:00Z">
          <m:r>
            <m:rPr>
              <m:sty m:val="p"/>
            </m:rPr>
            <w:rPr>
              <w:rFonts w:ascii="Cambria Math" w:hAnsi="Cambria Math" w:cs="Times New Roman"/>
              <w:sz w:val="24"/>
              <w:szCs w:val="24"/>
            </w:rPr>
            <m:t>)</m:t>
          </m:r>
        </w:del>
      </m:oMath>
      <w:r>
        <w:rPr>
          <w:rFonts w:ascii="Times New Roman" w:hAnsi="Times New Roman" w:cs="Times New Roman"/>
          <w:sz w:val="24"/>
          <w:szCs w:val="24"/>
        </w:rPr>
        <w:t>, and back transformed ln</w:t>
      </w:r>
      <w:del w:id="403" w:author="Garcia Carreras, Bernardo" w:date="2017-02-22T12:27:00Z">
        <w:r w:rsidDel="00F823A0">
          <w:rPr>
            <w:rFonts w:ascii="Times New Roman" w:hAnsi="Times New Roman" w:cs="Times New Roman"/>
            <w:sz w:val="24"/>
            <w:szCs w:val="24"/>
          </w:rPr>
          <w:delText>.</w:delText>
        </w:r>
      </w:del>
      <w:ins w:id="404" w:author="Garcia Carreras, Bernardo" w:date="2017-02-22T12:27:00Z">
        <w:r w:rsidR="00F823A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ins>
      <w:ins w:id="405" w:author="Garcia Carreras, Bernardo" w:date="2017-03-13T18:38:00Z">
        <w:r w:rsidR="005A37C4">
          <w:rPr>
            <w:rFonts w:ascii="Times New Roman" w:hAnsi="Times New Roman" w:cs="Times New Roman"/>
            <w:sz w:val="24"/>
            <w:szCs w:val="24"/>
          </w:rPr>
          <w:t xml:space="preserve"> </w:t>
        </w:r>
      </w:ins>
      <w:del w:id="406" w:author="Garcia Carreras, Bernardo" w:date="2017-02-22T12:27:00Z">
        <w:r w:rsidDel="00F823A0">
          <w:rPr>
            <w:rFonts w:ascii="Times New Roman" w:hAnsi="Times New Roman" w:cs="Times New Roman"/>
            <w:sz w:val="24"/>
            <w:szCs w:val="24"/>
          </w:rPr>
          <w:delText xml:space="preserve">Ks </w:delText>
        </w:r>
      </w:del>
      <w:r>
        <w:rPr>
          <w:rFonts w:ascii="Times New Roman" w:hAnsi="Times New Roman" w:cs="Times New Roman"/>
          <w:sz w:val="24"/>
          <w:szCs w:val="24"/>
        </w:rPr>
        <w:t xml:space="preserve">into </w:t>
      </w:r>
      <m:oMath>
        <m:sSub>
          <m:sSubPr>
            <m:ctrlPr>
              <w:ins w:id="407" w:author="Garcia Carreras, Bernardo" w:date="2017-02-22T12:27:00Z">
                <w:rPr>
                  <w:rFonts w:ascii="Cambria Math" w:hAnsi="Cambria Math" w:cs="Times New Roman"/>
                  <w:i/>
                  <w:sz w:val="24"/>
                  <w:szCs w:val="24"/>
                </w:rPr>
              </w:ins>
            </m:ctrlPr>
          </m:sSubPr>
          <m:e>
            <w:ins w:id="408" w:author="Garcia Carreras, Bernardo" w:date="2017-02-22T12:27:00Z">
              <m:r>
                <w:rPr>
                  <w:rFonts w:ascii="Cambria Math" w:hAnsi="Cambria Math" w:cs="Times New Roman"/>
                  <w:sz w:val="24"/>
                  <w:szCs w:val="24"/>
                </w:rPr>
                <m:t>K</m:t>
              </m:r>
            </w:ins>
          </m:e>
          <m:sub>
            <w:ins w:id="409" w:author="Garcia Carreras, Bernardo" w:date="2017-02-22T12:27:00Z">
              <m:r>
                <w:rPr>
                  <w:rFonts w:ascii="Cambria Math" w:hAnsi="Cambria Math" w:cs="Times New Roman"/>
                  <w:sz w:val="24"/>
                  <w:szCs w:val="24"/>
                </w:rPr>
                <m:t>S</m:t>
              </m:r>
            </w:ins>
          </m:sub>
        </m:sSub>
        <w:ins w:id="410" w:author="Garcia Carreras, Bernardo" w:date="2017-03-13T18:38:00Z"/>
      </m:oMath>
      <w:r w:rsidR="005A37C4">
        <w:rPr>
          <w:rFonts w:ascii="Times New Roman" w:hAnsi="Times New Roman" w:cs="Times New Roman"/>
          <w:sz w:val="24"/>
          <w:szCs w:val="24"/>
        </w:rPr>
        <w:t xml:space="preserve"> </w:t>
      </w:r>
      <w:del w:id="411" w:author="Garcia Carreras, Bernardo" w:date="2017-02-22T12:27:00Z">
        <w:r w:rsidDel="00F823A0">
          <w:rPr>
            <w:rFonts w:ascii="Times New Roman" w:hAnsi="Times New Roman" w:cs="Times New Roman"/>
            <w:sz w:val="24"/>
            <w:szCs w:val="24"/>
          </w:rPr>
          <w:delText xml:space="preserve">Ks </w:delText>
        </w:r>
      </w:del>
      <w:r>
        <w:rPr>
          <w:rFonts w:ascii="Times New Roman" w:hAnsi="Times New Roman" w:cs="Times New Roman"/>
          <w:sz w:val="24"/>
          <w:szCs w:val="24"/>
        </w:rPr>
        <w:t xml:space="preserve">through </w:t>
      </w:r>
      <w:proofErr w:type="gramStart"/>
      <w:r>
        <w:rPr>
          <w:rFonts w:ascii="Times New Roman" w:hAnsi="Times New Roman" w:cs="Times New Roman"/>
          <w:sz w:val="24"/>
          <w:szCs w:val="24"/>
        </w:rPr>
        <w:t>exp(</w:t>
      </w:r>
      <w:proofErr w:type="spellStart"/>
      <w:proofErr w:type="gramEnd"/>
      <w:r>
        <w:rPr>
          <w:rFonts w:ascii="Times New Roman" w:hAnsi="Times New Roman" w:cs="Times New Roman"/>
          <w:sz w:val="24"/>
          <w:szCs w:val="24"/>
        </w:rPr>
        <w:t>ln</w:t>
      </w:r>
      <w:proofErr w:type="spellEnd"/>
      <w:del w:id="412" w:author="Garcia Carreras, Bernardo" w:date="2017-02-22T12:29:00Z">
        <w:r w:rsidDel="00F823A0">
          <w:rPr>
            <w:rFonts w:ascii="Times New Roman" w:hAnsi="Times New Roman" w:cs="Times New Roman"/>
            <w:sz w:val="24"/>
            <w:szCs w:val="24"/>
          </w:rPr>
          <w:delText>.</w:delText>
        </w:r>
      </w:del>
      <w:ins w:id="413" w:author="Garcia Carreras, Bernardo" w:date="2017-02-22T12:29:00Z">
        <w:r w:rsidR="00F823A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ins>
      <w:del w:id="414" w:author="Garcia Carreras, Bernardo" w:date="2017-02-22T12:29:00Z">
        <w:r w:rsidDel="00F823A0">
          <w:rPr>
            <w:rFonts w:ascii="Times New Roman" w:hAnsi="Times New Roman" w:cs="Times New Roman"/>
            <w:sz w:val="24"/>
            <w:szCs w:val="24"/>
          </w:rPr>
          <w:delText>Ks</w:delText>
        </w:r>
      </w:del>
      <w:r>
        <w:rPr>
          <w:rFonts w:ascii="Times New Roman" w:hAnsi="Times New Roman" w:cs="Times New Roman"/>
          <w:sz w:val="24"/>
          <w:szCs w:val="24"/>
        </w:rPr>
        <w:t>).</w:t>
      </w:r>
      <w:r w:rsidR="00645753">
        <w:rPr>
          <w:rFonts w:ascii="Times New Roman" w:hAnsi="Times New Roman" w:cs="Times New Roman"/>
          <w:sz w:val="24"/>
          <w:szCs w:val="24"/>
        </w:rPr>
        <w:t xml:space="preserve"> We</w:t>
      </w:r>
      <w:r>
        <w:rPr>
          <w:rFonts w:ascii="Times New Roman" w:hAnsi="Times New Roman" w:cs="Times New Roman"/>
          <w:sz w:val="24"/>
          <w:szCs w:val="24"/>
        </w:rPr>
        <w:t xml:space="preserve"> generated a global model with temperature level, species identity and the interaction between species and temperature level as fixed effect</w:t>
      </w:r>
      <w:ins w:id="415" w:author="Garcia Carreras, Bernardo" w:date="2017-02-22T14:00:00Z">
        <w:r w:rsidR="0037262D">
          <w:rPr>
            <w:rFonts w:ascii="Times New Roman" w:hAnsi="Times New Roman" w:cs="Times New Roman"/>
            <w:sz w:val="24"/>
            <w:szCs w:val="24"/>
          </w:rPr>
          <w:t>s</w:t>
        </w:r>
      </w:ins>
      <w:r>
        <w:rPr>
          <w:rFonts w:ascii="Times New Roman" w:hAnsi="Times New Roman" w:cs="Times New Roman"/>
          <w:sz w:val="24"/>
          <w:szCs w:val="24"/>
        </w:rPr>
        <w:t xml:space="preserve"> for </w:t>
      </w:r>
      <w:proofErr w:type="spellStart"/>
      <w:r>
        <w:rPr>
          <w:rFonts w:ascii="Times New Roman" w:hAnsi="Times New Roman" w:cs="Times New Roman"/>
          <w:sz w:val="24"/>
          <w:szCs w:val="24"/>
        </w:rPr>
        <w:t>ln</w:t>
      </w:r>
      <w:proofErr w:type="spellEnd"/>
      <w:del w:id="416" w:author="Garcia Carreras, Bernardo" w:date="2017-02-22T12:29:00Z">
        <w:r w:rsidDel="00F823A0">
          <w:rPr>
            <w:rFonts w:ascii="Times New Roman" w:hAnsi="Times New Roman" w:cs="Times New Roman"/>
            <w:sz w:val="24"/>
            <w:szCs w:val="24"/>
          </w:rPr>
          <w:delText>.</w:delText>
        </w:r>
      </w:del>
      <w:ins w:id="417" w:author="Garcia Carreras, Bernardo" w:date="2017-02-22T12:29:00Z">
        <w:r w:rsidR="00F823A0">
          <w:rPr>
            <w:rFonts w:ascii="Times New Roman" w:hAnsi="Times New Roman" w:cs="Times New Roman"/>
            <w:sz w:val="24"/>
            <w:szCs w:val="24"/>
          </w:rPr>
          <w:t xml:space="preserve"> </w:t>
        </w:r>
      </w:ins>
      <m:oMath>
        <m:sSub>
          <m:sSubPr>
            <m:ctrlPr>
              <w:ins w:id="418" w:author="Garcia Carreras, Bernardo" w:date="2017-02-22T12:30:00Z">
                <w:rPr>
                  <w:rFonts w:ascii="Cambria Math" w:hAnsi="Cambria Math" w:cs="Times New Roman"/>
                  <w:i/>
                  <w:sz w:val="24"/>
                  <w:szCs w:val="24"/>
                </w:rPr>
              </w:ins>
            </m:ctrlPr>
          </m:sSubPr>
          <m:e>
            <m:r>
              <w:rPr>
                <w:rFonts w:ascii="Cambria Math" w:hAnsi="Cambria Math" w:cs="Times New Roman"/>
                <w:sz w:val="24"/>
                <w:szCs w:val="24"/>
              </w:rPr>
              <m:t>K</m:t>
            </m:r>
          </m:e>
          <m:sub>
            <w:ins w:id="419" w:author="Garcia Carreras, Bernardo" w:date="2017-02-22T12:30:00Z">
              <m:r>
                <w:rPr>
                  <w:rFonts w:ascii="Cambria Math" w:hAnsi="Cambria Math" w:cs="Times New Roman"/>
                  <w:sz w:val="24"/>
                  <w:szCs w:val="24"/>
                </w:rPr>
                <m:t>S</m:t>
              </m:r>
            </w:ins>
          </m:sub>
        </m:sSub>
        <w:del w:id="420" w:author="Garcia Carreras, Bernardo" w:date="2017-02-22T12:30:00Z">
          <m:r>
            <w:rPr>
              <w:rFonts w:ascii="Cambria Math" w:hAnsi="Cambria Math" w:cs="Times New Roman"/>
              <w:sz w:val="24"/>
              <w:szCs w:val="24"/>
            </w:rPr>
            <m:t>s</m:t>
          </m:r>
        </w:del>
        <m:r>
          <w:rPr>
            <w:rFonts w:ascii="Cambria Math" w:hAnsi="Cambria Math" w:cs="Times New Roman"/>
            <w:sz w:val="24"/>
            <w:szCs w:val="24"/>
          </w:rPr>
          <m:t xml:space="preserve"> </m:t>
        </m:r>
      </m:oMath>
      <w:r>
        <w:rPr>
          <w:rFonts w:ascii="Times New Roman" w:hAnsi="Times New Roman" w:cs="Times New Roman"/>
          <w:sz w:val="24"/>
          <w:szCs w:val="24"/>
        </w:rPr>
        <w:t xml:space="preserve">and </w:t>
      </w:r>
      <m:oMath>
        <w:del w:id="421" w:author="Garcia Carreras, Bernardo" w:date="2017-02-22T12:30:00Z">
          <m:r>
            <w:rPr>
              <w:rFonts w:ascii="Cambria Math" w:hAnsi="Cambria Math" w:cs="Times New Roman"/>
              <w:sz w:val="24"/>
              <w:szCs w:val="24"/>
            </w:rPr>
            <m:t>µmax</m:t>
          </m:r>
        </w:del>
        <m:sSub>
          <m:sSubPr>
            <m:ctrlPr>
              <w:ins w:id="422" w:author="Garcia Carreras, Bernardo" w:date="2017-02-22T12:30:00Z">
                <w:rPr>
                  <w:rFonts w:ascii="Cambria Math" w:hAnsi="Cambria Math" w:cs="Times New Roman"/>
                  <w:i/>
                  <w:sz w:val="24"/>
                  <w:szCs w:val="24"/>
                </w:rPr>
              </w:ins>
            </m:ctrlPr>
          </m:sSubPr>
          <m:e>
            <w:ins w:id="423" w:author="Garcia Carreras, Bernardo" w:date="2017-02-22T12:30:00Z">
              <m:r>
                <w:rPr>
                  <w:rFonts w:ascii="Cambria Math" w:hAnsi="Cambria Math" w:cs="Times New Roman"/>
                  <w:sz w:val="24"/>
                  <w:szCs w:val="24"/>
                </w:rPr>
                <m:t>μ</m:t>
              </m:r>
            </w:ins>
          </m:e>
          <m:sub>
            <w:ins w:id="424" w:author="Garcia Carreras, Bernardo" w:date="2017-02-22T12:30:00Z">
              <m:r>
                <m:rPr>
                  <m:nor/>
                </m:rPr>
                <w:rPr>
                  <w:rFonts w:ascii="Cambria Math" w:hAnsi="Cambria Math" w:cs="Times New Roman"/>
                  <w:sz w:val="24"/>
                  <w:szCs w:val="24"/>
                </w:rPr>
                <m:t>max</m:t>
              </m:r>
            </w:ins>
          </m:sub>
        </m:sSub>
      </m:oMath>
      <w:r w:rsidR="00645753">
        <w:rPr>
          <w:rFonts w:ascii="Times New Roman" w:hAnsi="Times New Roman" w:cs="Times New Roman"/>
          <w:sz w:val="24"/>
          <w:szCs w:val="24"/>
        </w:rPr>
        <w:t>, and temperature nested within</w:t>
      </w:r>
      <w:r>
        <w:rPr>
          <w:rFonts w:ascii="Times New Roman" w:hAnsi="Times New Roman" w:cs="Times New Roman"/>
          <w:sz w:val="24"/>
          <w:szCs w:val="24"/>
        </w:rPr>
        <w:t xml:space="preserve"> species identity as random intercepts. We then generated all possible si</w:t>
      </w:r>
      <w:r w:rsidR="00902714">
        <w:rPr>
          <w:rFonts w:ascii="Times New Roman" w:hAnsi="Times New Roman" w:cs="Times New Roman"/>
          <w:sz w:val="24"/>
          <w:szCs w:val="24"/>
        </w:rPr>
        <w:t xml:space="preserve">mpler models by </w:t>
      </w:r>
      <w:del w:id="425" w:author="Garcia Carreras, Bernardo" w:date="2017-02-22T14:00:00Z">
        <w:r w:rsidR="00902714" w:rsidDel="0037262D">
          <w:rPr>
            <w:rFonts w:ascii="Times New Roman" w:hAnsi="Times New Roman" w:cs="Times New Roman"/>
            <w:sz w:val="24"/>
            <w:szCs w:val="24"/>
          </w:rPr>
          <w:delText xml:space="preserve">dropping </w:delText>
        </w:r>
      </w:del>
      <w:r w:rsidR="00902714">
        <w:rPr>
          <w:rFonts w:ascii="Times New Roman" w:hAnsi="Times New Roman" w:cs="Times New Roman"/>
          <w:sz w:val="24"/>
          <w:szCs w:val="24"/>
        </w:rPr>
        <w:t>sequent</w:t>
      </w:r>
      <w:r>
        <w:rPr>
          <w:rFonts w:ascii="Times New Roman" w:hAnsi="Times New Roman" w:cs="Times New Roman"/>
          <w:sz w:val="24"/>
          <w:szCs w:val="24"/>
        </w:rPr>
        <w:t xml:space="preserve">ially </w:t>
      </w:r>
      <w:ins w:id="426" w:author="Garcia Carreras, Bernardo" w:date="2017-02-22T14:00:00Z">
        <w:r w:rsidR="0037262D">
          <w:rPr>
            <w:rFonts w:ascii="Times New Roman" w:hAnsi="Times New Roman" w:cs="Times New Roman"/>
            <w:sz w:val="24"/>
            <w:szCs w:val="24"/>
          </w:rPr>
          <w:t xml:space="preserve">dropping </w:t>
        </w:r>
      </w:ins>
      <w:r>
        <w:rPr>
          <w:rFonts w:ascii="Times New Roman" w:hAnsi="Times New Roman" w:cs="Times New Roman"/>
          <w:sz w:val="24"/>
          <w:szCs w:val="24"/>
        </w:rPr>
        <w:t xml:space="preserve">the fixed effects for </w:t>
      </w:r>
      <w:proofErr w:type="spellStart"/>
      <w:r>
        <w:rPr>
          <w:rFonts w:ascii="Times New Roman" w:hAnsi="Times New Roman" w:cs="Times New Roman"/>
          <w:sz w:val="24"/>
          <w:szCs w:val="24"/>
        </w:rPr>
        <w:t>ln</w:t>
      </w:r>
      <w:proofErr w:type="spellEnd"/>
      <w:del w:id="427" w:author="Garcia Carreras, Bernardo" w:date="2017-02-22T12:30:00Z">
        <w:r w:rsidDel="00F823A0">
          <w:rPr>
            <w:rFonts w:ascii="Times New Roman" w:hAnsi="Times New Roman" w:cs="Times New Roman"/>
            <w:sz w:val="24"/>
            <w:szCs w:val="24"/>
          </w:rPr>
          <w:delText>.</w:delText>
        </w:r>
      </w:del>
      <w:ins w:id="428" w:author="Garcia Carreras, Bernardo" w:date="2017-02-22T12:30:00Z">
        <w:r w:rsidR="00F823A0">
          <w:rPr>
            <w:rFonts w:ascii="Times New Roman" w:hAnsi="Times New Roman" w:cs="Times New Roman"/>
            <w:sz w:val="24"/>
            <w:szCs w:val="24"/>
          </w:rPr>
          <w:t xml:space="preserve"> </w:t>
        </w:r>
      </w:ins>
      <m:oMath>
        <w:del w:id="429" w:author="Garcia Carreras, Bernardo" w:date="2017-02-22T12:30:00Z">
          <m:r>
            <w:rPr>
              <w:rFonts w:ascii="Cambria Math" w:hAnsi="Cambria Math" w:cs="Times New Roman"/>
              <w:sz w:val="24"/>
              <w:szCs w:val="24"/>
            </w:rPr>
            <m:t>Ks</m:t>
          </m:r>
        </w:del>
        <m:sSub>
          <m:sSubPr>
            <m:ctrlPr>
              <w:ins w:id="430" w:author="Garcia Carreras, Bernardo" w:date="2017-02-22T12:30:00Z">
                <w:rPr>
                  <w:rFonts w:ascii="Cambria Math" w:hAnsi="Cambria Math" w:cs="Times New Roman"/>
                  <w:i/>
                  <w:sz w:val="24"/>
                  <w:szCs w:val="24"/>
                </w:rPr>
              </w:ins>
            </m:ctrlPr>
          </m:sSubPr>
          <m:e>
            <w:ins w:id="431" w:author="Garcia Carreras, Bernardo" w:date="2017-02-22T12:30:00Z">
              <m:r>
                <w:rPr>
                  <w:rFonts w:ascii="Cambria Math" w:hAnsi="Cambria Math" w:cs="Times New Roman"/>
                  <w:sz w:val="24"/>
                  <w:szCs w:val="24"/>
                </w:rPr>
                <m:t>K</m:t>
              </m:r>
            </w:ins>
          </m:e>
          <m:sub>
            <w:ins w:id="432" w:author="Garcia Carreras, Bernardo" w:date="2017-02-22T12:30:00Z">
              <m:r>
                <w:rPr>
                  <w:rFonts w:ascii="Cambria Math" w:hAnsi="Cambria Math" w:cs="Times New Roman"/>
                  <w:sz w:val="24"/>
                  <w:szCs w:val="24"/>
                </w:rPr>
                <m:t>S</m:t>
              </m:r>
            </w:ins>
          </m:sub>
        </m:sSub>
      </m:oMath>
      <w:r>
        <w:rPr>
          <w:rFonts w:ascii="Times New Roman" w:hAnsi="Times New Roman" w:cs="Times New Roman"/>
          <w:sz w:val="24"/>
          <w:szCs w:val="24"/>
        </w:rPr>
        <w:t xml:space="preserve"> and </w:t>
      </w:r>
      <m:oMath>
        <w:del w:id="433" w:author="Garcia Carreras, Bernardo" w:date="2017-02-22T12:30:00Z">
          <m:r>
            <w:rPr>
              <w:rFonts w:ascii="Cambria Math" w:hAnsi="Cambria Math" w:cs="Times New Roman"/>
              <w:sz w:val="24"/>
              <w:szCs w:val="24"/>
            </w:rPr>
            <m:t>µmax</m:t>
          </m:r>
        </w:del>
        <m:sSub>
          <m:sSubPr>
            <m:ctrlPr>
              <w:ins w:id="434" w:author="Garcia Carreras, Bernardo" w:date="2017-02-22T12:30:00Z">
                <w:rPr>
                  <w:rFonts w:ascii="Cambria Math" w:hAnsi="Cambria Math" w:cs="Times New Roman"/>
                  <w:i/>
                  <w:sz w:val="24"/>
                  <w:szCs w:val="24"/>
                </w:rPr>
              </w:ins>
            </m:ctrlPr>
          </m:sSubPr>
          <m:e>
            <w:ins w:id="435" w:author="Garcia Carreras, Bernardo" w:date="2017-02-22T12:30:00Z">
              <m:r>
                <w:rPr>
                  <w:rFonts w:ascii="Cambria Math" w:hAnsi="Cambria Math" w:cs="Times New Roman"/>
                  <w:sz w:val="24"/>
                  <w:szCs w:val="24"/>
                </w:rPr>
                <m:t>μ</m:t>
              </m:r>
            </w:ins>
          </m:e>
          <m:sub>
            <w:ins w:id="436" w:author="Garcia Carreras, Bernardo" w:date="2017-02-22T12:30:00Z">
              <m:r>
                <m:rPr>
                  <m:nor/>
                </m:rPr>
                <w:rPr>
                  <w:rFonts w:ascii="Cambria Math" w:hAnsi="Cambria Math" w:cs="Times New Roman"/>
                  <w:sz w:val="24"/>
                  <w:szCs w:val="24"/>
                </w:rPr>
                <m:t>max</m:t>
              </m:r>
            </w:ins>
          </m:sub>
        </m:sSub>
      </m:oMath>
      <w:r>
        <w:rPr>
          <w:rFonts w:ascii="Times New Roman" w:hAnsi="Times New Roman" w:cs="Times New Roman"/>
          <w:sz w:val="24"/>
          <w:szCs w:val="24"/>
        </w:rPr>
        <w:t xml:space="preserve">, and </w:t>
      </w:r>
      <w:commentRangeStart w:id="437"/>
      <w:r>
        <w:rPr>
          <w:rFonts w:ascii="Times New Roman" w:hAnsi="Times New Roman" w:cs="Times New Roman"/>
          <w:sz w:val="24"/>
          <w:szCs w:val="24"/>
        </w:rPr>
        <w:t xml:space="preserve">compared </w:t>
      </w:r>
      <w:commentRangeEnd w:id="437"/>
      <w:r w:rsidR="0037262D">
        <w:rPr>
          <w:rStyle w:val="CommentReference"/>
        </w:rPr>
        <w:commentReference w:id="437"/>
      </w:r>
      <w:r>
        <w:rPr>
          <w:rFonts w:ascii="Times New Roman" w:hAnsi="Times New Roman" w:cs="Times New Roman"/>
          <w:sz w:val="24"/>
          <w:szCs w:val="24"/>
        </w:rPr>
        <w:t xml:space="preserve">the resulting models through their </w:t>
      </w:r>
      <w:proofErr w:type="spellStart"/>
      <w:r>
        <w:rPr>
          <w:rFonts w:ascii="Times New Roman" w:hAnsi="Times New Roman" w:cs="Times New Roman"/>
          <w:sz w:val="24"/>
          <w:szCs w:val="24"/>
        </w:rPr>
        <w:t>AICc</w:t>
      </w:r>
      <w:proofErr w:type="spellEnd"/>
      <w:r>
        <w:rPr>
          <w:rFonts w:ascii="Times New Roman" w:hAnsi="Times New Roman" w:cs="Times New Roman"/>
          <w:sz w:val="24"/>
          <w:szCs w:val="24"/>
        </w:rPr>
        <w:t xml:space="preserve"> and chose the model with </w:t>
      </w:r>
      <w:del w:id="438" w:author="Garcia Carreras, Bernardo" w:date="2017-02-22T12:30:00Z">
        <w:r w:rsidDel="00A02C56">
          <w:rPr>
            <w:rFonts w:ascii="Times New Roman" w:hAnsi="Times New Roman" w:cs="Times New Roman"/>
            <w:sz w:val="24"/>
            <w:szCs w:val="24"/>
          </w:rPr>
          <w:delText xml:space="preserve">lower </w:delText>
        </w:r>
      </w:del>
      <w:ins w:id="439" w:author="Garcia Carreras, Bernardo" w:date="2017-02-22T12:30:00Z">
        <w:r w:rsidR="00A02C56">
          <w:rPr>
            <w:rFonts w:ascii="Times New Roman" w:hAnsi="Times New Roman" w:cs="Times New Roman"/>
            <w:sz w:val="24"/>
            <w:szCs w:val="24"/>
          </w:rPr>
          <w:t xml:space="preserve">lowest </w:t>
        </w:r>
      </w:ins>
      <w:commentRangeStart w:id="440"/>
      <w:proofErr w:type="spellStart"/>
      <w:r>
        <w:rPr>
          <w:rFonts w:ascii="Times New Roman" w:hAnsi="Times New Roman" w:cs="Times New Roman"/>
          <w:sz w:val="24"/>
          <w:szCs w:val="24"/>
        </w:rPr>
        <w:t>AICc</w:t>
      </w:r>
      <w:commentRangeEnd w:id="440"/>
      <w:proofErr w:type="spellEnd"/>
      <w:r w:rsidR="00A02C56">
        <w:rPr>
          <w:rStyle w:val="CommentReference"/>
        </w:rPr>
        <w:commentReference w:id="440"/>
      </w:r>
      <w:r>
        <w:rPr>
          <w:rFonts w:ascii="Times New Roman" w:hAnsi="Times New Roman" w:cs="Times New Roman"/>
          <w:sz w:val="24"/>
          <w:szCs w:val="24"/>
        </w:rPr>
        <w:t xml:space="preserve">. </w:t>
      </w:r>
    </w:p>
    <w:p w:rsidR="00756992" w:rsidRDefault="00645753">
      <w:pPr>
        <w:spacing w:line="240" w:lineRule="auto"/>
        <w:jc w:val="both"/>
        <w:rPr>
          <w:rFonts w:ascii="Times New Roman" w:hAnsi="Times New Roman" w:cs="Times New Roman"/>
          <w:sz w:val="24"/>
          <w:szCs w:val="24"/>
        </w:rPr>
      </w:pPr>
      <w:commentRangeStart w:id="441"/>
      <w:r>
        <w:rPr>
          <w:rFonts w:ascii="Times New Roman" w:hAnsi="Times New Roman" w:cs="Times New Roman"/>
          <w:sz w:val="24"/>
          <w:szCs w:val="24"/>
        </w:rPr>
        <w:t>Fits were again</w:t>
      </w:r>
      <w:r w:rsidRPr="00D46E49">
        <w:rPr>
          <w:rFonts w:ascii="Times New Roman" w:hAnsi="Times New Roman" w:cs="Times New Roman"/>
          <w:sz w:val="24"/>
          <w:szCs w:val="24"/>
        </w:rPr>
        <w:t xml:space="preserve"> </w:t>
      </w:r>
      <w:commentRangeEnd w:id="441"/>
      <w:r w:rsidR="005A7BFD">
        <w:rPr>
          <w:rStyle w:val="CommentReference"/>
        </w:rPr>
        <w:commentReference w:id="441"/>
      </w:r>
      <w:r w:rsidRPr="00D46E49">
        <w:rPr>
          <w:rFonts w:ascii="Times New Roman" w:hAnsi="Times New Roman" w:cs="Times New Roman"/>
          <w:sz w:val="24"/>
          <w:szCs w:val="24"/>
        </w:rPr>
        <w:t>determined using the ‘</w:t>
      </w:r>
      <w:proofErr w:type="spellStart"/>
      <w:r w:rsidRPr="00D46E49">
        <w:rPr>
          <w:rFonts w:ascii="Times New Roman" w:hAnsi="Times New Roman" w:cs="Times New Roman"/>
          <w:sz w:val="24"/>
          <w:szCs w:val="24"/>
        </w:rPr>
        <w:t>nlsLM</w:t>
      </w:r>
      <w:proofErr w:type="spellEnd"/>
      <w:r w:rsidRPr="00D46E49">
        <w:rPr>
          <w:rFonts w:ascii="Times New Roman" w:hAnsi="Times New Roman" w:cs="Times New Roman"/>
          <w:sz w:val="24"/>
          <w:szCs w:val="24"/>
        </w:rPr>
        <w:t>’ function in the ‘</w:t>
      </w:r>
      <w:proofErr w:type="spellStart"/>
      <w:r>
        <w:rPr>
          <w:rFonts w:ascii="Times New Roman" w:hAnsi="Times New Roman" w:cs="Times New Roman"/>
          <w:sz w:val="24"/>
          <w:szCs w:val="24"/>
        </w:rPr>
        <w:t>minpack.lm</w:t>
      </w:r>
      <w:proofErr w:type="spellEnd"/>
      <w:r>
        <w:rPr>
          <w:rFonts w:ascii="Times New Roman" w:hAnsi="Times New Roman" w:cs="Times New Roman"/>
          <w:sz w:val="24"/>
          <w:szCs w:val="24"/>
        </w:rPr>
        <w:t>’ package.</w:t>
      </w:r>
      <w:r w:rsidRPr="00D46E49">
        <w:rPr>
          <w:rFonts w:ascii="Times New Roman" w:hAnsi="Times New Roman" w:cs="Times New Roman"/>
          <w:sz w:val="24"/>
          <w:szCs w:val="24"/>
        </w:rPr>
        <w:t xml:space="preserve"> Parameter estimation was achieved by running 1000 different random combination of starting parameters picked from a uniform distribution and returning the parameter set that returned the lowest AIC score</w:t>
      </w:r>
      <w:r>
        <w:rPr>
          <w:rFonts w:ascii="Times New Roman" w:hAnsi="Times New Roman" w:cs="Times New Roman"/>
          <w:sz w:val="24"/>
          <w:szCs w:val="24"/>
        </w:rPr>
        <w:t>.</w:t>
      </w:r>
      <w:r w:rsidR="005C7A07">
        <w:rPr>
          <w:rFonts w:ascii="Times New Roman" w:hAnsi="Times New Roman" w:cs="Times New Roman"/>
          <w:sz w:val="24"/>
          <w:szCs w:val="24"/>
        </w:rPr>
        <w:t xml:space="preserve"> We used fits from this latter approach to feed in the later competition modelling.</w:t>
      </w:r>
    </w:p>
    <w:p w:rsidR="00756992" w:rsidRDefault="001C1B4B">
      <w:pPr>
        <w:spacing w:line="240" w:lineRule="auto"/>
        <w:jc w:val="both"/>
        <w:rPr>
          <w:rFonts w:ascii="Times New Roman" w:hAnsi="Times New Roman" w:cs="Times New Roman"/>
          <w:b/>
          <w:i/>
          <w:sz w:val="24"/>
          <w:szCs w:val="24"/>
        </w:rPr>
      </w:pPr>
      <w:r w:rsidRPr="001C1B4B">
        <w:rPr>
          <w:rFonts w:ascii="Times New Roman" w:hAnsi="Times New Roman" w:cs="Times New Roman"/>
          <w:b/>
          <w:i/>
          <w:sz w:val="24"/>
          <w:szCs w:val="24"/>
        </w:rPr>
        <w:t>Photosynthesis</w:t>
      </w:r>
    </w:p>
    <w:p w:rsidR="00756992" w:rsidRDefault="00295254">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000F5B73">
        <w:rPr>
          <w:rFonts w:ascii="Times New Roman" w:hAnsi="Times New Roman" w:cs="Times New Roman"/>
          <w:sz w:val="24"/>
          <w:szCs w:val="24"/>
        </w:rPr>
        <w:t>e investigated how phosphate and temperature level affected each species</w:t>
      </w:r>
      <w:ins w:id="442" w:author="Garcia Carreras, Bernardo" w:date="2017-02-22T14:03:00Z">
        <w:r w:rsidR="00475073">
          <w:rPr>
            <w:rFonts w:ascii="Times New Roman" w:hAnsi="Times New Roman" w:cs="Times New Roman"/>
            <w:sz w:val="24"/>
            <w:szCs w:val="24"/>
          </w:rPr>
          <w:t>’</w:t>
        </w:r>
      </w:ins>
      <w:r w:rsidR="000F5B73">
        <w:rPr>
          <w:rFonts w:ascii="Times New Roman" w:hAnsi="Times New Roman" w:cs="Times New Roman"/>
          <w:sz w:val="24"/>
          <w:szCs w:val="24"/>
        </w:rPr>
        <w:t xml:space="preserve"> light acclimated photosynthetic efficiency </w:t>
      </w:r>
      <w:commentRangeStart w:id="443"/>
      <w:r w:rsidR="000F5B73">
        <w:rPr>
          <w:rFonts w:ascii="Times New Roman" w:hAnsi="Times New Roman" w:cs="Times New Roman"/>
          <w:sz w:val="24"/>
          <w:szCs w:val="24"/>
        </w:rPr>
        <w:t>rp158</w:t>
      </w:r>
      <w:commentRangeEnd w:id="443"/>
      <w:r w:rsidR="00475073">
        <w:rPr>
          <w:rStyle w:val="CommentReference"/>
        </w:rPr>
        <w:commentReference w:id="443"/>
      </w:r>
      <w:r w:rsidR="000F5B73">
        <w:rPr>
          <w:rFonts w:ascii="Times New Roman" w:hAnsi="Times New Roman" w:cs="Times New Roman"/>
          <w:sz w:val="24"/>
          <w:szCs w:val="24"/>
        </w:rPr>
        <w:t xml:space="preserve">. We created a global ANOVA model including species identity, temperature and phosphate level and each </w:t>
      </w:r>
      <w:proofErr w:type="spellStart"/>
      <w:r w:rsidR="000F5B73">
        <w:rPr>
          <w:rFonts w:ascii="Times New Roman" w:hAnsi="Times New Roman" w:cs="Times New Roman"/>
          <w:sz w:val="24"/>
          <w:szCs w:val="24"/>
        </w:rPr>
        <w:t>pairwise</w:t>
      </w:r>
      <w:proofErr w:type="spellEnd"/>
      <w:r w:rsidR="000F5B73">
        <w:rPr>
          <w:rFonts w:ascii="Times New Roman" w:hAnsi="Times New Roman" w:cs="Times New Roman"/>
          <w:sz w:val="24"/>
          <w:szCs w:val="24"/>
        </w:rPr>
        <w:t xml:space="preserve"> and triple interaction and </w:t>
      </w:r>
      <w:commentRangeStart w:id="444"/>
      <w:r w:rsidR="000F5B73">
        <w:rPr>
          <w:rFonts w:ascii="Times New Roman" w:hAnsi="Times New Roman" w:cs="Times New Roman"/>
          <w:sz w:val="24"/>
          <w:szCs w:val="24"/>
        </w:rPr>
        <w:t>derived all simpler models from this global model by dropping each interaction and term</w:t>
      </w:r>
      <w:commentRangeEnd w:id="444"/>
      <w:r w:rsidR="00A048D4">
        <w:rPr>
          <w:rStyle w:val="CommentReference"/>
        </w:rPr>
        <w:commentReference w:id="444"/>
      </w:r>
      <w:r w:rsidR="000F5B73">
        <w:rPr>
          <w:rFonts w:ascii="Times New Roman" w:hAnsi="Times New Roman" w:cs="Times New Roman"/>
          <w:sz w:val="24"/>
          <w:szCs w:val="24"/>
        </w:rPr>
        <w:t>. We the</w:t>
      </w:r>
      <w:r>
        <w:rPr>
          <w:rFonts w:ascii="Times New Roman" w:hAnsi="Times New Roman" w:cs="Times New Roman"/>
          <w:sz w:val="24"/>
          <w:szCs w:val="24"/>
        </w:rPr>
        <w:t>n chose the model with lower</w:t>
      </w:r>
      <w:r w:rsidR="000F5B73">
        <w:rPr>
          <w:rFonts w:ascii="Times New Roman" w:hAnsi="Times New Roman" w:cs="Times New Roman"/>
          <w:sz w:val="24"/>
          <w:szCs w:val="24"/>
        </w:rPr>
        <w:t xml:space="preserve"> AIC as</w:t>
      </w:r>
      <w:ins w:id="445" w:author="Garcia Carreras, Bernardo" w:date="2017-02-22T14:06:00Z">
        <w:r w:rsidR="00A048D4">
          <w:rPr>
            <w:rFonts w:ascii="Times New Roman" w:hAnsi="Times New Roman" w:cs="Times New Roman"/>
            <w:sz w:val="24"/>
            <w:szCs w:val="24"/>
          </w:rPr>
          <w:t xml:space="preserve"> the</w:t>
        </w:r>
      </w:ins>
      <w:r w:rsidR="000F5B73">
        <w:rPr>
          <w:rFonts w:ascii="Times New Roman" w:hAnsi="Times New Roman" w:cs="Times New Roman"/>
          <w:sz w:val="24"/>
          <w:szCs w:val="24"/>
        </w:rPr>
        <w:t xml:space="preserve"> best model. We used a </w:t>
      </w:r>
      <w:commentRangeStart w:id="446"/>
      <w:r w:rsidR="000F5B73">
        <w:rPr>
          <w:rFonts w:ascii="Times New Roman" w:hAnsi="Times New Roman" w:cs="Times New Roman"/>
          <w:sz w:val="24"/>
          <w:szCs w:val="24"/>
        </w:rPr>
        <w:t xml:space="preserve">planned contrast analysis </w:t>
      </w:r>
      <w:commentRangeEnd w:id="446"/>
      <w:r w:rsidR="007936D9">
        <w:rPr>
          <w:rStyle w:val="CommentReference"/>
        </w:rPr>
        <w:commentReference w:id="446"/>
      </w:r>
      <w:r w:rsidR="000F5B73">
        <w:rPr>
          <w:rFonts w:ascii="Times New Roman" w:hAnsi="Times New Roman" w:cs="Times New Roman"/>
          <w:sz w:val="24"/>
          <w:szCs w:val="24"/>
        </w:rPr>
        <w:t xml:space="preserve">on the best model with the </w:t>
      </w:r>
      <w:ins w:id="447" w:author="Garcia Carreras, Bernardo" w:date="2017-02-22T14:02:00Z">
        <w:r w:rsidR="00475073">
          <w:rPr>
            <w:rFonts w:ascii="Times New Roman" w:hAnsi="Times New Roman" w:cs="Times New Roman"/>
            <w:sz w:val="24"/>
            <w:szCs w:val="24"/>
          </w:rPr>
          <w:t>‘</w:t>
        </w:r>
      </w:ins>
      <w:proofErr w:type="spellStart"/>
      <w:r w:rsidR="000F5B73">
        <w:rPr>
          <w:rFonts w:ascii="Times New Roman" w:hAnsi="Times New Roman" w:cs="Times New Roman"/>
          <w:sz w:val="24"/>
          <w:szCs w:val="24"/>
        </w:rPr>
        <w:t>lsmeans</w:t>
      </w:r>
      <w:proofErr w:type="spellEnd"/>
      <w:ins w:id="448" w:author="Garcia Carreras, Bernardo" w:date="2017-02-22T14:02:00Z">
        <w:r w:rsidR="00475073">
          <w:rPr>
            <w:rFonts w:ascii="Times New Roman" w:hAnsi="Times New Roman" w:cs="Times New Roman"/>
            <w:sz w:val="24"/>
            <w:szCs w:val="24"/>
          </w:rPr>
          <w:t>’</w:t>
        </w:r>
      </w:ins>
      <w:r w:rsidR="000F5B73">
        <w:rPr>
          <w:rFonts w:ascii="Times New Roman" w:hAnsi="Times New Roman" w:cs="Times New Roman"/>
          <w:sz w:val="24"/>
          <w:szCs w:val="24"/>
        </w:rPr>
        <w:t xml:space="preserve"> package in R. </w:t>
      </w:r>
      <w:r>
        <w:rPr>
          <w:rFonts w:ascii="Times New Roman" w:hAnsi="Times New Roman" w:cs="Times New Roman"/>
          <w:sz w:val="24"/>
          <w:szCs w:val="24"/>
        </w:rPr>
        <w:t>A</w:t>
      </w:r>
      <w:r w:rsidR="000F5B73">
        <w:rPr>
          <w:rFonts w:ascii="Times New Roman" w:hAnsi="Times New Roman" w:cs="Times New Roman"/>
          <w:sz w:val="24"/>
          <w:szCs w:val="24"/>
        </w:rPr>
        <w:t>s the best model included only a simple interaction between species and temperature, we contrasted low versus high temperature across phosphate levels for each species.</w:t>
      </w:r>
      <w:r w:rsidR="001C1B4B">
        <w:rPr>
          <w:rFonts w:ascii="Times New Roman" w:hAnsi="Times New Roman" w:cs="Times New Roman"/>
          <w:sz w:val="24"/>
          <w:szCs w:val="24"/>
        </w:rPr>
        <w:t xml:space="preserve"> We then investigated the link between </w:t>
      </w:r>
      <w:proofErr w:type="spellStart"/>
      <w:r w:rsidR="001C1B4B">
        <w:rPr>
          <w:rFonts w:ascii="Times New Roman" w:hAnsi="Times New Roman" w:cs="Times New Roman"/>
          <w:sz w:val="24"/>
          <w:szCs w:val="24"/>
        </w:rPr>
        <w:t>rp</w:t>
      </w:r>
      <w:proofErr w:type="spellEnd"/>
      <w:r w:rsidR="001C1B4B">
        <w:rPr>
          <w:rFonts w:ascii="Times New Roman" w:hAnsi="Times New Roman" w:cs="Times New Roman"/>
          <w:sz w:val="24"/>
          <w:szCs w:val="24"/>
        </w:rPr>
        <w:t xml:space="preserve"> and species growth rate during the same experiment. We calculated growth rate </w:t>
      </w:r>
      <w:r w:rsidR="00844C34">
        <w:rPr>
          <w:rFonts w:ascii="Times New Roman" w:hAnsi="Times New Roman" w:cs="Times New Roman"/>
          <w:sz w:val="24"/>
          <w:szCs w:val="24"/>
        </w:rPr>
        <w:t xml:space="preserve">during the photosynthesis experiment </w:t>
      </w:r>
      <w:r w:rsidR="001C1B4B">
        <w:rPr>
          <w:rFonts w:ascii="Times New Roman" w:hAnsi="Times New Roman" w:cs="Times New Roman"/>
          <w:sz w:val="24"/>
          <w:szCs w:val="24"/>
        </w:rPr>
        <w:t xml:space="preserve">with a Buchanan model in the same fashion as described above, and then modelled μ as a function of rp158, species identity, </w:t>
      </w:r>
      <w:proofErr w:type="gramStart"/>
      <w:r w:rsidR="001C1B4B">
        <w:rPr>
          <w:rFonts w:ascii="Times New Roman" w:hAnsi="Times New Roman" w:cs="Times New Roman"/>
          <w:sz w:val="24"/>
          <w:szCs w:val="24"/>
        </w:rPr>
        <w:t>temperature</w:t>
      </w:r>
      <w:proofErr w:type="gramEnd"/>
      <w:r w:rsidR="001C1B4B">
        <w:rPr>
          <w:rFonts w:ascii="Times New Roman" w:hAnsi="Times New Roman" w:cs="Times New Roman"/>
          <w:sz w:val="24"/>
          <w:szCs w:val="24"/>
        </w:rPr>
        <w:t xml:space="preserve"> and phosphate level. </w:t>
      </w:r>
      <w:r w:rsidR="00C254DC">
        <w:rPr>
          <w:rFonts w:ascii="Times New Roman" w:hAnsi="Times New Roman" w:cs="Times New Roman"/>
          <w:sz w:val="24"/>
          <w:szCs w:val="24"/>
        </w:rPr>
        <w:t>We did</w:t>
      </w:r>
      <w:ins w:id="449" w:author="Garcia Carreras, Bernardo" w:date="2017-02-22T14:07:00Z">
        <w:r w:rsidR="00A048D4">
          <w:rPr>
            <w:rFonts w:ascii="Times New Roman" w:hAnsi="Times New Roman" w:cs="Times New Roman"/>
            <w:sz w:val="24"/>
            <w:szCs w:val="24"/>
          </w:rPr>
          <w:t xml:space="preserve"> </w:t>
        </w:r>
      </w:ins>
      <w:del w:id="450" w:author="Garcia Carreras, Bernardo" w:date="2017-02-22T14:07:00Z">
        <w:r w:rsidR="00C254DC" w:rsidDel="00A048D4">
          <w:rPr>
            <w:rFonts w:ascii="Times New Roman" w:hAnsi="Times New Roman" w:cs="Times New Roman"/>
            <w:sz w:val="24"/>
            <w:szCs w:val="24"/>
          </w:rPr>
          <w:delText xml:space="preserve">n’t </w:delText>
        </w:r>
      </w:del>
      <w:ins w:id="451" w:author="Garcia Carreras, Bernardo" w:date="2017-02-22T14:07:00Z">
        <w:r w:rsidR="00A048D4">
          <w:rPr>
            <w:rFonts w:ascii="Times New Roman" w:hAnsi="Times New Roman" w:cs="Times New Roman"/>
            <w:sz w:val="24"/>
            <w:szCs w:val="24"/>
          </w:rPr>
          <w:t xml:space="preserve">not </w:t>
        </w:r>
      </w:ins>
      <w:r w:rsidR="00C254DC">
        <w:rPr>
          <w:rFonts w:ascii="Times New Roman" w:hAnsi="Times New Roman" w:cs="Times New Roman"/>
          <w:sz w:val="24"/>
          <w:szCs w:val="24"/>
        </w:rPr>
        <w:t xml:space="preserve">include interactions as the model would </w:t>
      </w:r>
      <w:ins w:id="452" w:author="Garcia Carreras, Bernardo" w:date="2017-02-22T14:09:00Z">
        <w:r w:rsidR="009D514D">
          <w:rPr>
            <w:rFonts w:ascii="Times New Roman" w:hAnsi="Times New Roman" w:cs="Times New Roman"/>
            <w:sz w:val="24"/>
            <w:szCs w:val="24"/>
          </w:rPr>
          <w:t xml:space="preserve">have </w:t>
        </w:r>
      </w:ins>
      <w:r w:rsidR="00C254DC">
        <w:rPr>
          <w:rFonts w:ascii="Times New Roman" w:hAnsi="Times New Roman" w:cs="Times New Roman"/>
          <w:sz w:val="24"/>
          <w:szCs w:val="24"/>
        </w:rPr>
        <w:t>be</w:t>
      </w:r>
      <w:ins w:id="453" w:author="Garcia Carreras, Bernardo" w:date="2017-02-22T14:10:00Z">
        <w:r w:rsidR="009D514D">
          <w:rPr>
            <w:rFonts w:ascii="Times New Roman" w:hAnsi="Times New Roman" w:cs="Times New Roman"/>
            <w:sz w:val="24"/>
            <w:szCs w:val="24"/>
          </w:rPr>
          <w:t>en</w:t>
        </w:r>
      </w:ins>
      <w:r w:rsidR="00C254DC">
        <w:rPr>
          <w:rFonts w:ascii="Times New Roman" w:hAnsi="Times New Roman" w:cs="Times New Roman"/>
          <w:sz w:val="24"/>
          <w:szCs w:val="24"/>
        </w:rPr>
        <w:t xml:space="preserve"> </w:t>
      </w:r>
      <w:proofErr w:type="spellStart"/>
      <w:r w:rsidR="00C254DC">
        <w:rPr>
          <w:rFonts w:ascii="Times New Roman" w:hAnsi="Times New Roman" w:cs="Times New Roman"/>
          <w:sz w:val="24"/>
          <w:szCs w:val="24"/>
        </w:rPr>
        <w:t>overparametrized</w:t>
      </w:r>
      <w:proofErr w:type="spellEnd"/>
      <w:r w:rsidR="00C254DC">
        <w:rPr>
          <w:rFonts w:ascii="Times New Roman" w:hAnsi="Times New Roman" w:cs="Times New Roman"/>
          <w:sz w:val="24"/>
          <w:szCs w:val="24"/>
        </w:rPr>
        <w:t xml:space="preserve">. </w:t>
      </w:r>
      <w:r w:rsidR="001C1B4B">
        <w:rPr>
          <w:rFonts w:ascii="Times New Roman" w:hAnsi="Times New Roman" w:cs="Times New Roman"/>
          <w:sz w:val="24"/>
          <w:szCs w:val="24"/>
        </w:rPr>
        <w:t xml:space="preserve">We derived all simpler models and compared them </w:t>
      </w:r>
      <w:del w:id="454" w:author="Garcia Carreras, Bernardo" w:date="2017-02-22T14:10:00Z">
        <w:r w:rsidR="001C1B4B" w:rsidDel="009D514D">
          <w:rPr>
            <w:rFonts w:ascii="Times New Roman" w:hAnsi="Times New Roman" w:cs="Times New Roman"/>
            <w:sz w:val="24"/>
            <w:szCs w:val="24"/>
          </w:rPr>
          <w:delText xml:space="preserve">through </w:delText>
        </w:r>
      </w:del>
      <w:ins w:id="455" w:author="Garcia Carreras, Bernardo" w:date="2017-02-22T14:10:00Z">
        <w:r w:rsidR="009D514D">
          <w:rPr>
            <w:rFonts w:ascii="Times New Roman" w:hAnsi="Times New Roman" w:cs="Times New Roman"/>
            <w:sz w:val="24"/>
            <w:szCs w:val="24"/>
          </w:rPr>
          <w:t xml:space="preserve">using </w:t>
        </w:r>
      </w:ins>
      <w:r w:rsidR="001C1B4B">
        <w:rPr>
          <w:rFonts w:ascii="Times New Roman" w:hAnsi="Times New Roman" w:cs="Times New Roman"/>
          <w:sz w:val="24"/>
          <w:szCs w:val="24"/>
        </w:rPr>
        <w:t>AIC. The best model included species identity, rp158 and temperature level. We represented the effect of the different variable</w:t>
      </w:r>
      <w:ins w:id="456" w:author="Garcia Carreras, Bernardo" w:date="2017-02-22T14:07:00Z">
        <w:r w:rsidR="00A048D4">
          <w:rPr>
            <w:rFonts w:ascii="Times New Roman" w:hAnsi="Times New Roman" w:cs="Times New Roman"/>
            <w:sz w:val="24"/>
            <w:szCs w:val="24"/>
          </w:rPr>
          <w:t>s</w:t>
        </w:r>
      </w:ins>
      <w:r w:rsidR="001C1B4B">
        <w:rPr>
          <w:rFonts w:ascii="Times New Roman" w:hAnsi="Times New Roman" w:cs="Times New Roman"/>
          <w:sz w:val="24"/>
          <w:szCs w:val="24"/>
        </w:rPr>
        <w:t xml:space="preserve"> with the </w:t>
      </w:r>
      <w:ins w:id="457" w:author="Garcia Carreras, Bernardo" w:date="2017-02-22T14:12:00Z">
        <w:r w:rsidR="00060D5D">
          <w:rPr>
            <w:rFonts w:ascii="Times New Roman" w:hAnsi="Times New Roman" w:cs="Times New Roman"/>
            <w:sz w:val="24"/>
            <w:szCs w:val="24"/>
          </w:rPr>
          <w:t>‘</w:t>
        </w:r>
      </w:ins>
      <w:proofErr w:type="spellStart"/>
      <w:r w:rsidR="001C1B4B">
        <w:rPr>
          <w:rFonts w:ascii="Times New Roman" w:hAnsi="Times New Roman" w:cs="Times New Roman"/>
          <w:sz w:val="24"/>
          <w:szCs w:val="24"/>
        </w:rPr>
        <w:t>visreg</w:t>
      </w:r>
      <w:proofErr w:type="spellEnd"/>
      <w:ins w:id="458" w:author="Garcia Carreras, Bernardo" w:date="2017-02-22T14:12:00Z">
        <w:r w:rsidR="00060D5D">
          <w:rPr>
            <w:rFonts w:ascii="Times New Roman" w:hAnsi="Times New Roman" w:cs="Times New Roman"/>
            <w:sz w:val="24"/>
            <w:szCs w:val="24"/>
          </w:rPr>
          <w:t>’</w:t>
        </w:r>
      </w:ins>
      <w:r w:rsidR="001C1B4B">
        <w:rPr>
          <w:rFonts w:ascii="Times New Roman" w:hAnsi="Times New Roman" w:cs="Times New Roman"/>
          <w:sz w:val="24"/>
          <w:szCs w:val="24"/>
        </w:rPr>
        <w:t xml:space="preserve"> package in R.</w:t>
      </w:r>
    </w:p>
    <w:p w:rsidR="00756992" w:rsidRDefault="003375E9">
      <w:pPr>
        <w:spacing w:line="240" w:lineRule="auto"/>
        <w:jc w:val="both"/>
        <w:rPr>
          <w:rFonts w:ascii="Times New Roman" w:hAnsi="Times New Roman" w:cs="Times New Roman"/>
          <w:b/>
          <w:i/>
          <w:sz w:val="24"/>
          <w:szCs w:val="24"/>
        </w:rPr>
      </w:pPr>
      <w:r w:rsidRPr="003375E9">
        <w:rPr>
          <w:rFonts w:ascii="Times New Roman" w:hAnsi="Times New Roman" w:cs="Times New Roman"/>
          <w:b/>
          <w:i/>
          <w:sz w:val="24"/>
          <w:szCs w:val="24"/>
        </w:rPr>
        <w:t>Competition data bioinformatics</w:t>
      </w:r>
    </w:p>
    <w:p w:rsidR="00756992" w:rsidRDefault="003375E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flow </w:t>
      </w:r>
      <w:proofErr w:type="spellStart"/>
      <w:r>
        <w:rPr>
          <w:rFonts w:ascii="Times New Roman" w:hAnsi="Times New Roman" w:cs="Times New Roman"/>
          <w:sz w:val="24"/>
          <w:szCs w:val="24"/>
        </w:rPr>
        <w:t>cytometer</w:t>
      </w:r>
      <w:proofErr w:type="spellEnd"/>
      <w:r>
        <w:rPr>
          <w:rFonts w:ascii="Times New Roman" w:hAnsi="Times New Roman" w:cs="Times New Roman"/>
          <w:sz w:val="24"/>
          <w:szCs w:val="24"/>
        </w:rPr>
        <w:t xml:space="preserve"> returned </w:t>
      </w:r>
      <w:commentRangeStart w:id="459"/>
      <w:r>
        <w:rPr>
          <w:rFonts w:ascii="Times New Roman" w:hAnsi="Times New Roman" w:cs="Times New Roman"/>
          <w:sz w:val="24"/>
          <w:szCs w:val="24"/>
        </w:rPr>
        <w:t xml:space="preserve">FSC, SSC, FL1, FL2, FL3 and FL4 </w:t>
      </w:r>
      <w:commentRangeEnd w:id="459"/>
      <w:r w:rsidR="00162524">
        <w:rPr>
          <w:rStyle w:val="CommentReference"/>
        </w:rPr>
        <w:commentReference w:id="459"/>
      </w:r>
      <w:r>
        <w:rPr>
          <w:rFonts w:ascii="Times New Roman" w:hAnsi="Times New Roman" w:cs="Times New Roman"/>
          <w:sz w:val="24"/>
          <w:szCs w:val="24"/>
        </w:rPr>
        <w:t xml:space="preserve">values that could be used to define species morphology and thus discriminate between species in </w:t>
      </w:r>
      <w:proofErr w:type="spellStart"/>
      <w:r>
        <w:rPr>
          <w:rFonts w:ascii="Times New Roman" w:hAnsi="Times New Roman" w:cs="Times New Roman"/>
          <w:sz w:val="24"/>
          <w:szCs w:val="24"/>
        </w:rPr>
        <w:t>pairwise</w:t>
      </w:r>
      <w:proofErr w:type="spellEnd"/>
      <w:r>
        <w:rPr>
          <w:rFonts w:ascii="Times New Roman" w:hAnsi="Times New Roman" w:cs="Times New Roman"/>
          <w:sz w:val="24"/>
          <w:szCs w:val="24"/>
        </w:rPr>
        <w:t xml:space="preserve"> competition samples and determine species identity for each cell. We first filtered the data to remove noise by removing every data point where either </w:t>
      </w:r>
      <w:commentRangeStart w:id="460"/>
      <w:proofErr w:type="spellStart"/>
      <w:proofErr w:type="gramStart"/>
      <w:r>
        <w:rPr>
          <w:rFonts w:ascii="Times New Roman" w:hAnsi="Times New Roman" w:cs="Times New Roman"/>
          <w:sz w:val="24"/>
          <w:szCs w:val="24"/>
        </w:rPr>
        <w:t>ln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FSC.H)&lt;10.3,  </w:t>
      </w:r>
      <w:proofErr w:type="spellStart"/>
      <w:r>
        <w:rPr>
          <w:rFonts w:ascii="Times New Roman" w:hAnsi="Times New Roman" w:cs="Times New Roman"/>
          <w:sz w:val="24"/>
          <w:szCs w:val="24"/>
        </w:rPr>
        <w:t>ln</w:t>
      </w:r>
      <w:proofErr w:type="spellEnd"/>
      <w:r>
        <w:rPr>
          <w:rFonts w:ascii="Times New Roman" w:hAnsi="Times New Roman" w:cs="Times New Roman"/>
          <w:sz w:val="24"/>
          <w:szCs w:val="24"/>
        </w:rPr>
        <w:t xml:space="preserve">(SSC.H)&lt;3 or </w:t>
      </w:r>
      <w:proofErr w:type="spellStart"/>
      <w:r>
        <w:rPr>
          <w:rFonts w:ascii="Times New Roman" w:hAnsi="Times New Roman" w:cs="Times New Roman"/>
          <w:sz w:val="24"/>
          <w:szCs w:val="24"/>
        </w:rPr>
        <w:t>ln</w:t>
      </w:r>
      <w:proofErr w:type="spellEnd"/>
      <w:r>
        <w:rPr>
          <w:rFonts w:ascii="Times New Roman" w:hAnsi="Times New Roman" w:cs="Times New Roman"/>
          <w:sz w:val="24"/>
          <w:szCs w:val="24"/>
        </w:rPr>
        <w:t>(FL3.H)&lt;1.5</w:t>
      </w:r>
      <w:commentRangeEnd w:id="460"/>
      <w:r w:rsidR="00060D5D">
        <w:rPr>
          <w:rStyle w:val="CommentReference"/>
        </w:rPr>
        <w:commentReference w:id="460"/>
      </w:r>
      <w:r>
        <w:rPr>
          <w:rFonts w:ascii="Times New Roman" w:hAnsi="Times New Roman" w:cs="Times New Roman"/>
          <w:sz w:val="24"/>
          <w:szCs w:val="24"/>
        </w:rPr>
        <w:t>. We then separated the data set into 3 data frames, one for the isolates inoculated at 100 cells</w:t>
      </w:r>
      <w:ins w:id="461" w:author="Garcia Carreras, Bernardo" w:date="2017-02-22T14:13:00Z">
        <w:r w:rsidR="00691734">
          <w:rPr>
            <w:rFonts w:ascii="Times New Roman" w:hAnsi="Times New Roman" w:cs="Times New Roman"/>
            <w:sz w:val="24"/>
            <w:szCs w:val="24"/>
          </w:rPr>
          <w:t>·</w:t>
        </w:r>
      </w:ins>
      <w:del w:id="462" w:author="Garcia Carreras, Bernardo" w:date="2017-02-22T14:13:00Z">
        <w:r w:rsidDel="00691734">
          <w:rPr>
            <w:rFonts w:ascii="Times New Roman" w:hAnsi="Times New Roman" w:cs="Times New Roman"/>
            <w:sz w:val="24"/>
            <w:szCs w:val="24"/>
          </w:rPr>
          <w:delText>.ml</w:delText>
        </w:r>
      </w:del>
      <w:ins w:id="463" w:author="Garcia Carreras, Bernardo" w:date="2017-02-22T14:13:00Z">
        <w:r w:rsidR="00691734">
          <w:rPr>
            <w:rFonts w:ascii="Times New Roman" w:hAnsi="Times New Roman" w:cs="Times New Roman"/>
            <w:sz w:val="24"/>
            <w:szCs w:val="24"/>
          </w:rPr>
          <w:t>mL</w:t>
        </w:r>
      </w:ins>
      <w:r w:rsidRPr="0011634C">
        <w:rPr>
          <w:rFonts w:ascii="Times New Roman" w:hAnsi="Times New Roman" w:cs="Times New Roman"/>
          <w:sz w:val="24"/>
          <w:szCs w:val="24"/>
          <w:vertAlign w:val="superscript"/>
        </w:rPr>
        <w:t>-1</w:t>
      </w:r>
      <w:r>
        <w:rPr>
          <w:rFonts w:ascii="Times New Roman" w:hAnsi="Times New Roman" w:cs="Times New Roman"/>
          <w:sz w:val="24"/>
          <w:szCs w:val="24"/>
        </w:rPr>
        <w:t>, and one for the isolates inoculated at 200 cells</w:t>
      </w:r>
      <w:ins w:id="464" w:author="Garcia Carreras, Bernardo" w:date="2017-02-22T14:13:00Z">
        <w:r w:rsidR="00691734">
          <w:rPr>
            <w:rFonts w:ascii="Times New Roman" w:hAnsi="Times New Roman" w:cs="Times New Roman"/>
            <w:sz w:val="24"/>
            <w:szCs w:val="24"/>
          </w:rPr>
          <w:t>·</w:t>
        </w:r>
      </w:ins>
      <w:del w:id="465" w:author="Garcia Carreras, Bernardo" w:date="2017-02-22T14:13:00Z">
        <w:r w:rsidDel="00691734">
          <w:rPr>
            <w:rFonts w:ascii="Times New Roman" w:hAnsi="Times New Roman" w:cs="Times New Roman"/>
            <w:sz w:val="24"/>
            <w:szCs w:val="24"/>
          </w:rPr>
          <w:delText>.ml</w:delText>
        </w:r>
      </w:del>
      <w:ins w:id="466" w:author="Garcia Carreras, Bernardo" w:date="2017-02-22T14:13:00Z">
        <w:r w:rsidR="00691734">
          <w:rPr>
            <w:rFonts w:ascii="Times New Roman" w:hAnsi="Times New Roman" w:cs="Times New Roman"/>
            <w:sz w:val="24"/>
            <w:szCs w:val="24"/>
          </w:rPr>
          <w:t>mL</w:t>
        </w:r>
      </w:ins>
      <w:r w:rsidRPr="0011634C">
        <w:rPr>
          <w:rFonts w:ascii="Times New Roman" w:hAnsi="Times New Roman" w:cs="Times New Roman"/>
          <w:sz w:val="24"/>
          <w:szCs w:val="24"/>
          <w:vertAlign w:val="superscript"/>
        </w:rPr>
        <w:t>-1</w:t>
      </w:r>
      <w:r>
        <w:rPr>
          <w:rFonts w:ascii="Times New Roman" w:hAnsi="Times New Roman" w:cs="Times New Roman"/>
          <w:sz w:val="24"/>
          <w:szCs w:val="24"/>
        </w:rPr>
        <w:t>, and one for the competing species. The 200 cells</w:t>
      </w:r>
      <w:ins w:id="467" w:author="Garcia Carreras, Bernardo" w:date="2017-02-22T14:13:00Z">
        <w:r w:rsidR="00691734">
          <w:rPr>
            <w:rFonts w:ascii="Times New Roman" w:hAnsi="Times New Roman" w:cs="Times New Roman"/>
            <w:sz w:val="24"/>
            <w:szCs w:val="24"/>
          </w:rPr>
          <w:t>·</w:t>
        </w:r>
      </w:ins>
      <w:del w:id="468" w:author="Garcia Carreras, Bernardo" w:date="2017-02-22T14:13:00Z">
        <w:r w:rsidDel="00691734">
          <w:rPr>
            <w:rFonts w:ascii="Times New Roman" w:hAnsi="Times New Roman" w:cs="Times New Roman"/>
            <w:sz w:val="24"/>
            <w:szCs w:val="24"/>
          </w:rPr>
          <w:delText>.ml</w:delText>
        </w:r>
      </w:del>
      <w:ins w:id="469" w:author="Garcia Carreras, Bernardo" w:date="2017-02-22T14:13:00Z">
        <w:r w:rsidR="00691734">
          <w:rPr>
            <w:rFonts w:ascii="Times New Roman" w:hAnsi="Times New Roman" w:cs="Times New Roman"/>
            <w:sz w:val="24"/>
            <w:szCs w:val="24"/>
          </w:rPr>
          <w:t>mL</w:t>
        </w:r>
      </w:ins>
      <w:r w:rsidRPr="0011634C">
        <w:rPr>
          <w:rFonts w:ascii="Times New Roman" w:hAnsi="Times New Roman" w:cs="Times New Roman"/>
          <w:sz w:val="24"/>
          <w:szCs w:val="24"/>
          <w:vertAlign w:val="superscript"/>
        </w:rPr>
        <w:t>-1</w:t>
      </w:r>
      <w:r>
        <w:rPr>
          <w:rFonts w:ascii="Times New Roman" w:hAnsi="Times New Roman" w:cs="Times New Roman"/>
          <w:sz w:val="24"/>
          <w:szCs w:val="24"/>
        </w:rPr>
        <w:t xml:space="preserve"> isolates dataset measured at day 14 was used to determine </w:t>
      </w:r>
      <w:proofErr w:type="spellStart"/>
      <w:r>
        <w:rPr>
          <w:rFonts w:ascii="Times New Roman" w:hAnsi="Times New Roman" w:cs="Times New Roman"/>
          <w:sz w:val="24"/>
          <w:szCs w:val="24"/>
        </w:rPr>
        <w:t>pairwise</w:t>
      </w:r>
      <w:proofErr w:type="spellEnd"/>
      <w:r>
        <w:rPr>
          <w:rFonts w:ascii="Times New Roman" w:hAnsi="Times New Roman" w:cs="Times New Roman"/>
          <w:sz w:val="24"/>
          <w:szCs w:val="24"/>
        </w:rPr>
        <w:t xml:space="preserve"> discrimination functions between pair of species. We first removed outliers from this dataset by manually inspecting FSC.H by FL3.H clustering plots and choosing visual thresholds for these two values for each species. We then applied 3 different procedures to discriminate between pairs of species for each temperature and phosphate level: a linear </w:t>
      </w:r>
      <w:proofErr w:type="spellStart"/>
      <w:r>
        <w:rPr>
          <w:rFonts w:ascii="Times New Roman" w:hAnsi="Times New Roman" w:cs="Times New Roman"/>
          <w:sz w:val="24"/>
          <w:szCs w:val="24"/>
        </w:rPr>
        <w:t>discriminant</w:t>
      </w:r>
      <w:proofErr w:type="spellEnd"/>
      <w:r>
        <w:rPr>
          <w:rFonts w:ascii="Times New Roman" w:hAnsi="Times New Roman" w:cs="Times New Roman"/>
          <w:sz w:val="24"/>
          <w:szCs w:val="24"/>
        </w:rPr>
        <w:t xml:space="preserve"> analysis, a random</w:t>
      </w:r>
      <w:ins w:id="470" w:author="Garcia Carreras, Bernardo" w:date="2017-02-22T14:13:00Z">
        <w:r w:rsidR="00332AFA">
          <w:rPr>
            <w:rFonts w:ascii="Times New Roman" w:hAnsi="Times New Roman" w:cs="Times New Roman"/>
            <w:sz w:val="24"/>
            <w:szCs w:val="24"/>
          </w:rPr>
          <w:t xml:space="preserve"> </w:t>
        </w:r>
      </w:ins>
      <w:r>
        <w:rPr>
          <w:rFonts w:ascii="Times New Roman" w:hAnsi="Times New Roman" w:cs="Times New Roman"/>
          <w:sz w:val="24"/>
          <w:szCs w:val="24"/>
        </w:rPr>
        <w:t xml:space="preserve">forest analysis and a classification </w:t>
      </w:r>
      <w:r>
        <w:rPr>
          <w:rFonts w:ascii="Times New Roman" w:hAnsi="Times New Roman" w:cs="Times New Roman"/>
          <w:sz w:val="24"/>
          <w:szCs w:val="24"/>
        </w:rPr>
        <w:lastRenderedPageBreak/>
        <w:t xml:space="preserve">regression tree analysis. These analyses were performed using the natural logarithm of the 10 morphological variables returned by the flow </w:t>
      </w:r>
      <w:proofErr w:type="spellStart"/>
      <w:r>
        <w:rPr>
          <w:rFonts w:ascii="Times New Roman" w:hAnsi="Times New Roman" w:cs="Times New Roman"/>
          <w:sz w:val="24"/>
          <w:szCs w:val="24"/>
        </w:rPr>
        <w:t>cytometer</w:t>
      </w:r>
      <w:proofErr w:type="spellEnd"/>
      <w:r>
        <w:rPr>
          <w:rFonts w:ascii="Times New Roman" w:hAnsi="Times New Roman" w:cs="Times New Roman"/>
          <w:sz w:val="24"/>
          <w:szCs w:val="24"/>
        </w:rPr>
        <w:t xml:space="preserve">, that is FSC.H, FSC.A, SSC.H, SSC.A, FL1.H, FL1.A, FL2.H, FL2.A, FL3.H, FL3.A, FL4.H and FL4.A, on each of the 15 pairs of species for each combination of temperature and phosphate level. These different </w:t>
      </w:r>
      <w:proofErr w:type="spellStart"/>
      <w:r>
        <w:rPr>
          <w:rFonts w:ascii="Times New Roman" w:hAnsi="Times New Roman" w:cs="Times New Roman"/>
          <w:sz w:val="24"/>
          <w:szCs w:val="24"/>
        </w:rPr>
        <w:t>discriminant</w:t>
      </w:r>
      <w:proofErr w:type="spellEnd"/>
      <w:r>
        <w:rPr>
          <w:rFonts w:ascii="Times New Roman" w:hAnsi="Times New Roman" w:cs="Times New Roman"/>
          <w:sz w:val="24"/>
          <w:szCs w:val="24"/>
        </w:rPr>
        <w:t xml:space="preserve"> functions were then applied to the 100 cells</w:t>
      </w:r>
      <w:ins w:id="471" w:author="Garcia Carreras, Bernardo" w:date="2017-02-22T14:14:00Z">
        <w:r w:rsidR="007C7649">
          <w:rPr>
            <w:rFonts w:ascii="Times New Roman" w:hAnsi="Times New Roman" w:cs="Times New Roman"/>
            <w:sz w:val="24"/>
            <w:szCs w:val="24"/>
          </w:rPr>
          <w:t>·</w:t>
        </w:r>
      </w:ins>
      <w:del w:id="472" w:author="Garcia Carreras, Bernardo" w:date="2017-02-22T14:14:00Z">
        <w:r w:rsidDel="007C7649">
          <w:rPr>
            <w:rFonts w:ascii="Times New Roman" w:hAnsi="Times New Roman" w:cs="Times New Roman"/>
            <w:sz w:val="24"/>
            <w:szCs w:val="24"/>
          </w:rPr>
          <w:delText>.ml</w:delText>
        </w:r>
      </w:del>
      <w:ins w:id="473" w:author="Garcia Carreras, Bernardo" w:date="2017-02-22T14:14:00Z">
        <w:r w:rsidR="007C7649">
          <w:rPr>
            <w:rFonts w:ascii="Times New Roman" w:hAnsi="Times New Roman" w:cs="Times New Roman"/>
            <w:sz w:val="24"/>
            <w:szCs w:val="24"/>
          </w:rPr>
          <w:t>mL</w:t>
        </w:r>
      </w:ins>
      <w:r w:rsidRPr="00B25971">
        <w:rPr>
          <w:rFonts w:ascii="Times New Roman" w:hAnsi="Times New Roman" w:cs="Times New Roman"/>
          <w:sz w:val="24"/>
          <w:szCs w:val="24"/>
          <w:vertAlign w:val="superscript"/>
        </w:rPr>
        <w:t xml:space="preserve">-1 </w:t>
      </w:r>
      <w:r>
        <w:rPr>
          <w:rFonts w:ascii="Times New Roman" w:hAnsi="Times New Roman" w:cs="Times New Roman"/>
          <w:sz w:val="24"/>
          <w:szCs w:val="24"/>
        </w:rPr>
        <w:t xml:space="preserve">isolates dataset previously filtered by removing visually determined outliers to test the accuracy of the predictions for the different </w:t>
      </w:r>
      <w:proofErr w:type="spellStart"/>
      <w:r>
        <w:rPr>
          <w:rFonts w:ascii="Times New Roman" w:hAnsi="Times New Roman" w:cs="Times New Roman"/>
          <w:sz w:val="24"/>
          <w:szCs w:val="24"/>
        </w:rPr>
        <w:t>discriminant</w:t>
      </w:r>
      <w:proofErr w:type="spellEnd"/>
      <w:r>
        <w:rPr>
          <w:rFonts w:ascii="Times New Roman" w:hAnsi="Times New Roman" w:cs="Times New Roman"/>
          <w:sz w:val="24"/>
          <w:szCs w:val="24"/>
        </w:rPr>
        <w:t xml:space="preserve"> methods. We then chose the method that gave the maximum level of accuracy to apply the predictions to the pairs of </w:t>
      </w:r>
      <w:proofErr w:type="gramStart"/>
      <w:r>
        <w:rPr>
          <w:rFonts w:ascii="Times New Roman" w:hAnsi="Times New Roman" w:cs="Times New Roman"/>
          <w:sz w:val="24"/>
          <w:szCs w:val="24"/>
        </w:rPr>
        <w:t>competitors</w:t>
      </w:r>
      <w:proofErr w:type="gramEnd"/>
      <w:r>
        <w:rPr>
          <w:rFonts w:ascii="Times New Roman" w:hAnsi="Times New Roman" w:cs="Times New Roman"/>
          <w:sz w:val="24"/>
          <w:szCs w:val="24"/>
        </w:rPr>
        <w:t xml:space="preserve"> dataset</w:t>
      </w:r>
      <w:r w:rsidR="009444EB">
        <w:rPr>
          <w:rFonts w:ascii="Times New Roman" w:hAnsi="Times New Roman" w:cs="Times New Roman"/>
          <w:sz w:val="24"/>
          <w:szCs w:val="24"/>
        </w:rPr>
        <w:t xml:space="preserve"> (Fig. S2)</w:t>
      </w:r>
      <w:r>
        <w:rPr>
          <w:rFonts w:ascii="Times New Roman" w:hAnsi="Times New Roman" w:cs="Times New Roman"/>
          <w:sz w:val="24"/>
          <w:szCs w:val="24"/>
        </w:rPr>
        <w:t xml:space="preserve">, </w:t>
      </w:r>
      <w:proofErr w:type="gramStart"/>
      <w:r>
        <w:rPr>
          <w:rFonts w:ascii="Times New Roman" w:hAnsi="Times New Roman" w:cs="Times New Roman"/>
          <w:sz w:val="24"/>
          <w:szCs w:val="24"/>
        </w:rPr>
        <w:t>previously filtering</w:t>
      </w:r>
      <w:proofErr w:type="gramEnd"/>
      <w:r>
        <w:rPr>
          <w:rFonts w:ascii="Times New Roman" w:hAnsi="Times New Roman" w:cs="Times New Roman"/>
          <w:sz w:val="24"/>
          <w:szCs w:val="24"/>
        </w:rPr>
        <w:t xml:space="preserve"> the dataset to remove outliers for each pair of species. In this case, the best method was the linear </w:t>
      </w:r>
      <w:proofErr w:type="spellStart"/>
      <w:r>
        <w:rPr>
          <w:rFonts w:ascii="Times New Roman" w:hAnsi="Times New Roman" w:cs="Times New Roman"/>
          <w:sz w:val="24"/>
          <w:szCs w:val="24"/>
        </w:rPr>
        <w:t>discriminant</w:t>
      </w:r>
      <w:proofErr w:type="spellEnd"/>
      <w:r>
        <w:rPr>
          <w:rFonts w:ascii="Times New Roman" w:hAnsi="Times New Roman" w:cs="Times New Roman"/>
          <w:sz w:val="24"/>
          <w:szCs w:val="24"/>
        </w:rPr>
        <w:t xml:space="preserve"> analysis that gave 84 % of accuracy in predicting species identity (Table S3).</w:t>
      </w:r>
    </w:p>
    <w:p w:rsidR="00756992" w:rsidRDefault="003375E9">
      <w:pPr>
        <w:spacing w:line="240" w:lineRule="auto"/>
        <w:jc w:val="both"/>
        <w:rPr>
          <w:rFonts w:ascii="Times New Roman" w:hAnsi="Times New Roman" w:cs="Times New Roman"/>
          <w:b/>
          <w:i/>
          <w:sz w:val="24"/>
          <w:szCs w:val="24"/>
        </w:rPr>
      </w:pPr>
      <w:r w:rsidRPr="003375E9">
        <w:rPr>
          <w:rFonts w:ascii="Times New Roman" w:hAnsi="Times New Roman" w:cs="Times New Roman"/>
          <w:b/>
          <w:i/>
          <w:sz w:val="24"/>
          <w:szCs w:val="24"/>
        </w:rPr>
        <w:t>Competition data analysis</w:t>
      </w:r>
    </w:p>
    <w:p w:rsidR="00756992" w:rsidRDefault="003375E9">
      <w:pPr>
        <w:spacing w:line="240" w:lineRule="auto"/>
        <w:jc w:val="both"/>
        <w:rPr>
          <w:rFonts w:ascii="Times New Roman" w:hAnsi="Times New Roman" w:cs="Times New Roman"/>
          <w:sz w:val="24"/>
          <w:szCs w:val="24"/>
        </w:rPr>
      </w:pPr>
      <w:r>
        <w:rPr>
          <w:rFonts w:ascii="Times New Roman" w:hAnsi="Times New Roman" w:cs="Times New Roman"/>
          <w:sz w:val="24"/>
          <w:szCs w:val="24"/>
        </w:rPr>
        <w:t>After determining species identit</w:t>
      </w:r>
      <w:r w:rsidR="00295254">
        <w:rPr>
          <w:rFonts w:ascii="Times New Roman" w:hAnsi="Times New Roman" w:cs="Times New Roman"/>
          <w:sz w:val="24"/>
          <w:szCs w:val="24"/>
        </w:rPr>
        <w:t>y for each sample, we computed</w:t>
      </w:r>
      <w:r>
        <w:rPr>
          <w:rFonts w:ascii="Times New Roman" w:hAnsi="Times New Roman" w:cs="Times New Roman"/>
          <w:sz w:val="24"/>
          <w:szCs w:val="24"/>
        </w:rPr>
        <w:t xml:space="preserve"> cell density </w:t>
      </w:r>
      <w:r w:rsidR="00295254">
        <w:rPr>
          <w:rFonts w:ascii="Times New Roman" w:hAnsi="Times New Roman" w:cs="Times New Roman"/>
          <w:sz w:val="24"/>
          <w:szCs w:val="24"/>
        </w:rPr>
        <w:t xml:space="preserve">and calculated </w:t>
      </w:r>
      <w:r w:rsidR="003B1315">
        <w:rPr>
          <w:rFonts w:ascii="Times New Roman" w:hAnsi="Times New Roman" w:cs="Times New Roman"/>
          <w:sz w:val="24"/>
          <w:szCs w:val="24"/>
        </w:rPr>
        <w:t>c</w:t>
      </w:r>
      <w:r w:rsidRPr="00517562">
        <w:rPr>
          <w:rFonts w:ascii="Times New Roman" w:hAnsi="Times New Roman" w:cs="Times New Roman"/>
          <w:sz w:val="24"/>
          <w:szCs w:val="24"/>
        </w:rPr>
        <w:t xml:space="preserve">ompetition coefficients </w:t>
      </w:r>
      <w:r w:rsidR="003B1315">
        <w:rPr>
          <w:rFonts w:ascii="Times New Roman" w:hAnsi="Times New Roman" w:cs="Times New Roman"/>
          <w:sz w:val="24"/>
          <w:szCs w:val="24"/>
        </w:rPr>
        <w:t>as the proportion of cells from the focal species over the total number of cells. We also computed a binary competition outcome where the focal species won if more than 50</w:t>
      </w:r>
      <w:del w:id="474" w:author="Garcia Carreras, Bernardo" w:date="2017-02-22T14:16:00Z">
        <w:r w:rsidR="003B1315" w:rsidDel="00662780">
          <w:rPr>
            <w:rFonts w:ascii="Times New Roman" w:hAnsi="Times New Roman" w:cs="Times New Roman"/>
            <w:sz w:val="24"/>
            <w:szCs w:val="24"/>
          </w:rPr>
          <w:delText xml:space="preserve"> </w:delText>
        </w:r>
      </w:del>
      <w:r w:rsidR="003B1315">
        <w:rPr>
          <w:rFonts w:ascii="Times New Roman" w:hAnsi="Times New Roman" w:cs="Times New Roman"/>
          <w:sz w:val="24"/>
          <w:szCs w:val="24"/>
        </w:rPr>
        <w:t>% of the cells pertained to it</w:t>
      </w:r>
      <w:r w:rsidRPr="00517562">
        <w:rPr>
          <w:rFonts w:ascii="Times New Roman" w:hAnsi="Times New Roman" w:cs="Times New Roman"/>
          <w:sz w:val="24"/>
          <w:szCs w:val="24"/>
        </w:rPr>
        <w:t>.</w:t>
      </w:r>
      <w:r w:rsidR="00517562">
        <w:rPr>
          <w:rFonts w:ascii="Times New Roman" w:hAnsi="Times New Roman" w:cs="Times New Roman"/>
          <w:sz w:val="24"/>
          <w:szCs w:val="24"/>
        </w:rPr>
        <w:t xml:space="preserve"> </w:t>
      </w:r>
    </w:p>
    <w:p w:rsidR="00756992" w:rsidRDefault="00854D6F">
      <w:pPr>
        <w:spacing w:line="240" w:lineRule="auto"/>
        <w:jc w:val="both"/>
        <w:rPr>
          <w:rFonts w:ascii="Times New Roman" w:hAnsi="Times New Roman" w:cs="Times New Roman"/>
          <w:sz w:val="24"/>
          <w:szCs w:val="24"/>
        </w:rPr>
      </w:pPr>
      <w:r>
        <w:rPr>
          <w:rFonts w:ascii="Times New Roman" w:hAnsi="Times New Roman" w:cs="Times New Roman"/>
          <w:sz w:val="24"/>
          <w:szCs w:val="24"/>
        </w:rPr>
        <w:t>For each pair, w</w:t>
      </w:r>
      <w:r w:rsidRPr="00854D6F">
        <w:rPr>
          <w:rFonts w:ascii="Times New Roman" w:hAnsi="Times New Roman" w:cs="Times New Roman"/>
          <w:sz w:val="24"/>
          <w:szCs w:val="24"/>
        </w:rPr>
        <w:t xml:space="preserve">e also </w:t>
      </w:r>
      <w:r>
        <w:rPr>
          <w:rFonts w:ascii="Times New Roman" w:hAnsi="Times New Roman" w:cs="Times New Roman"/>
          <w:sz w:val="24"/>
          <w:szCs w:val="24"/>
        </w:rPr>
        <w:t>calculated the total observed yield in competition as the sum of the yield (cell</w:t>
      </w:r>
      <w:ins w:id="475" w:author="Garcia Carreras, Bernardo" w:date="2017-02-22T14:15:00Z">
        <w:r w:rsidR="00C96A06">
          <w:rPr>
            <w:rFonts w:ascii="Times New Roman" w:hAnsi="Times New Roman" w:cs="Times New Roman"/>
            <w:sz w:val="24"/>
            <w:szCs w:val="24"/>
          </w:rPr>
          <w:t>·</w:t>
        </w:r>
      </w:ins>
      <w:del w:id="476" w:author="Garcia Carreras, Bernardo" w:date="2017-02-22T14:15:00Z">
        <w:r w:rsidDel="00C96A06">
          <w:rPr>
            <w:rFonts w:ascii="Times New Roman" w:hAnsi="Times New Roman" w:cs="Times New Roman"/>
            <w:sz w:val="24"/>
            <w:szCs w:val="24"/>
          </w:rPr>
          <w:delText>.ml</w:delText>
        </w:r>
      </w:del>
      <w:ins w:id="477" w:author="Garcia Carreras, Bernardo" w:date="2017-02-22T14:15:00Z">
        <w:r w:rsidR="00C96A06">
          <w:rPr>
            <w:rFonts w:ascii="Times New Roman" w:hAnsi="Times New Roman" w:cs="Times New Roman"/>
            <w:sz w:val="24"/>
            <w:szCs w:val="24"/>
          </w:rPr>
          <w:t>mL</w:t>
        </w:r>
      </w:ins>
      <w:r w:rsidRPr="00854D6F">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species grown in competition for each replicate, as well as the total expected yield of the mixture as the average of the monoculture yields for the component species </w:t>
      </w:r>
      <w:r w:rsidR="00AB5751">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{"citationID":"1eaho2vi2u","properties":{"formattedCitation":"(Loreau &amp; Hector 2001)","plainCitation":"(Loreau &amp; Hector 2001)"},"citationItems":[{"id":8494,"uris":["http://zotero.org/users/718951/items/9H8CKSJI"],"uri":["http://zotero.org/users/718951/items/9H8CKSJI"],"itemData":{"id":8494,"type":"article-journal","title":"Partitioning selection and complementarity in biodiversity experiments","container-title":"Nature","page":"72-76","volume":"412","issue":"6842","source":"www.nature.com","abstract":"The impact of biodiversity loss on the functioning of ecosystems and their ability to provide ecological services has become a central issue in ecology. Several experiments have provided evidence that reduced species diversity may impair ecosystem processes such as plant biomass production. The interpretation of these experiments, however, has been controversial because two types of mechanism may operate in combination. In the 'selection effect', dominance by species with particular traits affects ecosystem processes. In the 'complementarity effect', resource partitioning or positive interactions lead to increased total resource use. Here we present a new approach to separate the two effects on the basis of an additive partitioning analogous to the Price equation in evolutionary genetics. Applying this method to data from the pan-European BIODEPTH experiment reveals that the selection effect is zero on average and varies from negative to positive in different localities, depending on whether species with lower- or higher-than-average biomass dominate communities. In contrast, the complementarity effect is positive overall, supporting the hypothesis that plant diversity influences primary production in European grasslands through niche differentiation or facilitation.","DOI":"10.1038/35083573","ISSN":"0028-0836","journalAbbreviation":"Nature","language":"en","author":[{"family":"Loreau","given":"Michel"},{"family":"Hector","given":"Andy"}],"issued":{"date-parts":[["2001",7,5]]}}}],"schema":"https://github.com/citation-style-language/schema/raw/master/csl-citation.json"} </w:instrText>
      </w:r>
      <w:r w:rsidR="00AB5751">
        <w:rPr>
          <w:rFonts w:ascii="Times New Roman" w:hAnsi="Times New Roman" w:cs="Times New Roman"/>
          <w:sz w:val="24"/>
          <w:szCs w:val="24"/>
        </w:rPr>
        <w:fldChar w:fldCharType="separate"/>
      </w:r>
      <w:r w:rsidRPr="00854D6F">
        <w:rPr>
          <w:rFonts w:ascii="Times New Roman" w:hAnsi="Times New Roman" w:cs="Times New Roman"/>
          <w:sz w:val="24"/>
        </w:rPr>
        <w:t>(Loreau &amp; Hector 2001)</w:t>
      </w:r>
      <w:r w:rsidR="00AB5751">
        <w:rPr>
          <w:rFonts w:ascii="Times New Roman" w:hAnsi="Times New Roman" w:cs="Times New Roman"/>
          <w:sz w:val="24"/>
          <w:szCs w:val="24"/>
        </w:rPr>
        <w:fldChar w:fldCharType="end"/>
      </w:r>
      <w:r>
        <w:rPr>
          <w:rFonts w:ascii="Times New Roman" w:hAnsi="Times New Roman" w:cs="Times New Roman"/>
          <w:sz w:val="24"/>
          <w:szCs w:val="24"/>
        </w:rPr>
        <w:t xml:space="preserve"> grown in isolation</w:t>
      </w:r>
      <w:r w:rsidR="00D33936">
        <w:rPr>
          <w:rFonts w:ascii="Times New Roman" w:hAnsi="Times New Roman" w:cs="Times New Roman"/>
          <w:sz w:val="24"/>
          <w:szCs w:val="24"/>
        </w:rPr>
        <w:t xml:space="preserve"> (using only the isolates starting at 100 cells</w:t>
      </w:r>
      <w:ins w:id="478" w:author="Garcia Carreras, Bernardo" w:date="2017-02-22T14:15:00Z">
        <w:r w:rsidR="00C96A06">
          <w:rPr>
            <w:rFonts w:ascii="Times New Roman" w:hAnsi="Times New Roman" w:cs="Times New Roman"/>
            <w:sz w:val="24"/>
            <w:szCs w:val="24"/>
          </w:rPr>
          <w:t>·</w:t>
        </w:r>
      </w:ins>
      <w:del w:id="479" w:author="Garcia Carreras, Bernardo" w:date="2017-02-22T14:15:00Z">
        <w:r w:rsidR="00D33936" w:rsidDel="00C96A06">
          <w:rPr>
            <w:rFonts w:ascii="Times New Roman" w:hAnsi="Times New Roman" w:cs="Times New Roman"/>
            <w:sz w:val="24"/>
            <w:szCs w:val="24"/>
          </w:rPr>
          <w:delText>.ml</w:delText>
        </w:r>
      </w:del>
      <w:ins w:id="480" w:author="Garcia Carreras, Bernardo" w:date="2017-02-22T14:15:00Z">
        <w:r w:rsidR="00C96A06">
          <w:rPr>
            <w:rFonts w:ascii="Times New Roman" w:hAnsi="Times New Roman" w:cs="Times New Roman"/>
            <w:sz w:val="24"/>
            <w:szCs w:val="24"/>
          </w:rPr>
          <w:t>mL</w:t>
        </w:r>
      </w:ins>
      <w:r w:rsidR="00D33936" w:rsidRPr="00F26D68">
        <w:rPr>
          <w:rFonts w:ascii="Times New Roman" w:hAnsi="Times New Roman" w:cs="Times New Roman"/>
          <w:sz w:val="24"/>
          <w:szCs w:val="24"/>
          <w:vertAlign w:val="superscript"/>
        </w:rPr>
        <w:t>-1</w:t>
      </w:r>
      <w:r w:rsidR="00D33936">
        <w:rPr>
          <w:rFonts w:ascii="Times New Roman" w:hAnsi="Times New Roman" w:cs="Times New Roman"/>
          <w:sz w:val="24"/>
          <w:szCs w:val="24"/>
        </w:rPr>
        <w:t xml:space="preserve"> </w:t>
      </w:r>
      <w:proofErr w:type="spellStart"/>
      <w:r w:rsidR="00D33936">
        <w:rPr>
          <w:rFonts w:ascii="Times New Roman" w:hAnsi="Times New Roman" w:cs="Times New Roman"/>
          <w:sz w:val="24"/>
          <w:szCs w:val="24"/>
        </w:rPr>
        <w:t>inoculum</w:t>
      </w:r>
      <w:proofErr w:type="spellEnd"/>
      <w:r w:rsidR="00D33936">
        <w:rPr>
          <w:rFonts w:ascii="Times New Roman" w:hAnsi="Times New Roman" w:cs="Times New Roman"/>
          <w:sz w:val="24"/>
          <w:szCs w:val="24"/>
        </w:rPr>
        <w:t xml:space="preserve"> to compare with the 100 cells</w:t>
      </w:r>
      <w:ins w:id="481" w:author="Garcia Carreras, Bernardo" w:date="2017-02-22T14:15:00Z">
        <w:r w:rsidR="00C96A06">
          <w:rPr>
            <w:rFonts w:ascii="Times New Roman" w:hAnsi="Times New Roman" w:cs="Times New Roman"/>
            <w:sz w:val="24"/>
            <w:szCs w:val="24"/>
          </w:rPr>
          <w:t>·</w:t>
        </w:r>
      </w:ins>
      <w:del w:id="482" w:author="Garcia Carreras, Bernardo" w:date="2017-02-22T14:15:00Z">
        <w:r w:rsidR="00D33936" w:rsidDel="00C96A06">
          <w:rPr>
            <w:rFonts w:ascii="Times New Roman" w:hAnsi="Times New Roman" w:cs="Times New Roman"/>
            <w:sz w:val="24"/>
            <w:szCs w:val="24"/>
          </w:rPr>
          <w:delText>.</w:delText>
        </w:r>
      </w:del>
      <w:del w:id="483" w:author="Garcia Carreras, Bernardo" w:date="2017-02-22T14:16:00Z">
        <w:r w:rsidR="00D33936" w:rsidDel="00C96A06">
          <w:rPr>
            <w:rFonts w:ascii="Times New Roman" w:hAnsi="Times New Roman" w:cs="Times New Roman"/>
            <w:sz w:val="24"/>
            <w:szCs w:val="24"/>
          </w:rPr>
          <w:delText>ml</w:delText>
        </w:r>
      </w:del>
      <w:ins w:id="484" w:author="Garcia Carreras, Bernardo" w:date="2017-02-22T14:16:00Z">
        <w:r w:rsidR="00C96A06">
          <w:rPr>
            <w:rFonts w:ascii="Times New Roman" w:hAnsi="Times New Roman" w:cs="Times New Roman"/>
            <w:sz w:val="24"/>
            <w:szCs w:val="24"/>
          </w:rPr>
          <w:t>mL</w:t>
        </w:r>
      </w:ins>
      <w:r w:rsidR="00D33936" w:rsidRPr="00D33936">
        <w:rPr>
          <w:rFonts w:ascii="Times New Roman" w:hAnsi="Times New Roman" w:cs="Times New Roman"/>
          <w:sz w:val="24"/>
          <w:szCs w:val="24"/>
          <w:vertAlign w:val="superscript"/>
        </w:rPr>
        <w:t>-1</w:t>
      </w:r>
      <w:r w:rsidR="00D33936">
        <w:rPr>
          <w:rFonts w:ascii="Times New Roman" w:hAnsi="Times New Roman" w:cs="Times New Roman"/>
          <w:sz w:val="24"/>
          <w:szCs w:val="24"/>
        </w:rPr>
        <w:t xml:space="preserve"> for each species in competition)</w:t>
      </w:r>
      <w:r>
        <w:rPr>
          <w:rFonts w:ascii="Times New Roman" w:hAnsi="Times New Roman" w:cs="Times New Roman"/>
          <w:sz w:val="24"/>
          <w:szCs w:val="24"/>
        </w:rPr>
        <w:t>.</w:t>
      </w:r>
    </w:p>
    <w:p w:rsidR="00756992" w:rsidRDefault="00645753">
      <w:pPr>
        <w:pStyle w:val="Heading2"/>
        <w:spacing w:line="240" w:lineRule="auto"/>
      </w:pPr>
      <w:commentRangeStart w:id="485"/>
      <w:commentRangeStart w:id="486"/>
      <w:del w:id="487" w:author="Garcia Carreras, Bernardo" w:date="2017-03-13T18:51:00Z">
        <w:r w:rsidRPr="00645753" w:rsidDel="00EF7287">
          <w:delText>Modelling study</w:delText>
        </w:r>
      </w:del>
      <w:ins w:id="488" w:author="Garcia Carreras, Bernardo" w:date="2017-03-13T18:51:00Z">
        <w:r w:rsidR="00EF7287">
          <w:t xml:space="preserve">Population </w:t>
        </w:r>
      </w:ins>
      <w:commentRangeEnd w:id="485"/>
      <w:ins w:id="489" w:author="Garcia Carreras, Bernardo" w:date="2017-03-15T17:47:00Z">
        <w:r w:rsidR="006B06B3">
          <w:rPr>
            <w:rStyle w:val="CommentReference"/>
            <w:rFonts w:asciiTheme="minorHAnsi" w:eastAsiaTheme="minorEastAsia" w:hAnsiTheme="minorHAnsi" w:cstheme="minorBidi"/>
            <w:b w:val="0"/>
            <w:bCs w:val="0"/>
          </w:rPr>
          <w:commentReference w:id="485"/>
        </w:r>
      </w:ins>
      <w:ins w:id="490" w:author="Garcia Carreras, Bernardo" w:date="2017-03-13T18:51:00Z">
        <w:r w:rsidR="00EF7287">
          <w:t>model</w:t>
        </w:r>
      </w:ins>
      <w:commentRangeEnd w:id="486"/>
      <w:r w:rsidR="00756992">
        <w:rPr>
          <w:rStyle w:val="CommentReference"/>
          <w:rFonts w:asciiTheme="minorHAnsi" w:eastAsiaTheme="minorEastAsia" w:hAnsiTheme="minorHAnsi" w:cstheme="minorBidi"/>
          <w:b w:val="0"/>
          <w:bCs w:val="0"/>
        </w:rPr>
        <w:commentReference w:id="486"/>
      </w:r>
    </w:p>
    <w:p w:rsidR="00756992" w:rsidRDefault="001D1694">
      <w:pPr>
        <w:spacing w:line="240" w:lineRule="auto"/>
        <w:jc w:val="both"/>
        <w:rPr>
          <w:rFonts w:ascii="Times New Roman" w:hAnsi="Times New Roman" w:cs="Times New Roman"/>
          <w:sz w:val="24"/>
          <w:szCs w:val="24"/>
        </w:rPr>
      </w:pPr>
      <w:ins w:id="491" w:author="Garcia Carreras, Bernardo" w:date="2017-03-14T19:57:00Z">
        <w:r>
          <w:rPr>
            <w:rFonts w:ascii="Times New Roman" w:hAnsi="Times New Roman" w:cs="Times New Roman"/>
            <w:sz w:val="24"/>
            <w:szCs w:val="24"/>
          </w:rPr>
          <w:t xml:space="preserve">An aim of this study is to better understand the extent to which mismatches in </w:t>
        </w:r>
      </w:ins>
      <w:ins w:id="492" w:author="Garcia Carreras, Bernardo" w:date="2017-03-14T20:24:00Z">
        <w:r w:rsidR="00C463D3">
          <w:rPr>
            <w:rFonts w:ascii="Times New Roman" w:hAnsi="Times New Roman" w:cs="Times New Roman"/>
            <w:sz w:val="24"/>
            <w:szCs w:val="24"/>
          </w:rPr>
          <w:t>individuals</w:t>
        </w:r>
      </w:ins>
      <w:ins w:id="493" w:author="Garcia Carreras, Bernardo" w:date="2017-03-14T19:58:00Z">
        <w:r>
          <w:rPr>
            <w:rFonts w:ascii="Times New Roman" w:hAnsi="Times New Roman" w:cs="Times New Roman"/>
            <w:sz w:val="24"/>
            <w:szCs w:val="24"/>
          </w:rPr>
          <w:t xml:space="preserve">’ traits are able to predict competitive outcomes. To quantify the extent to which knowledge of mismatches in both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ins>
      <w:ins w:id="494" w:author="Garcia Carreras, Bernardo" w:date="2017-03-14T19:59:00Z">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xml:space="preserve"> helps improve predictions, </w:t>
        </w:r>
      </w:ins>
      <w:del w:id="495" w:author="Garcia Carreras, Bernardo" w:date="2017-03-14T19:59:00Z">
        <w:r w:rsidR="00645753" w:rsidDel="001D1694">
          <w:rPr>
            <w:rFonts w:ascii="Times New Roman" w:hAnsi="Times New Roman" w:cs="Times New Roman"/>
            <w:sz w:val="24"/>
            <w:szCs w:val="24"/>
          </w:rPr>
          <w:delText xml:space="preserve">We </w:delText>
        </w:r>
      </w:del>
      <w:ins w:id="496" w:author="Garcia Carreras, Bernardo" w:date="2017-03-14T19:59:00Z">
        <w:r>
          <w:rPr>
            <w:rFonts w:ascii="Times New Roman" w:hAnsi="Times New Roman" w:cs="Times New Roman"/>
            <w:sz w:val="24"/>
            <w:szCs w:val="24"/>
          </w:rPr>
          <w:t>we used a simple phytoplankton population model</w:t>
        </w:r>
        <w:r w:rsidR="00D12EFB">
          <w:rPr>
            <w:rFonts w:ascii="Times New Roman" w:hAnsi="Times New Roman" w:cs="Times New Roman"/>
            <w:sz w:val="24"/>
            <w:szCs w:val="24"/>
          </w:rPr>
          <w:t>:</w:t>
        </w:r>
      </w:ins>
      <w:del w:id="497" w:author="Garcia Carreras, Bernardo" w:date="2017-03-14T19:59:00Z">
        <w:r w:rsidR="00645753" w:rsidDel="001D1694">
          <w:rPr>
            <w:rFonts w:ascii="Times New Roman" w:hAnsi="Times New Roman" w:cs="Times New Roman"/>
            <w:sz w:val="24"/>
            <w:szCs w:val="24"/>
          </w:rPr>
          <w:delText xml:space="preserve">modelled the phytoplankton population dynamics as </w:delText>
        </w:r>
      </w:del>
    </w:p>
    <w:p w:rsidR="00756992" w:rsidRDefault="00AB5751">
      <w:pPr>
        <w:spacing w:line="24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dN</m:t>
                  </m:r>
                </m:e>
                <m:sub>
                  <m:r>
                    <w:rPr>
                      <w:rFonts w:ascii="Cambria Math" w:hAnsi="Cambria Math" w:cs="Times New Roman"/>
                      <w:sz w:val="24"/>
                      <w:szCs w:val="24"/>
                    </w:rPr>
                    <m:t>i</m:t>
                  </m:r>
                </m:sub>
              </m:sSub>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w:del w:id="498" w:author="Garcia Carreras, Bernardo" w:date="2017-02-22T14:16:00Z">
                    <m:r>
                      <w:rPr>
                        <w:rFonts w:ascii="Cambria Math" w:hAnsi="Cambria Math" w:cs="Times New Roman"/>
                        <w:sz w:val="24"/>
                        <w:szCs w:val="24"/>
                      </w:rPr>
                      <m:t>max</m:t>
                    </m:r>
                  </w:del>
                  <w:ins w:id="499" w:author="Garcia Carreras, Bernardo" w:date="2017-02-22T14:16:00Z">
                    <m:r>
                      <m:rPr>
                        <m:nor/>
                      </m:rPr>
                      <w:rPr>
                        <w:rFonts w:ascii="Cambria Math" w:hAnsi="Cambria Math" w:cs="Times New Roman"/>
                        <w:sz w:val="24"/>
                        <w:szCs w:val="24"/>
                      </w:rPr>
                      <m:t>max</m:t>
                    </m:r>
                  </w:ins>
                  <m:r>
                    <w:rPr>
                      <w:rFonts w:ascii="Cambria Math" w:hAnsi="Cambria Math" w:cs="Times New Roman"/>
                      <w:sz w:val="24"/>
                      <w:szCs w:val="24"/>
                    </w:rPr>
                    <m:t>,i</m:t>
                  </m:r>
                </m:sub>
              </m:sSub>
              <w:ins w:id="500" w:author="Garcia Carreras, Bernardo" w:date="2017-03-13T18:39:00Z">
                <m:r>
                  <w:rPr>
                    <w:rFonts w:ascii="Cambria Math" w:hAnsi="Cambria Math" w:cs="Times New Roman"/>
                    <w:sz w:val="24"/>
                    <w:szCs w:val="24"/>
                  </w:rPr>
                  <m:t xml:space="preserve"> </m:t>
                </m:r>
              </w:ins>
              <m:r>
                <w:rPr>
                  <w:rFonts w:ascii="Cambria Math" w:hAnsi="Cambria Math" w:cs="Times New Roman"/>
                  <w:sz w:val="24"/>
                  <w:szCs w:val="24"/>
                </w:rPr>
                <m:t>S</m:t>
              </m:r>
            </m:num>
            <m:den>
              <m:sSub>
                <m:sSubPr>
                  <m:ctrlPr>
                    <w:ins w:id="501" w:author="Garcia Carreras, Bernardo" w:date="2017-02-22T14:17:00Z">
                      <w:rPr>
                        <w:rFonts w:ascii="Cambria Math" w:hAnsi="Cambria Math" w:cs="Times New Roman"/>
                        <w:i/>
                        <w:sz w:val="24"/>
                        <w:szCs w:val="24"/>
                      </w:rPr>
                    </w:ins>
                  </m:ctrlPr>
                </m:sSubPr>
                <m:e>
                  <w:ins w:id="502" w:author="Garcia Carreras, Bernardo" w:date="2017-02-22T14:17:00Z">
                    <m:r>
                      <w:rPr>
                        <w:rFonts w:ascii="Cambria Math" w:hAnsi="Cambria Math" w:cs="Times New Roman"/>
                        <w:sz w:val="24"/>
                        <w:szCs w:val="24"/>
                      </w:rPr>
                      <m:t>K</m:t>
                    </m:r>
                  </w:ins>
                </m:e>
                <m:sub>
                  <w:ins w:id="503" w:author="Garcia Carreras, Bernardo" w:date="2017-02-22T14:17:00Z">
                    <m:r>
                      <w:rPr>
                        <w:rFonts w:ascii="Cambria Math" w:hAnsi="Cambria Math" w:cs="Times New Roman"/>
                        <w:sz w:val="24"/>
                        <w:szCs w:val="24"/>
                      </w:rPr>
                      <m:t>S,i</m:t>
                    </m:r>
                  </w:ins>
                </m:sub>
              </m:sSub>
              <m:sSub>
                <m:sSubPr>
                  <m:ctrlPr>
                    <w:del w:id="504" w:author="Garcia Carreras, Bernardo" w:date="2017-02-22T14:16:00Z">
                      <w:rPr>
                        <w:rFonts w:ascii="Cambria Math" w:hAnsi="Cambria Math" w:cs="Times New Roman"/>
                        <w:i/>
                        <w:sz w:val="24"/>
                        <w:szCs w:val="24"/>
                      </w:rPr>
                    </w:del>
                  </m:ctrlPr>
                </m:sSubPr>
                <m:e>
                  <w:del w:id="505" w:author="Garcia Carreras, Bernardo" w:date="2017-02-22T14:16:00Z">
                    <m:r>
                      <w:rPr>
                        <w:rFonts w:ascii="Cambria Math" w:hAnsi="Cambria Math" w:cs="Times New Roman"/>
                        <w:sz w:val="24"/>
                        <w:szCs w:val="24"/>
                      </w:rPr>
                      <m:t>Ks</m:t>
                    </m:r>
                  </w:del>
                </m:e>
                <m:sub>
                  <w:del w:id="506" w:author="Garcia Carreras, Bernardo" w:date="2017-02-22T14:16:00Z">
                    <m:r>
                      <w:rPr>
                        <w:rFonts w:ascii="Cambria Math" w:hAnsi="Cambria Math" w:cs="Times New Roman"/>
                        <w:sz w:val="24"/>
                        <w:szCs w:val="24"/>
                      </w:rPr>
                      <m:t>i</m:t>
                    </m:r>
                  </w:del>
                </m:sub>
              </m:sSub>
              <m:r>
                <w:rPr>
                  <w:rFonts w:ascii="Cambria Math" w:hAnsi="Cambria Math" w:cs="Times New Roman"/>
                  <w:sz w:val="24"/>
                  <w:szCs w:val="24"/>
                </w:rPr>
                <m:t>+S</m:t>
              </m:r>
            </m:den>
          </m:f>
        </m:oMath>
      </m:oMathPara>
    </w:p>
    <w:p w:rsidR="00756992" w:rsidRDefault="00AB5751">
      <w:pPr>
        <w:spacing w:line="24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dS</m:t>
              </m:r>
            </m:num>
            <m:den>
              <m:r>
                <w:rPr>
                  <w:rFonts w:ascii="Cambria Math" w:hAnsi="Cambria Math" w:cs="Times New Roman"/>
                  <w:sz w:val="24"/>
                  <w:szCs w:val="24"/>
                </w:rPr>
                <m:t>dt</m:t>
              </m:r>
            </m:den>
          </m:f>
          <m:r>
            <w:rPr>
              <w:rFonts w:ascii="Cambria Math" w:hAnsi="Cambria Math" w:cs="Times New Roman"/>
              <w:sz w:val="24"/>
              <w:szCs w:val="24"/>
            </w:rPr>
            <m:t xml:space="preserve">= - </m:t>
          </m:r>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i</m:t>
              </m:r>
            </m:sub>
            <m:sup/>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w:del w:id="507" w:author="Garcia Carreras, Bernardo" w:date="2017-02-22T14:17:00Z">
                        <m:r>
                          <w:rPr>
                            <w:rFonts w:ascii="Cambria Math" w:hAnsi="Cambria Math" w:cs="Times New Roman"/>
                            <w:sz w:val="24"/>
                            <w:szCs w:val="24"/>
                          </w:rPr>
                          <m:t>max</m:t>
                        </m:r>
                      </w:del>
                      <w:ins w:id="508" w:author="Garcia Carreras, Bernardo" w:date="2017-02-22T14:17:00Z">
                        <m:r>
                          <m:rPr>
                            <m:nor/>
                          </m:rPr>
                          <w:rPr>
                            <w:rFonts w:ascii="Cambria Math" w:hAnsi="Cambria Math" w:cs="Times New Roman"/>
                            <w:sz w:val="24"/>
                            <w:szCs w:val="24"/>
                          </w:rPr>
                          <m:t>max</m:t>
                        </m:r>
                      </w:ins>
                      <m:r>
                        <w:rPr>
                          <w:rFonts w:ascii="Cambria Math" w:hAnsi="Cambria Math" w:cs="Times New Roman"/>
                          <w:sz w:val="24"/>
                          <w:szCs w:val="24"/>
                        </w:rPr>
                        <m:t>,i</m:t>
                      </m:r>
                    </m:sub>
                  </m:sSub>
                  <w:ins w:id="509" w:author="Garcia Carreras, Bernardo" w:date="2017-03-13T18:39:00Z">
                    <m:r>
                      <w:rPr>
                        <w:rFonts w:ascii="Cambria Math" w:hAnsi="Cambria Math" w:cs="Times New Roman"/>
                        <w:sz w:val="24"/>
                        <w:szCs w:val="24"/>
                      </w:rPr>
                      <m:t xml:space="preserve"> </m:t>
                    </m:r>
                  </w:ins>
                  <m:r>
                    <w:rPr>
                      <w:rFonts w:ascii="Cambria Math" w:hAnsi="Cambria Math" w:cs="Times New Roman"/>
                      <w:sz w:val="24"/>
                      <w:szCs w:val="24"/>
                    </w:rPr>
                    <m:t>S</m:t>
                  </m:r>
                </m:num>
                <m:den>
                  <m:sSub>
                    <m:sSubPr>
                      <m:ctrlPr>
                        <w:del w:id="510" w:author="Garcia Carreras, Bernardo" w:date="2017-02-22T14:17:00Z">
                          <w:rPr>
                            <w:rFonts w:ascii="Cambria Math" w:hAnsi="Cambria Math" w:cs="Times New Roman"/>
                            <w:i/>
                            <w:sz w:val="24"/>
                            <w:szCs w:val="24"/>
                          </w:rPr>
                        </w:del>
                      </m:ctrlPr>
                    </m:sSubPr>
                    <m:e>
                      <w:del w:id="511" w:author="Garcia Carreras, Bernardo" w:date="2017-02-22T14:17:00Z">
                        <m:r>
                          <w:rPr>
                            <w:rFonts w:ascii="Cambria Math" w:hAnsi="Cambria Math" w:cs="Times New Roman"/>
                            <w:sz w:val="24"/>
                            <w:szCs w:val="24"/>
                          </w:rPr>
                          <m:t>Ks</m:t>
                        </m:r>
                      </w:del>
                    </m:e>
                    <m:sub>
                      <w:del w:id="512" w:author="Garcia Carreras, Bernardo" w:date="2017-02-22T14:17:00Z">
                        <m:r>
                          <w:rPr>
                            <w:rFonts w:ascii="Cambria Math" w:hAnsi="Cambria Math" w:cs="Times New Roman"/>
                            <w:sz w:val="24"/>
                            <w:szCs w:val="24"/>
                          </w:rPr>
                          <m:t>i</m:t>
                        </m:r>
                      </w:del>
                    </m:sub>
                  </m:sSub>
                  <m:sSub>
                    <m:sSubPr>
                      <m:ctrlPr>
                        <w:ins w:id="513" w:author="Garcia Carreras, Bernardo" w:date="2017-02-22T14:17:00Z">
                          <w:rPr>
                            <w:rFonts w:ascii="Cambria Math" w:hAnsi="Cambria Math" w:cs="Times New Roman"/>
                            <w:i/>
                            <w:sz w:val="24"/>
                            <w:szCs w:val="24"/>
                          </w:rPr>
                        </w:ins>
                      </m:ctrlPr>
                    </m:sSubPr>
                    <m:e>
                      <w:ins w:id="514" w:author="Garcia Carreras, Bernardo" w:date="2017-02-22T14:17:00Z">
                        <m:r>
                          <w:rPr>
                            <w:rFonts w:ascii="Cambria Math" w:hAnsi="Cambria Math" w:cs="Times New Roman"/>
                            <w:sz w:val="24"/>
                            <w:szCs w:val="24"/>
                          </w:rPr>
                          <m:t>K</m:t>
                        </m:r>
                      </w:ins>
                    </m:e>
                    <m:sub>
                      <w:ins w:id="515" w:author="Garcia Carreras, Bernardo" w:date="2017-02-22T14:17:00Z">
                        <m:r>
                          <w:rPr>
                            <w:rFonts w:ascii="Cambria Math" w:hAnsi="Cambria Math" w:cs="Times New Roman"/>
                            <w:sz w:val="24"/>
                            <w:szCs w:val="24"/>
                          </w:rPr>
                          <m:t>S,i</m:t>
                        </m:r>
                      </w:ins>
                    </m:sub>
                  </m:sSub>
                  <m:r>
                    <w:rPr>
                      <w:rFonts w:ascii="Cambria Math" w:hAnsi="Cambria Math" w:cs="Times New Roman"/>
                      <w:sz w:val="24"/>
                      <w:szCs w:val="24"/>
                    </w:rPr>
                    <m:t>+S</m:t>
                  </m:r>
                </m:den>
              </m:f>
            </m:e>
          </m:nary>
          <w:ins w:id="516" w:author="Garcia Carreras, Bernardo" w:date="2017-03-14T20:01:00Z">
            <m:r>
              <w:rPr>
                <w:rFonts w:ascii="Cambria Math" w:hAnsi="Cambria Math" w:cs="Times New Roman"/>
                <w:sz w:val="24"/>
                <w:szCs w:val="24"/>
              </w:rPr>
              <m:t>.</m:t>
            </m:r>
          </w:ins>
        </m:oMath>
      </m:oMathPara>
    </w:p>
    <w:p w:rsidR="00756992" w:rsidRDefault="00645753">
      <w:pPr>
        <w:spacing w:line="240" w:lineRule="auto"/>
        <w:jc w:val="both"/>
        <w:rPr>
          <w:ins w:id="517" w:author="Garcia Carreras, Bernardo" w:date="2017-03-15T17:51:00Z"/>
          <w:rFonts w:ascii="Times New Roman" w:hAnsi="Times New Roman" w:cs="Times New Roman"/>
          <w:sz w:val="24"/>
          <w:szCs w:val="24"/>
        </w:rPr>
      </w:pPr>
      <w:del w:id="518" w:author="Garcia Carreras, Bernardo" w:date="2017-02-22T14:18:00Z">
        <w:r w:rsidDel="00662780">
          <w:rPr>
            <w:rFonts w:ascii="Times New Roman" w:hAnsi="Times New Roman" w:cs="Times New Roman"/>
            <w:sz w:val="24"/>
            <w:szCs w:val="24"/>
          </w:rPr>
          <w:delText xml:space="preserve">Where </w:delText>
        </w:r>
      </w:del>
      <w:ins w:id="519" w:author="Garcia Carreras, Bernardo" w:date="2017-02-22T14:18:00Z">
        <w:r w:rsidR="00D12EFB">
          <w:rPr>
            <w:rFonts w:ascii="Times New Roman" w:hAnsi="Times New Roman" w:cs="Times New Roman"/>
            <w:sz w:val="24"/>
            <w:szCs w:val="24"/>
          </w:rPr>
          <w:t>H</w:t>
        </w:r>
        <w:r w:rsidR="00662780">
          <w:rPr>
            <w:rFonts w:ascii="Times New Roman" w:hAnsi="Times New Roman" w:cs="Times New Roman"/>
            <w:sz w:val="24"/>
            <w:szCs w:val="24"/>
          </w:rPr>
          <w:t>ere</w:t>
        </w:r>
      </w:ins>
      <w:commentRangeStart w:id="520"/>
      <w:ins w:id="521" w:author="Garcia Carreras, Bernardo" w:date="2017-03-14T20:01:00Z">
        <w:r w:rsidR="00D12EFB">
          <w:rPr>
            <w:rFonts w:ascii="Times New Roman" w:hAnsi="Times New Roman" w:cs="Times New Roman"/>
            <w:sz w:val="24"/>
            <w:szCs w:val="24"/>
          </w:rPr>
          <w:t>,</w:t>
        </w:r>
      </w:ins>
      <w:ins w:id="522" w:author="Garcia Carreras, Bernardo" w:date="2017-02-22T14:18:00Z">
        <w:r w:rsidR="0066278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w:proofErr w:type="gramStart"/>
              <m:r>
                <m:rPr>
                  <m:nor/>
                </m:rPr>
                <w:rPr>
                  <w:rFonts w:ascii="Cambria Math" w:hAnsi="Cambria Math" w:cs="Times New Roman"/>
                  <w:sz w:val="24"/>
                  <w:szCs w:val="24"/>
                </w:rPr>
                <m:t>,</m:t>
              </m:r>
              <w:proofErr w:type="spellStart"/>
              <m:r>
                <m:rPr>
                  <m:nor/>
                </m:rPr>
                <w:rPr>
                  <w:rFonts w:ascii="Cambria Math" w:hAnsi="Cambria Math" w:cs="Times New Roman"/>
                  <w:i/>
                  <w:sz w:val="24"/>
                  <w:szCs w:val="24"/>
                </w:rPr>
                <m:t>i</m:t>
              </m:r>
              <w:proofErr w:type="spellEnd"/>
              <w:proofErr w:type="gramEnd"/>
            </m:sub>
          </m:sSub>
        </m:oMath>
      </w:ins>
      <m:oMath>
        <w:commentRangeEnd w:id="520"/>
        <w:ins w:id="523" w:author="Garcia Carreras, Bernardo" w:date="2017-03-14T20:21:00Z">
          <m:r>
            <m:rPr>
              <m:sty m:val="p"/>
            </m:rPr>
            <w:rPr>
              <w:rStyle w:val="CommentReference"/>
            </w:rPr>
            <w:commentReference w:id="520"/>
          </m:r>
        </w:ins>
        <w:del w:id="524" w:author="Garcia Carreras, Bernardo" w:date="2017-02-22T14:18:00Z"/>
      </m:oMath>
      <w:r w:rsidDel="00662780">
        <w:rPr>
          <w:rFonts w:ascii="Times New Roman" w:hAnsi="Times New Roman" w:cs="Times New Roman"/>
          <w:sz w:val="24"/>
          <w:szCs w:val="24"/>
        </w:rPr>
        <w:t>μ</w:t>
      </w:r>
      <w:del w:id="525" w:author="Garcia Carreras, Bernardo" w:date="2017-02-22T14:18:00Z">
        <w:r w:rsidRPr="00645753" w:rsidDel="00662780">
          <w:rPr>
            <w:rFonts w:ascii="Times New Roman" w:hAnsi="Times New Roman" w:cs="Times New Roman"/>
            <w:sz w:val="24"/>
            <w:szCs w:val="24"/>
            <w:vertAlign w:val="subscript"/>
          </w:rPr>
          <w:delText>max,i</w:delText>
        </w:r>
      </w:del>
      <w:r>
        <w:rPr>
          <w:rFonts w:ascii="Times New Roman" w:hAnsi="Times New Roman" w:cs="Times New Roman"/>
          <w:sz w:val="24"/>
          <w:szCs w:val="24"/>
        </w:rPr>
        <w:t xml:space="preserve"> is the maximum growth rate of species </w:t>
      </w:r>
      <w:proofErr w:type="spellStart"/>
      <w:r w:rsidRPr="00645753">
        <w:rPr>
          <w:rFonts w:ascii="Times New Roman" w:hAnsi="Times New Roman" w:cs="Times New Roman"/>
          <w:i/>
          <w:sz w:val="24"/>
          <w:szCs w:val="24"/>
        </w:rPr>
        <w:t>i</w:t>
      </w:r>
      <w:proofErr w:type="spellEnd"/>
      <w:r>
        <w:rPr>
          <w:rFonts w:ascii="Times New Roman" w:hAnsi="Times New Roman" w:cs="Times New Roman"/>
          <w:sz w:val="24"/>
          <w:szCs w:val="24"/>
        </w:rPr>
        <w:t xml:space="preserve"> derived from the Monod model</w:t>
      </w:r>
      <w:ins w:id="526" w:author="Garcia Carreras, Bernardo" w:date="2017-03-14T19:20:00Z">
        <w:r w:rsidR="00283F51">
          <w:rPr>
            <w:rFonts w:ascii="Times New Roman" w:hAnsi="Times New Roman" w:cs="Times New Roman"/>
            <w:sz w:val="24"/>
            <w:szCs w:val="24"/>
          </w:rPr>
          <w:t xml:space="preserve"> (</w:t>
        </w:r>
      </w:ins>
      <w:ins w:id="527" w:author="Garcia Carreras, Bernardo" w:date="2017-03-14T19:30:00Z">
        <w:r w:rsidR="00A50D92">
          <w:rPr>
            <w:rFonts w:ascii="Times New Roman" w:hAnsi="Times New Roman" w:cs="Times New Roman"/>
            <w:sz w:val="24"/>
            <w:szCs w:val="24"/>
          </w:rPr>
          <w:t>day</w:t>
        </w:r>
        <w:r w:rsidR="00A50D92">
          <w:rPr>
            <w:rFonts w:ascii="Times New Roman" w:hAnsi="Times New Roman" w:cs="Times New Roman"/>
            <w:sz w:val="24"/>
            <w:szCs w:val="24"/>
            <w:vertAlign w:val="superscript"/>
          </w:rPr>
          <w:t>-1</w:t>
        </w:r>
        <w:r w:rsidR="00A50D92">
          <w:rPr>
            <w:rFonts w:ascii="Times New Roman" w:hAnsi="Times New Roman" w:cs="Times New Roman"/>
            <w:sz w:val="24"/>
            <w:szCs w:val="24"/>
          </w:rPr>
          <w:t>)</w:t>
        </w:r>
      </w:ins>
      <w:r>
        <w:rPr>
          <w:rFonts w:ascii="Times New Roman" w:hAnsi="Times New Roman" w:cs="Times New Roman"/>
          <w:sz w:val="24"/>
          <w:szCs w:val="24"/>
        </w:rPr>
        <w:t xml:space="preserve">, </w:t>
      </w:r>
      <m:oMath>
        <m:sSub>
          <m:sSubPr>
            <m:ctrlPr>
              <w:ins w:id="528" w:author="Garcia Carreras, Bernardo" w:date="2017-02-22T14:18:00Z">
                <w:rPr>
                  <w:rFonts w:ascii="Cambria Math" w:hAnsi="Cambria Math" w:cs="Times New Roman"/>
                  <w:i/>
                  <w:sz w:val="24"/>
                  <w:szCs w:val="24"/>
                </w:rPr>
              </w:ins>
            </m:ctrlPr>
          </m:sSubPr>
          <m:e>
            <w:ins w:id="529" w:author="Garcia Carreras, Bernardo" w:date="2017-02-22T14:18:00Z">
              <m:r>
                <w:rPr>
                  <w:rFonts w:ascii="Cambria Math" w:hAnsi="Cambria Math" w:cs="Times New Roman"/>
                  <w:sz w:val="24"/>
                  <w:szCs w:val="24"/>
                </w:rPr>
                <m:t>K</m:t>
              </m:r>
            </w:ins>
          </m:e>
          <m:sub>
            <w:ins w:id="530" w:author="Garcia Carreras, Bernardo" w:date="2017-02-22T14:18:00Z">
              <m:r>
                <w:rPr>
                  <w:rFonts w:ascii="Cambria Math" w:hAnsi="Cambria Math" w:cs="Times New Roman"/>
                  <w:sz w:val="24"/>
                  <w:szCs w:val="24"/>
                </w:rPr>
                <m:t xml:space="preserve">S,i </m:t>
              </m:r>
            </w:ins>
          </m:sub>
        </m:sSub>
        <w:del w:id="531" w:author="Garcia Carreras, Bernardo" w:date="2017-02-22T14:18:00Z"/>
      </m:oMath>
      <w:r w:rsidDel="00662780">
        <w:rPr>
          <w:rFonts w:ascii="Times New Roman" w:hAnsi="Times New Roman" w:cs="Times New Roman"/>
          <w:sz w:val="24"/>
          <w:szCs w:val="24"/>
        </w:rPr>
        <w:t>Ks</w:t>
      </w:r>
      <w:del w:id="532" w:author="Garcia Carreras, Bernardo" w:date="2017-02-22T14:18:00Z">
        <w:r w:rsidRPr="00645753" w:rsidDel="00662780">
          <w:rPr>
            <w:rFonts w:ascii="Times New Roman" w:hAnsi="Times New Roman" w:cs="Times New Roman"/>
            <w:sz w:val="24"/>
            <w:szCs w:val="24"/>
            <w:vertAlign w:val="subscript"/>
          </w:rPr>
          <w:delText>i</w:delText>
        </w:r>
      </w:del>
      <w:r>
        <w:rPr>
          <w:rFonts w:ascii="Times New Roman" w:hAnsi="Times New Roman" w:cs="Times New Roman"/>
          <w:sz w:val="24"/>
          <w:szCs w:val="24"/>
        </w:rPr>
        <w:t xml:space="preserve"> is the half-saturation constant</w:t>
      </w:r>
      <w:ins w:id="533" w:author="Garcia Carreras, Bernardo" w:date="2017-03-14T19:30:00Z">
        <w:r w:rsidR="00A50D92">
          <w:rPr>
            <w:rFonts w:ascii="Times New Roman" w:hAnsi="Times New Roman" w:cs="Times New Roman"/>
            <w:sz w:val="24"/>
            <w:szCs w:val="24"/>
          </w:rPr>
          <w:t xml:space="preserve"> (μmol</w:t>
        </w:r>
      </w:ins>
      <w:ins w:id="534" w:author="Garcia Carreras, Bernardo" w:date="2017-03-14T19:31:00Z">
        <w:r w:rsidR="00A50D92">
          <w:rPr>
            <w:rFonts w:ascii="Times New Roman" w:hAnsi="Times New Roman" w:cs="Times New Roman"/>
            <w:sz w:val="24"/>
            <w:szCs w:val="24"/>
          </w:rPr>
          <w:t>·L</w:t>
        </w:r>
        <w:r w:rsidR="00A50D92">
          <w:rPr>
            <w:rFonts w:ascii="Times New Roman" w:hAnsi="Times New Roman" w:cs="Times New Roman"/>
            <w:sz w:val="24"/>
            <w:szCs w:val="24"/>
            <w:vertAlign w:val="superscript"/>
          </w:rPr>
          <w:t>-1</w:t>
        </w:r>
        <w:r w:rsidR="00A50D92">
          <w:rPr>
            <w:rFonts w:ascii="Times New Roman" w:hAnsi="Times New Roman" w:cs="Times New Roman"/>
            <w:sz w:val="24"/>
            <w:szCs w:val="24"/>
          </w:rPr>
          <w:t>)</w:t>
        </w:r>
      </w:ins>
      <w:r>
        <w:rPr>
          <w:rFonts w:ascii="Times New Roman" w:hAnsi="Times New Roman" w:cs="Times New Roman"/>
          <w:sz w:val="24"/>
          <w:szCs w:val="24"/>
        </w:rPr>
        <w:t>,</w:t>
      </w:r>
      <w:ins w:id="535" w:author="Garcia Carreras, Bernardo" w:date="2017-03-14T19:42:00Z">
        <w:r w:rsidR="001571B4">
          <w:rPr>
            <w:rFonts w:ascii="Times New Roman" w:hAnsi="Times New Roman" w:cs="Times New Roman"/>
            <w:sz w:val="24"/>
            <w:szCs w:val="24"/>
          </w:rPr>
          <w:t xml:space="preserve"> </w:t>
        </w:r>
        <m:oMath>
          <m:r>
            <w:rPr>
              <w:rFonts w:ascii="Cambria Math" w:hAnsi="Cambria Math" w:cs="Times New Roman"/>
              <w:sz w:val="24"/>
              <w:szCs w:val="24"/>
            </w:rPr>
            <m:t>N</m:t>
          </m:r>
        </m:oMath>
        <w:r w:rsidR="001571B4">
          <w:rPr>
            <w:rFonts w:ascii="Times New Roman" w:hAnsi="Times New Roman" w:cs="Times New Roman"/>
            <w:sz w:val="24"/>
            <w:szCs w:val="24"/>
          </w:rPr>
          <w:t xml:space="preserve"> is the phytoplankton cell density (cells·mL</w:t>
        </w:r>
        <w:r w:rsidR="001571B4">
          <w:rPr>
            <w:rFonts w:ascii="Times New Roman" w:hAnsi="Times New Roman" w:cs="Times New Roman"/>
            <w:sz w:val="24"/>
            <w:szCs w:val="24"/>
            <w:vertAlign w:val="superscript"/>
          </w:rPr>
          <w:t>-1</w:t>
        </w:r>
        <w:r w:rsidR="001571B4">
          <w:rPr>
            <w:rFonts w:ascii="Times New Roman" w:hAnsi="Times New Roman" w:cs="Times New Roman"/>
            <w:sz w:val="24"/>
            <w:szCs w:val="24"/>
          </w:rPr>
          <w:t>),</w:t>
        </w:r>
      </w:ins>
      <w:r>
        <w:rPr>
          <w:rFonts w:ascii="Times New Roman" w:hAnsi="Times New Roman" w:cs="Times New Roman"/>
          <w:sz w:val="24"/>
          <w:szCs w:val="24"/>
        </w:rPr>
        <w:t xml:space="preserve"> </w:t>
      </w:r>
      <m:oMath>
        <w:ins w:id="536" w:author="Garcia Carreras, Bernardo" w:date="2017-02-22T14:18:00Z">
          <m:r>
            <w:rPr>
              <w:rFonts w:ascii="Cambria Math" w:hAnsi="Cambria Math" w:cs="Times New Roman"/>
              <w:sz w:val="24"/>
              <w:szCs w:val="24"/>
            </w:rPr>
            <m:t>S</m:t>
          </m:r>
        </w:ins>
        <w:del w:id="537" w:author="Garcia Carreras, Bernardo" w:date="2017-02-22T14:18:00Z"/>
      </m:oMath>
      <w:r w:rsidDel="00662780">
        <w:rPr>
          <w:rFonts w:ascii="Times New Roman" w:hAnsi="Times New Roman" w:cs="Times New Roman"/>
          <w:sz w:val="24"/>
          <w:szCs w:val="24"/>
        </w:rPr>
        <w:t>S</w:t>
      </w:r>
      <w:r>
        <w:rPr>
          <w:rFonts w:ascii="Times New Roman" w:hAnsi="Times New Roman" w:cs="Times New Roman"/>
          <w:sz w:val="24"/>
          <w:szCs w:val="24"/>
        </w:rPr>
        <w:t xml:space="preserve"> is the nutrient concentration</w:t>
      </w:r>
      <w:ins w:id="538" w:author="Garcia Carreras, Bernardo" w:date="2017-03-14T19:31:00Z">
        <w:r w:rsidR="00A50D92">
          <w:rPr>
            <w:rFonts w:ascii="Times New Roman" w:hAnsi="Times New Roman" w:cs="Times New Roman"/>
            <w:sz w:val="24"/>
            <w:szCs w:val="24"/>
          </w:rPr>
          <w:t xml:space="preserve"> (μmol·L</w:t>
        </w:r>
        <w:r w:rsidR="00A50D92">
          <w:rPr>
            <w:rFonts w:ascii="Times New Roman" w:hAnsi="Times New Roman" w:cs="Times New Roman"/>
            <w:sz w:val="24"/>
            <w:szCs w:val="24"/>
            <w:vertAlign w:val="superscript"/>
          </w:rPr>
          <w:t>-1</w:t>
        </w:r>
        <w:r w:rsidR="00A50D92">
          <w:rPr>
            <w:rFonts w:ascii="Times New Roman" w:hAnsi="Times New Roman" w:cs="Times New Roman"/>
            <w:sz w:val="24"/>
            <w:szCs w:val="24"/>
          </w:rPr>
          <w:t>)</w:t>
        </w:r>
      </w:ins>
      <w:r>
        <w:rPr>
          <w:rFonts w:ascii="Times New Roman" w:hAnsi="Times New Roman" w:cs="Times New Roman"/>
          <w:sz w:val="24"/>
          <w:szCs w:val="24"/>
        </w:rPr>
        <w:t xml:space="preserve"> and</w:t>
      </w:r>
      <w:del w:id="539" w:author="Garcia Carreras, Bernardo" w:date="2017-02-22T14:19:00Z">
        <w:r w:rsidDel="00662780">
          <w:rPr>
            <w:rFonts w:ascii="Times New Roman" w:hAnsi="Times New Roman" w:cs="Times New Roman"/>
            <w:sz w:val="24"/>
            <w:szCs w:val="24"/>
          </w:rPr>
          <w:delText xml:space="preserve"> </w:delText>
        </w:r>
      </w:del>
      <w:r>
        <w:rPr>
          <w:rFonts w:ascii="Times New Roman" w:hAnsi="Times New Roman" w:cs="Times New Roman"/>
          <w:sz w:val="24"/>
          <w:szCs w:val="24"/>
        </w:rPr>
        <w:t xml:space="preserve"> </w:t>
      </w:r>
      <m:oMath>
        <m:sSub>
          <m:sSubPr>
            <m:ctrlPr>
              <w:ins w:id="540" w:author="Garcia Carreras, Bernardo" w:date="2017-02-22T14:19:00Z">
                <w:rPr>
                  <w:rFonts w:ascii="Cambria Math" w:hAnsi="Cambria Math" w:cs="Times New Roman"/>
                  <w:i/>
                  <w:sz w:val="24"/>
                  <w:szCs w:val="24"/>
                </w:rPr>
              </w:ins>
            </m:ctrlPr>
          </m:sSubPr>
          <m:e>
            <w:ins w:id="541" w:author="Garcia Carreras, Bernardo" w:date="2017-02-22T14:19:00Z">
              <m:r>
                <w:rPr>
                  <w:rFonts w:ascii="Cambria Math" w:hAnsi="Cambria Math" w:cs="Times New Roman"/>
                  <w:sz w:val="24"/>
                  <w:szCs w:val="24"/>
                </w:rPr>
                <m:t>α</m:t>
              </m:r>
            </w:ins>
          </m:e>
          <m:sub>
            <w:ins w:id="542" w:author="Garcia Carreras, Bernardo" w:date="2017-02-22T14:19:00Z">
              <m:r>
                <w:rPr>
                  <w:rFonts w:ascii="Cambria Math" w:hAnsi="Cambria Math" w:cs="Times New Roman"/>
                  <w:sz w:val="24"/>
                  <w:szCs w:val="24"/>
                </w:rPr>
                <m:t>i</m:t>
              </m:r>
            </w:ins>
          </m:sub>
        </m:sSub>
        <w:del w:id="543" w:author="Garcia Carreras, Bernardo" w:date="2017-02-22T14:19:00Z"/>
      </m:oMath>
      <w:r w:rsidDel="00662780">
        <w:rPr>
          <w:rFonts w:ascii="Times New Roman" w:hAnsi="Times New Roman" w:cs="Times New Roman"/>
          <w:sz w:val="24"/>
          <w:szCs w:val="24"/>
        </w:rPr>
        <w:t>α</w:t>
      </w:r>
      <w:del w:id="544" w:author="Garcia Carreras, Bernardo" w:date="2017-02-22T14:19:00Z">
        <w:r w:rsidRPr="00645753" w:rsidDel="00662780">
          <w:rPr>
            <w:rFonts w:ascii="Times New Roman" w:hAnsi="Times New Roman" w:cs="Times New Roman"/>
            <w:sz w:val="24"/>
            <w:szCs w:val="24"/>
            <w:vertAlign w:val="subscript"/>
          </w:rPr>
          <w:delText>i</w:delText>
        </w:r>
      </w:del>
      <w:r>
        <w:rPr>
          <w:rFonts w:ascii="Times New Roman" w:hAnsi="Times New Roman" w:cs="Times New Roman"/>
          <w:sz w:val="24"/>
          <w:szCs w:val="24"/>
        </w:rPr>
        <w:t xml:space="preserve"> is the term that converts units of phytoplankton density to nutrient concentration</w:t>
      </w:r>
      <w:ins w:id="545" w:author="Garcia Carreras, Bernardo" w:date="2017-03-14T19:33:00Z">
        <w:r w:rsidR="00A50D92">
          <w:rPr>
            <w:rFonts w:ascii="Times New Roman" w:hAnsi="Times New Roman" w:cs="Times New Roman"/>
            <w:sz w:val="24"/>
            <w:szCs w:val="24"/>
          </w:rPr>
          <w:t xml:space="preserve"> (</w:t>
        </w:r>
      </w:ins>
      <w:ins w:id="546" w:author="Garcia Carreras, Bernardo" w:date="2017-03-14T19:46:00Z">
        <w:r w:rsidR="00300AC4">
          <w:rPr>
            <w:rFonts w:ascii="Times New Roman" w:hAnsi="Times New Roman" w:cs="Times New Roman"/>
            <w:sz w:val="24"/>
            <w:szCs w:val="24"/>
          </w:rPr>
          <w:t>(1000·</w:t>
        </w:r>
      </w:ins>
      <w:ins w:id="547" w:author="Garcia Carreras, Bernardo" w:date="2017-03-14T19:33:00Z">
        <w:r w:rsidR="00A50D92">
          <w:rPr>
            <w:rFonts w:ascii="Times New Roman" w:hAnsi="Times New Roman" w:cs="Times New Roman"/>
            <w:sz w:val="24"/>
            <w:szCs w:val="24"/>
          </w:rPr>
          <w:t>μmol</w:t>
        </w:r>
      </w:ins>
      <w:ins w:id="548" w:author="Garcia Carreras, Bernardo" w:date="2017-03-14T19:46:00Z">
        <w:r w:rsidR="00300AC4">
          <w:rPr>
            <w:rFonts w:ascii="Times New Roman" w:hAnsi="Times New Roman" w:cs="Times New Roman"/>
            <w:sz w:val="24"/>
            <w:szCs w:val="24"/>
          </w:rPr>
          <w:t>)</w:t>
        </w:r>
      </w:ins>
      <w:ins w:id="549" w:author="Garcia Carreras, Bernardo" w:date="2017-03-14T19:33:00Z">
        <w:r w:rsidR="00A50D92">
          <w:rPr>
            <w:rFonts w:ascii="Times New Roman" w:hAnsi="Times New Roman" w:cs="Times New Roman"/>
            <w:sz w:val="24"/>
            <w:szCs w:val="24"/>
          </w:rPr>
          <w:t>·cell</w:t>
        </w:r>
      </w:ins>
      <w:ins w:id="550" w:author="Garcia Carreras, Bernardo" w:date="2017-03-14T19:34:00Z">
        <w:r w:rsidR="00A50D92">
          <w:rPr>
            <w:rFonts w:ascii="Times New Roman" w:hAnsi="Times New Roman" w:cs="Times New Roman"/>
            <w:sz w:val="24"/>
            <w:szCs w:val="24"/>
            <w:vertAlign w:val="superscript"/>
          </w:rPr>
          <w:t>-1</w:t>
        </w:r>
        <w:r w:rsidR="00A50D92">
          <w:rPr>
            <w:rFonts w:ascii="Times New Roman" w:hAnsi="Times New Roman" w:cs="Times New Roman"/>
            <w:sz w:val="24"/>
            <w:szCs w:val="24"/>
          </w:rPr>
          <w:t>)</w:t>
        </w:r>
      </w:ins>
      <w:del w:id="551" w:author="Garcia Carreras, Bernardo" w:date="2017-03-13T18:39:00Z">
        <w:r w:rsidDel="00312982">
          <w:rPr>
            <w:rFonts w:ascii="Times New Roman" w:hAnsi="Times New Roman" w:cs="Times New Roman"/>
            <w:sz w:val="24"/>
            <w:szCs w:val="24"/>
          </w:rPr>
          <w:delText>s</w:delText>
        </w:r>
      </w:del>
      <w:r>
        <w:rPr>
          <w:rFonts w:ascii="Times New Roman" w:hAnsi="Times New Roman" w:cs="Times New Roman"/>
          <w:sz w:val="24"/>
          <w:szCs w:val="24"/>
        </w:rPr>
        <w:t>.</w:t>
      </w:r>
      <w:r w:rsidR="00D25449">
        <w:rPr>
          <w:rFonts w:ascii="Times New Roman" w:hAnsi="Times New Roman" w:cs="Times New Roman"/>
          <w:sz w:val="24"/>
          <w:szCs w:val="24"/>
        </w:rPr>
        <w:t xml:space="preserve"> </w:t>
      </w:r>
      <w:del w:id="552" w:author="Samraat" w:date="2017-03-16T09:20:00Z">
        <w:r w:rsidR="00D25449" w:rsidDel="00242585">
          <w:rPr>
            <w:rFonts w:ascii="Times New Roman" w:hAnsi="Times New Roman" w:cs="Times New Roman"/>
            <w:sz w:val="24"/>
            <w:szCs w:val="24"/>
          </w:rPr>
          <w:delText xml:space="preserve">From this model, we </w:delText>
        </w:r>
        <w:r w:rsidR="00D25449" w:rsidDel="00242585">
          <w:rPr>
            <w:rFonts w:ascii="Times New Roman" w:hAnsi="Times New Roman" w:cs="Times New Roman"/>
            <w:sz w:val="24"/>
            <w:szCs w:val="24"/>
          </w:rPr>
          <w:delText xml:space="preserve">calculated </w:delText>
        </w:r>
      </w:del>
      <w:ins w:id="553" w:author="Garcia Carreras, Bernardo" w:date="2017-03-14T20:02:00Z">
        <w:del w:id="554" w:author="Samraat" w:date="2017-03-16T09:20:00Z">
          <w:r w:rsidR="00D12EFB" w:rsidDel="00242585">
            <w:rPr>
              <w:rFonts w:ascii="Times New Roman" w:hAnsi="Times New Roman" w:cs="Times New Roman"/>
              <w:sz w:val="24"/>
              <w:szCs w:val="24"/>
            </w:rPr>
            <w:delText xml:space="preserve">can estimate </w:delText>
          </w:r>
        </w:del>
      </w:ins>
      <w:del w:id="555" w:author="Samraat" w:date="2017-03-16T09:20:00Z">
        <w:r w:rsidR="00D25449" w:rsidDel="00242585">
          <w:rPr>
            <w:rFonts w:ascii="Times New Roman" w:hAnsi="Times New Roman" w:cs="Times New Roman"/>
            <w:sz w:val="24"/>
            <w:szCs w:val="24"/>
          </w:rPr>
          <w:delText xml:space="preserve">the proportion of total </w:delText>
        </w:r>
        <w:r w:rsidR="00D25449" w:rsidRPr="00D25449" w:rsidDel="00242585">
          <w:rPr>
            <w:rFonts w:ascii="Times New Roman" w:hAnsi="Times New Roman" w:cs="Times New Roman"/>
            <w:sz w:val="24"/>
            <w:szCs w:val="24"/>
          </w:rPr>
          <w:delText xml:space="preserve">cells </w:delText>
        </w:r>
      </w:del>
      <w:ins w:id="556" w:author="Garcia Carreras, Bernardo" w:date="2017-03-14T20:19:00Z">
        <w:del w:id="557" w:author="Samraat" w:date="2017-03-16T09:20:00Z">
          <w:r w:rsidR="006B08AA" w:rsidDel="00242585">
            <w:rPr>
              <w:rFonts w:ascii="Times New Roman" w:hAnsi="Times New Roman" w:cs="Times New Roman"/>
              <w:sz w:val="24"/>
              <w:szCs w:val="24"/>
            </w:rPr>
            <w:delText xml:space="preserve">belonging to a species </w:delText>
          </w:r>
        </w:del>
      </w:ins>
      <w:del w:id="558" w:author="Samraat" w:date="2017-03-16T09:20:00Z">
        <w:r w:rsidR="00D25449" w:rsidRPr="00D25449" w:rsidDel="00242585">
          <w:rPr>
            <w:rFonts w:ascii="Times New Roman" w:hAnsi="Times New Roman" w:cs="Times New Roman"/>
            <w:sz w:val="24"/>
            <w:szCs w:val="24"/>
          </w:rPr>
          <w:delText>after 14 days</w:delText>
        </w:r>
        <w:r w:rsidR="00D25449" w:rsidRPr="00D25449" w:rsidDel="00242585">
          <w:rPr>
            <w:rFonts w:ascii="Times New Roman" w:hAnsi="Times New Roman" w:cs="Times New Roman"/>
            <w:sz w:val="24"/>
            <w:szCs w:val="24"/>
          </w:rPr>
          <w:delText xml:space="preserve"> that </w:delText>
        </w:r>
        <w:r w:rsidR="00D25449" w:rsidRPr="00D25449" w:rsidDel="00242585">
          <w:rPr>
            <w:rFonts w:ascii="Times New Roman" w:hAnsi="Times New Roman" w:cs="Times New Roman"/>
            <w:sz w:val="24"/>
            <w:szCs w:val="24"/>
          </w:rPr>
          <w:delText>are of species A and species B</w:delText>
        </w:r>
        <w:r w:rsidR="00D25449" w:rsidDel="00242585">
          <w:rPr>
            <w:rFonts w:ascii="Times New Roman" w:hAnsi="Times New Roman" w:cs="Times New Roman"/>
            <w:sz w:val="24"/>
            <w:szCs w:val="24"/>
          </w:rPr>
          <w:delText xml:space="preserve">. </w:delText>
        </w:r>
      </w:del>
      <w:ins w:id="559" w:author="Garcia Carreras, Bernardo" w:date="2017-03-14T20:02:00Z">
        <w:del w:id="560" w:author="Samraat" w:date="2017-03-16T09:20:00Z">
          <w:r w:rsidR="00F84B7B" w:rsidDel="00756992">
            <w:rPr>
              <w:rFonts w:ascii="Times New Roman" w:hAnsi="Times New Roman" w:cs="Times New Roman"/>
              <w:sz w:val="24"/>
              <w:szCs w:val="24"/>
            </w:rPr>
            <w:delText>While t</w:delText>
          </w:r>
        </w:del>
      </w:ins>
      <w:ins w:id="561" w:author="Samraat" w:date="2017-03-16T09:20:00Z">
        <w:r w:rsidR="00756992">
          <w:rPr>
            <w:rFonts w:ascii="Times New Roman" w:hAnsi="Times New Roman" w:cs="Times New Roman"/>
            <w:sz w:val="24"/>
            <w:szCs w:val="24"/>
          </w:rPr>
          <w:t>T</w:t>
        </w:r>
      </w:ins>
      <w:ins w:id="562" w:author="Garcia Carreras, Bernardo" w:date="2017-03-14T20:02:00Z">
        <w:r w:rsidR="00F84B7B">
          <w:rPr>
            <w:rFonts w:ascii="Times New Roman" w:hAnsi="Times New Roman" w:cs="Times New Roman"/>
            <w:sz w:val="24"/>
            <w:szCs w:val="24"/>
          </w:rPr>
          <w:t>h</w:t>
        </w:r>
        <w:del w:id="563" w:author="Samraat" w:date="2017-03-16T09:20:00Z">
          <w:r w:rsidR="00F84B7B" w:rsidDel="00D747FC">
            <w:rPr>
              <w:rFonts w:ascii="Times New Roman" w:hAnsi="Times New Roman" w:cs="Times New Roman"/>
              <w:sz w:val="24"/>
              <w:szCs w:val="24"/>
            </w:rPr>
            <w:delText>is</w:delText>
          </w:r>
        </w:del>
      </w:ins>
      <w:ins w:id="564" w:author="Samraat" w:date="2017-03-16T09:20:00Z">
        <w:r w:rsidR="00D747FC">
          <w:rPr>
            <w:rFonts w:ascii="Times New Roman" w:hAnsi="Times New Roman" w:cs="Times New Roman"/>
            <w:sz w:val="24"/>
            <w:szCs w:val="24"/>
          </w:rPr>
          <w:t xml:space="preserve">e simplicity of this model </w:t>
        </w:r>
      </w:ins>
      <w:ins w:id="565" w:author="Garcia Carreras, Bernardo" w:date="2017-03-14T20:02:00Z">
        <w:del w:id="566" w:author="Samraat" w:date="2017-03-16T09:20:00Z">
          <w:r w:rsidR="00F84B7B" w:rsidDel="00D747FC">
            <w:rPr>
              <w:rFonts w:ascii="Times New Roman" w:hAnsi="Times New Roman" w:cs="Times New Roman"/>
              <w:sz w:val="24"/>
              <w:szCs w:val="24"/>
            </w:rPr>
            <w:delText xml:space="preserve"> model </w:delText>
          </w:r>
        </w:del>
      </w:ins>
      <w:ins w:id="567" w:author="Samraat" w:date="2017-03-16T09:20:00Z">
        <w:r w:rsidR="00D747FC">
          <w:rPr>
            <w:rFonts w:ascii="Times New Roman" w:hAnsi="Times New Roman" w:cs="Times New Roman"/>
            <w:sz w:val="24"/>
            <w:szCs w:val="24"/>
          </w:rPr>
          <w:t>comes fr</w:t>
        </w:r>
      </w:ins>
      <w:ins w:id="568" w:author="Samraat" w:date="2017-03-16T09:21:00Z">
        <w:r w:rsidR="00D747FC">
          <w:rPr>
            <w:rFonts w:ascii="Times New Roman" w:hAnsi="Times New Roman" w:cs="Times New Roman"/>
            <w:sz w:val="24"/>
            <w:szCs w:val="24"/>
          </w:rPr>
          <w:t>o</w:t>
        </w:r>
      </w:ins>
      <w:ins w:id="569" w:author="Samraat" w:date="2017-03-16T09:20:00Z">
        <w:r w:rsidR="00D747FC">
          <w:rPr>
            <w:rFonts w:ascii="Times New Roman" w:hAnsi="Times New Roman" w:cs="Times New Roman"/>
            <w:sz w:val="24"/>
            <w:szCs w:val="24"/>
          </w:rPr>
          <w:t xml:space="preserve">m the lack of </w:t>
        </w:r>
      </w:ins>
      <w:ins w:id="570" w:author="Samraat" w:date="2017-03-16T09:22:00Z">
        <w:r w:rsidR="00101B23">
          <w:rPr>
            <w:rFonts w:ascii="Times New Roman" w:hAnsi="Times New Roman" w:cs="Times New Roman"/>
            <w:sz w:val="24"/>
            <w:szCs w:val="24"/>
          </w:rPr>
          <w:t xml:space="preserve">a </w:t>
        </w:r>
      </w:ins>
      <w:ins w:id="571" w:author="Samraat" w:date="2017-03-16T09:24:00Z">
        <w:r w:rsidR="0057301B">
          <w:rPr>
            <w:rFonts w:ascii="Times New Roman" w:hAnsi="Times New Roman" w:cs="Times New Roman"/>
            <w:sz w:val="24"/>
            <w:szCs w:val="24"/>
          </w:rPr>
          <w:t xml:space="preserve">baseline </w:t>
        </w:r>
      </w:ins>
      <w:ins w:id="572" w:author="Samraat" w:date="2017-03-16T09:25:00Z">
        <w:r w:rsidR="0057301B">
          <w:rPr>
            <w:rFonts w:ascii="Times New Roman" w:hAnsi="Times New Roman" w:cs="Times New Roman"/>
            <w:sz w:val="24"/>
            <w:szCs w:val="24"/>
          </w:rPr>
          <w:t xml:space="preserve">phytoplankton </w:t>
        </w:r>
      </w:ins>
      <w:ins w:id="573" w:author="Garcia Carreras, Bernardo" w:date="2017-03-14T20:02:00Z">
        <w:del w:id="574" w:author="Samraat" w:date="2017-03-16T09:20:00Z">
          <w:r w:rsidR="00F84B7B" w:rsidDel="00D747FC">
            <w:rPr>
              <w:rFonts w:ascii="Times New Roman" w:hAnsi="Times New Roman" w:cs="Times New Roman"/>
              <w:sz w:val="24"/>
              <w:szCs w:val="24"/>
            </w:rPr>
            <w:delText xml:space="preserve">is not biologically realistic </w:delText>
          </w:r>
        </w:del>
        <w:del w:id="575" w:author="Samraat" w:date="2017-03-16T09:21:00Z">
          <w:r w:rsidR="00F84B7B" w:rsidDel="00D747FC">
            <w:rPr>
              <w:rFonts w:ascii="Times New Roman" w:hAnsi="Times New Roman" w:cs="Times New Roman"/>
              <w:sz w:val="24"/>
              <w:szCs w:val="24"/>
            </w:rPr>
            <w:delText>(e.g., it lacks</w:delText>
          </w:r>
        </w:del>
        <w:del w:id="576" w:author="Samraat" w:date="2017-03-16T09:22:00Z">
          <w:r w:rsidR="00F84B7B" w:rsidDel="00101B23">
            <w:rPr>
              <w:rFonts w:ascii="Times New Roman" w:hAnsi="Times New Roman" w:cs="Times New Roman"/>
              <w:sz w:val="24"/>
              <w:szCs w:val="24"/>
            </w:rPr>
            <w:delText xml:space="preserve"> </w:delText>
          </w:r>
        </w:del>
        <w:r w:rsidR="00F84B7B">
          <w:rPr>
            <w:rFonts w:ascii="Times New Roman" w:hAnsi="Times New Roman" w:cs="Times New Roman"/>
            <w:sz w:val="24"/>
            <w:szCs w:val="24"/>
          </w:rPr>
          <w:t>mortality term</w:t>
        </w:r>
        <w:del w:id="577" w:author="Samraat" w:date="2017-03-16T09:21:00Z">
          <w:r w:rsidR="00F84B7B" w:rsidDel="00D747FC">
            <w:rPr>
              <w:rFonts w:ascii="Times New Roman" w:hAnsi="Times New Roman" w:cs="Times New Roman"/>
              <w:sz w:val="24"/>
              <w:szCs w:val="24"/>
            </w:rPr>
            <w:delText xml:space="preserve">s, </w:delText>
          </w:r>
        </w:del>
      </w:ins>
      <w:ins w:id="578" w:author="Samraat" w:date="2017-03-16T09:21:00Z">
        <w:r w:rsidR="00D747FC">
          <w:rPr>
            <w:rFonts w:ascii="Times New Roman" w:hAnsi="Times New Roman" w:cs="Times New Roman"/>
            <w:sz w:val="24"/>
            <w:szCs w:val="24"/>
          </w:rPr>
          <w:t xml:space="preserve"> </w:t>
        </w:r>
      </w:ins>
      <w:ins w:id="579" w:author="Garcia Carreras, Bernardo" w:date="2017-03-14T20:02:00Z">
        <w:r w:rsidR="00F84B7B">
          <w:rPr>
            <w:rFonts w:ascii="Times New Roman" w:hAnsi="Times New Roman" w:cs="Times New Roman"/>
            <w:sz w:val="24"/>
            <w:szCs w:val="24"/>
          </w:rPr>
          <w:t>or any intra- and interspecific competition</w:t>
        </w:r>
      </w:ins>
      <w:ins w:id="580" w:author="Samraat" w:date="2017-03-16T09:21:00Z">
        <w:r w:rsidR="00D747FC">
          <w:rPr>
            <w:rFonts w:ascii="Times New Roman" w:hAnsi="Times New Roman" w:cs="Times New Roman"/>
            <w:sz w:val="24"/>
            <w:szCs w:val="24"/>
          </w:rPr>
          <w:t xml:space="preserve">, </w:t>
        </w:r>
      </w:ins>
      <w:ins w:id="581" w:author="Samraat" w:date="2017-03-16T09:24:00Z">
        <w:r w:rsidR="0057301B">
          <w:rPr>
            <w:rFonts w:ascii="Times New Roman" w:hAnsi="Times New Roman" w:cs="Times New Roman"/>
            <w:sz w:val="24"/>
            <w:szCs w:val="24"/>
          </w:rPr>
          <w:t xml:space="preserve">all of </w:t>
        </w:r>
      </w:ins>
      <w:ins w:id="582" w:author="Samraat" w:date="2017-03-16T09:21:00Z">
        <w:r w:rsidR="00D747FC">
          <w:rPr>
            <w:rFonts w:ascii="Times New Roman" w:hAnsi="Times New Roman" w:cs="Times New Roman"/>
            <w:sz w:val="24"/>
            <w:szCs w:val="24"/>
          </w:rPr>
          <w:t xml:space="preserve">which </w:t>
        </w:r>
      </w:ins>
      <w:ins w:id="583" w:author="Samraat" w:date="2017-03-16T09:22:00Z">
        <w:r w:rsidR="00101B23">
          <w:rPr>
            <w:rFonts w:ascii="Times New Roman" w:hAnsi="Times New Roman" w:cs="Times New Roman"/>
            <w:sz w:val="24"/>
            <w:szCs w:val="24"/>
          </w:rPr>
          <w:t xml:space="preserve">are expected to play an </w:t>
        </w:r>
      </w:ins>
      <w:ins w:id="584" w:author="Samraat" w:date="2017-03-16T09:23:00Z">
        <w:r w:rsidR="00101B23">
          <w:rPr>
            <w:rFonts w:ascii="Times New Roman" w:hAnsi="Times New Roman" w:cs="Times New Roman"/>
            <w:sz w:val="24"/>
            <w:szCs w:val="24"/>
          </w:rPr>
          <w:t>insignificant role in the timescale of short-term competitive outcomes</w:t>
        </w:r>
      </w:ins>
      <w:ins w:id="585" w:author="Garcia Carreras, Bernardo" w:date="2017-03-14T20:02:00Z">
        <w:del w:id="586" w:author="Samraat" w:date="2017-03-16T09:21:00Z">
          <w:r w:rsidR="00F84B7B" w:rsidDel="00D747FC">
            <w:rPr>
              <w:rFonts w:ascii="Times New Roman" w:hAnsi="Times New Roman" w:cs="Times New Roman"/>
              <w:sz w:val="24"/>
              <w:szCs w:val="24"/>
            </w:rPr>
            <w:delText>),</w:delText>
          </w:r>
        </w:del>
      </w:ins>
      <w:ins w:id="587" w:author="Samraat" w:date="2017-03-16T09:21:00Z">
        <w:r w:rsidR="00D747FC">
          <w:rPr>
            <w:rFonts w:ascii="Times New Roman" w:hAnsi="Times New Roman" w:cs="Times New Roman"/>
            <w:sz w:val="24"/>
            <w:szCs w:val="24"/>
          </w:rPr>
          <w:t xml:space="preserve">. </w:t>
        </w:r>
      </w:ins>
      <w:commentRangeStart w:id="588"/>
      <w:proofErr w:type="gramStart"/>
      <w:ins w:id="589" w:author="Samraat" w:date="2017-03-16T09:24:00Z">
        <w:r w:rsidR="0057301B">
          <w:rPr>
            <w:rFonts w:ascii="Times New Roman" w:hAnsi="Times New Roman" w:cs="Times New Roman"/>
            <w:sz w:val="24"/>
            <w:szCs w:val="24"/>
          </w:rPr>
          <w:t xml:space="preserve">Specifically, </w:t>
        </w:r>
      </w:ins>
      <w:commentRangeEnd w:id="588"/>
      <w:ins w:id="590" w:author="Samraat" w:date="2017-03-16T09:37:00Z">
        <w:r w:rsidR="00F0262B">
          <w:rPr>
            <w:rFonts w:ascii="Times New Roman" w:hAnsi="Times New Roman" w:cs="Times New Roman"/>
            <w:sz w:val="24"/>
            <w:szCs w:val="24"/>
          </w:rPr>
          <w:t>…</w:t>
        </w:r>
      </w:ins>
      <w:ins w:id="591" w:author="Samraat" w:date="2017-03-16T09:25:00Z">
        <w:r w:rsidR="00AD1F91">
          <w:rPr>
            <w:rStyle w:val="CommentReference"/>
          </w:rPr>
          <w:commentReference w:id="588"/>
        </w:r>
      </w:ins>
      <w:ins w:id="592" w:author="Garcia Carreras, Bernardo" w:date="2017-03-14T20:02:00Z">
        <w:del w:id="593" w:author="Samraat" w:date="2017-03-16T09:37:00Z">
          <w:r w:rsidR="00F84B7B" w:rsidDel="00F0262B">
            <w:rPr>
              <w:rFonts w:ascii="Times New Roman" w:hAnsi="Times New Roman" w:cs="Times New Roman"/>
              <w:sz w:val="24"/>
              <w:szCs w:val="24"/>
            </w:rPr>
            <w:delText xml:space="preserve"> it strictly includes the traits measured for individuals</w:delText>
          </w:r>
          <w:r w:rsidR="003C7679" w:rsidDel="00F0262B">
            <w:rPr>
              <w:rFonts w:ascii="Times New Roman" w:hAnsi="Times New Roman" w:cs="Times New Roman"/>
              <w:sz w:val="24"/>
              <w:szCs w:val="24"/>
            </w:rPr>
            <w:delText xml:space="preserve">, </w:delText>
          </w:r>
        </w:del>
      </w:ins>
      <w:ins w:id="594" w:author="Garcia Carreras, Bernardo" w:date="2017-03-15T21:18:00Z">
        <w:del w:id="595" w:author="Samraat" w:date="2017-03-16T09:37:00Z">
          <w:r w:rsidR="003F78B4" w:rsidDel="00F0262B">
            <w:rPr>
              <w:rFonts w:ascii="Times New Roman" w:hAnsi="Times New Roman" w:cs="Times New Roman"/>
              <w:sz w:val="24"/>
              <w:szCs w:val="24"/>
            </w:rPr>
            <w:delText xml:space="preserve">specifically, </w:delText>
          </w:r>
        </w:del>
      </w:ins>
      <w:ins w:id="596" w:author="Garcia Carreras, Bernardo" w:date="2017-03-14T20:02:00Z">
        <w:del w:id="597" w:author="Samraat" w:date="2017-03-16T09:37:00Z">
          <w:r w:rsidR="003C7679" w:rsidDel="00F0262B">
            <w:rPr>
              <w:rFonts w:ascii="Times New Roman" w:hAnsi="Times New Roman" w:cs="Times New Roman"/>
              <w:sz w:val="24"/>
              <w:szCs w:val="24"/>
            </w:rPr>
            <w:delText xml:space="preserve">mismatches in both </w:delText>
          </w:r>
        </w:del>
      </w:ins>
      <m:oMath>
        <m:sSub>
          <m:sSubPr>
            <m:ctrlPr>
              <w:ins w:id="598" w:author="Garcia Carreras, Bernardo" w:date="2017-03-14T20:18:00Z">
                <w:del w:id="599" w:author="Samraat" w:date="2017-03-16T09:37:00Z">
                  <w:rPr>
                    <w:rFonts w:ascii="Cambria Math" w:hAnsi="Cambria Math" w:cs="Times New Roman"/>
                    <w:i/>
                    <w:sz w:val="24"/>
                    <w:szCs w:val="24"/>
                  </w:rPr>
                </w:del>
              </w:ins>
            </m:ctrlPr>
          </m:sSubPr>
          <m:e>
            <w:ins w:id="600" w:author="Garcia Carreras, Bernardo" w:date="2017-03-14T20:18:00Z">
              <w:del w:id="601" w:author="Samraat" w:date="2017-03-16T09:37:00Z">
                <m:r>
                  <w:rPr>
                    <w:rFonts w:ascii="Cambria Math" w:hAnsi="Cambria Math" w:cs="Times New Roman"/>
                    <w:sz w:val="24"/>
                    <w:szCs w:val="24"/>
                  </w:rPr>
                  <m:t>μ</m:t>
                </m:r>
              </w:del>
            </w:ins>
          </m:e>
          <m:sub>
            <w:ins w:id="602" w:author="Garcia Carreras, Bernardo" w:date="2017-03-14T20:18:00Z">
              <w:del w:id="603" w:author="Samraat" w:date="2017-03-16T09:37:00Z">
                <m:r>
                  <m:rPr>
                    <m:nor/>
                  </m:rPr>
                  <w:rPr>
                    <w:rFonts w:ascii="Cambria Math" w:hAnsi="Cambria Math" w:cs="Times New Roman"/>
                    <w:sz w:val="24"/>
                    <w:szCs w:val="24"/>
                  </w:rPr>
                  <m:t>max</m:t>
                </m:r>
              </w:del>
            </w:ins>
          </m:sub>
        </m:sSub>
        <w:ins w:id="604" w:author="Garcia Carreras, Bernardo" w:date="2017-03-14T20:18:00Z">
          <w:del w:id="605" w:author="Samraat" w:date="2017-03-16T09:37:00Z"/>
        </w:ins>
      </m:oMath>
      <w:r w:rsidR="003C7679" w:rsidDel="00F0262B">
        <w:rPr>
          <w:rFonts w:ascii="Times New Roman" w:hAnsi="Times New Roman" w:cs="Times New Roman"/>
          <w:sz w:val="24"/>
          <w:szCs w:val="24"/>
        </w:rPr>
        <w:t xml:space="preserve"> and </w:t>
      </w:r>
      <m:oMath>
        <m:sSub>
          <m:sSubPr>
            <m:ctrlPr>
              <w:ins w:id="606" w:author="Garcia Carreras, Bernardo" w:date="2017-03-14T20:18:00Z">
                <w:del w:id="607" w:author="Samraat" w:date="2017-03-16T09:37:00Z">
                  <w:rPr>
                    <w:rFonts w:ascii="Cambria Math" w:hAnsi="Cambria Math" w:cs="Times New Roman"/>
                    <w:i/>
                    <w:sz w:val="24"/>
                    <w:szCs w:val="24"/>
                  </w:rPr>
                </w:del>
              </w:ins>
            </m:ctrlPr>
          </m:sSubPr>
          <m:e>
            <w:ins w:id="608" w:author="Garcia Carreras, Bernardo" w:date="2017-03-14T20:18:00Z">
              <w:del w:id="609" w:author="Samraat" w:date="2017-03-16T09:37:00Z">
                <m:r>
                  <w:rPr>
                    <w:rFonts w:ascii="Cambria Math" w:hAnsi="Cambria Math" w:cs="Times New Roman"/>
                    <w:sz w:val="24"/>
                    <w:szCs w:val="24"/>
                  </w:rPr>
                  <m:t>K</m:t>
                </m:r>
              </w:del>
            </w:ins>
          </m:e>
          <m:sub>
            <w:ins w:id="610" w:author="Garcia Carreras, Bernardo" w:date="2017-03-14T20:18:00Z">
              <w:del w:id="611" w:author="Samraat" w:date="2017-03-16T09:37:00Z">
                <m:r>
                  <w:rPr>
                    <w:rFonts w:ascii="Cambria Math" w:hAnsi="Cambria Math" w:cs="Times New Roman"/>
                    <w:sz w:val="24"/>
                    <w:szCs w:val="24"/>
                  </w:rPr>
                  <m:t>S</m:t>
                </m:r>
              </w:del>
            </w:ins>
          </m:sub>
        </m:sSub>
        <w:ins w:id="612" w:author="Garcia Carreras, Bernardo" w:date="2017-03-14T20:18:00Z"/>
      </m:oMath>
      <w:r w:rsidR="003C7679">
        <w:rPr>
          <w:rFonts w:ascii="Times New Roman" w:hAnsi="Times New Roman" w:cs="Times New Roman"/>
          <w:sz w:val="24"/>
          <w:szCs w:val="24"/>
        </w:rPr>
        <w:t>.</w:t>
      </w:r>
      <w:proofErr w:type="gramEnd"/>
      <w:ins w:id="613" w:author="Garcia Carreras, Bernardo" w:date="2017-03-14T20:19:00Z">
        <w:r w:rsidR="003C7679">
          <w:rPr>
            <w:rFonts w:ascii="Times New Roman" w:hAnsi="Times New Roman" w:cs="Times New Roman"/>
            <w:sz w:val="24"/>
            <w:szCs w:val="24"/>
          </w:rPr>
          <w:t xml:space="preserve"> </w:t>
        </w:r>
      </w:ins>
      <w:ins w:id="614" w:author="Samraat" w:date="2017-03-16T09:20:00Z">
        <w:r w:rsidR="00242585">
          <w:rPr>
            <w:rFonts w:ascii="Times New Roman" w:hAnsi="Times New Roman" w:cs="Times New Roman"/>
            <w:sz w:val="24"/>
            <w:szCs w:val="24"/>
          </w:rPr>
          <w:t xml:space="preserve">From this model, we can estimate the proportion of total </w:t>
        </w:r>
        <w:r w:rsidR="00242585" w:rsidRPr="00D25449">
          <w:rPr>
            <w:rFonts w:ascii="Times New Roman" w:hAnsi="Times New Roman" w:cs="Times New Roman"/>
            <w:sz w:val="24"/>
            <w:szCs w:val="24"/>
          </w:rPr>
          <w:t xml:space="preserve">cells </w:t>
        </w:r>
        <w:r w:rsidR="00242585">
          <w:rPr>
            <w:rFonts w:ascii="Times New Roman" w:hAnsi="Times New Roman" w:cs="Times New Roman"/>
            <w:sz w:val="24"/>
            <w:szCs w:val="24"/>
          </w:rPr>
          <w:t xml:space="preserve">belonging to a species </w:t>
        </w:r>
        <w:r w:rsidR="00242585" w:rsidRPr="00D25449">
          <w:rPr>
            <w:rFonts w:ascii="Times New Roman" w:hAnsi="Times New Roman" w:cs="Times New Roman"/>
            <w:sz w:val="24"/>
            <w:szCs w:val="24"/>
          </w:rPr>
          <w:t xml:space="preserve">after </w:t>
        </w:r>
        <w:commentRangeStart w:id="615"/>
        <w:r w:rsidR="00242585" w:rsidRPr="00D25449">
          <w:rPr>
            <w:rFonts w:ascii="Times New Roman" w:hAnsi="Times New Roman" w:cs="Times New Roman"/>
            <w:sz w:val="24"/>
            <w:szCs w:val="24"/>
          </w:rPr>
          <w:t>14 days</w:t>
        </w:r>
        <w:r w:rsidR="00242585">
          <w:rPr>
            <w:rFonts w:ascii="Times New Roman" w:hAnsi="Times New Roman" w:cs="Times New Roman"/>
            <w:sz w:val="24"/>
            <w:szCs w:val="24"/>
          </w:rPr>
          <w:t>.</w:t>
        </w:r>
      </w:ins>
      <w:commentRangeEnd w:id="615"/>
      <w:ins w:id="616" w:author="Samraat" w:date="2017-03-16T09:22:00Z">
        <w:r w:rsidR="00D747FC">
          <w:rPr>
            <w:rStyle w:val="CommentReference"/>
          </w:rPr>
          <w:commentReference w:id="615"/>
        </w:r>
      </w:ins>
      <w:ins w:id="617" w:author="Samraat" w:date="2017-03-16T09:20:00Z">
        <w:r w:rsidR="00242585">
          <w:rPr>
            <w:rFonts w:ascii="Times New Roman" w:hAnsi="Times New Roman" w:cs="Times New Roman"/>
            <w:sz w:val="24"/>
            <w:szCs w:val="24"/>
          </w:rPr>
          <w:t xml:space="preserve"> </w:t>
        </w:r>
      </w:ins>
      <w:ins w:id="618" w:author="Garcia Carreras, Bernardo" w:date="2017-03-14T20:20:00Z">
        <w:del w:id="619" w:author="Samraat" w:date="2017-03-16T09:20:00Z">
          <w:r w:rsidR="006B08AA" w:rsidDel="00242585">
            <w:rPr>
              <w:rFonts w:ascii="Times New Roman" w:hAnsi="Times New Roman" w:cs="Times New Roman"/>
              <w:sz w:val="24"/>
              <w:szCs w:val="24"/>
            </w:rPr>
            <w:delText>For this reason we propose that the relative densities of competing phytoplankton species can still be informative.</w:delText>
          </w:r>
          <w:r w:rsidR="006B08AA" w:rsidDel="00272D37">
            <w:rPr>
              <w:rFonts w:ascii="Times New Roman" w:hAnsi="Times New Roman" w:cs="Times New Roman"/>
              <w:sz w:val="24"/>
              <w:szCs w:val="24"/>
            </w:rPr>
            <w:delText xml:space="preserve"> </w:delText>
          </w:r>
        </w:del>
      </w:ins>
      <w:del w:id="620" w:author="Garcia Carreras, Bernardo" w:date="2017-03-14T20:18:00Z">
        <w:r w:rsidR="00D25449" w:rsidDel="003C7679">
          <w:rPr>
            <w:rFonts w:ascii="Times New Roman" w:hAnsi="Times New Roman" w:cs="Times New Roman"/>
            <w:sz w:val="24"/>
            <w:szCs w:val="24"/>
          </w:rPr>
          <w:delText>We compared these predicted outcomes to the observed competition outcomes</w:delText>
        </w:r>
        <w:r w:rsidR="003B1315" w:rsidDel="003C7679">
          <w:rPr>
            <w:rFonts w:ascii="Times New Roman" w:hAnsi="Times New Roman" w:cs="Times New Roman"/>
            <w:sz w:val="24"/>
            <w:szCs w:val="24"/>
          </w:rPr>
          <w:delText xml:space="preserve"> (proportion of cells from the focal species and binary competition outcomes)</w:delText>
        </w:r>
        <w:r w:rsidR="00D25449" w:rsidDel="003C7679">
          <w:rPr>
            <w:rFonts w:ascii="Times New Roman" w:hAnsi="Times New Roman" w:cs="Times New Roman"/>
            <w:sz w:val="24"/>
            <w:szCs w:val="24"/>
          </w:rPr>
          <w:delText>.</w:delText>
        </w:r>
        <w:r w:rsidR="00F84D2B" w:rsidDel="003C7679">
          <w:rPr>
            <w:rFonts w:ascii="Times New Roman" w:hAnsi="Times New Roman" w:cs="Times New Roman"/>
            <w:sz w:val="24"/>
            <w:szCs w:val="24"/>
          </w:rPr>
          <w:delText xml:space="preserve"> </w:delText>
        </w:r>
      </w:del>
      <w:r w:rsidR="00F84D2B">
        <w:rPr>
          <w:rFonts w:ascii="Times New Roman" w:hAnsi="Times New Roman" w:cs="Times New Roman"/>
          <w:sz w:val="24"/>
          <w:szCs w:val="24"/>
        </w:rPr>
        <w:t xml:space="preserve">We ran models </w:t>
      </w:r>
      <w:del w:id="621" w:author="Garcia Carreras, Bernardo" w:date="2017-03-14T20:21:00Z">
        <w:r w:rsidR="00F84D2B" w:rsidRPr="00F84D2B" w:rsidDel="00706C3C">
          <w:rPr>
            <w:rFonts w:ascii="Times New Roman" w:hAnsi="Times New Roman" w:cs="Times New Roman"/>
            <w:sz w:val="24"/>
            <w:szCs w:val="24"/>
          </w:rPr>
          <w:delText xml:space="preserve">both </w:delText>
        </w:r>
      </w:del>
      <w:r w:rsidR="00F84D2B" w:rsidRPr="00F84D2B">
        <w:rPr>
          <w:rFonts w:ascii="Times New Roman" w:hAnsi="Times New Roman" w:cs="Times New Roman"/>
          <w:sz w:val="24"/>
          <w:szCs w:val="24"/>
        </w:rPr>
        <w:t xml:space="preserve">with </w:t>
      </w:r>
      <w:ins w:id="622" w:author="Garcia Carreras, Bernardo" w:date="2017-03-14T20:21:00Z">
        <w:r w:rsidR="00706C3C" w:rsidRPr="00F84D2B">
          <w:rPr>
            <w:rFonts w:ascii="Times New Roman" w:hAnsi="Times New Roman" w:cs="Times New Roman"/>
            <w:sz w:val="24"/>
            <w:szCs w:val="24"/>
          </w:rPr>
          <w:t xml:space="preserve">both </w:t>
        </w:r>
      </w:ins>
      <w:r w:rsidR="00F84D2B" w:rsidRPr="00F84D2B">
        <w:rPr>
          <w:rFonts w:ascii="Times New Roman" w:hAnsi="Times New Roman" w:cs="Times New Roman"/>
          <w:sz w:val="24"/>
          <w:szCs w:val="24"/>
        </w:rPr>
        <w:t xml:space="preserve">a </w:t>
      </w:r>
      <w:proofErr w:type="spellStart"/>
      <w:r w:rsidR="00F84D2B" w:rsidRPr="00F84D2B">
        <w:rPr>
          <w:rFonts w:ascii="Times New Roman" w:hAnsi="Times New Roman" w:cs="Times New Roman"/>
          <w:sz w:val="24"/>
          <w:szCs w:val="24"/>
        </w:rPr>
        <w:t>ﬁxed</w:t>
      </w:r>
      <w:proofErr w:type="spellEnd"/>
      <w:r w:rsidR="00F84D2B" w:rsidRPr="00F84D2B">
        <w:rPr>
          <w:rFonts w:ascii="Times New Roman" w:hAnsi="Times New Roman" w:cs="Times New Roman"/>
          <w:sz w:val="24"/>
          <w:szCs w:val="24"/>
        </w:rPr>
        <w:t xml:space="preserve"> </w:t>
      </w:r>
      <m:oMath>
        <w:ins w:id="623" w:author="Garcia Carreras, Bernardo" w:date="2017-02-22T14:19:00Z">
          <m:r>
            <w:rPr>
              <w:rFonts w:ascii="Cambria Math" w:hAnsi="Cambria Math" w:cs="Times New Roman"/>
              <w:sz w:val="24"/>
              <w:szCs w:val="24"/>
            </w:rPr>
            <m:t>α</m:t>
          </m:r>
        </w:ins>
        <w:ins w:id="624" w:author="Garcia Carreras, Bernardo" w:date="2017-03-14T20:18:00Z"/>
      </m:oMath>
      <w:r w:rsidR="003C7679">
        <w:rPr>
          <w:rFonts w:ascii="Times New Roman" w:hAnsi="Times New Roman" w:cs="Times New Roman"/>
          <w:sz w:val="24"/>
          <w:szCs w:val="24"/>
        </w:rPr>
        <w:t xml:space="preserve"> </w:t>
      </w:r>
      <w:del w:id="625" w:author="Garcia Carreras, Bernardo" w:date="2017-02-22T14:19:00Z">
        <w:r w:rsidR="00F84D2B" w:rsidRPr="00F84D2B" w:rsidDel="00662780">
          <w:rPr>
            <w:rFonts w:ascii="Times New Roman" w:hAnsi="Times New Roman" w:cs="Times New Roman"/>
            <w:sz w:val="24"/>
            <w:szCs w:val="24"/>
          </w:rPr>
          <w:delText xml:space="preserve">α </w:delText>
        </w:r>
      </w:del>
      <w:r w:rsidR="00F84D2B" w:rsidRPr="00F84D2B">
        <w:rPr>
          <w:rFonts w:ascii="Times New Roman" w:hAnsi="Times New Roman" w:cs="Times New Roman"/>
          <w:sz w:val="24"/>
          <w:szCs w:val="24"/>
        </w:rPr>
        <w:t>for all species (results largely robust to the choice of value),</w:t>
      </w:r>
      <w:r w:rsidR="00F84D2B">
        <w:rPr>
          <w:rFonts w:ascii="Times New Roman" w:hAnsi="Times New Roman" w:cs="Times New Roman"/>
          <w:sz w:val="24"/>
          <w:szCs w:val="24"/>
        </w:rPr>
        <w:t xml:space="preserve"> </w:t>
      </w:r>
      <w:del w:id="626" w:author="Garcia Carreras, Bernardo" w:date="2017-03-14T20:21:00Z">
        <w:r w:rsidR="00F84D2B" w:rsidRPr="00F84D2B" w:rsidDel="00706C3C">
          <w:rPr>
            <w:rFonts w:ascii="Times New Roman" w:hAnsi="Times New Roman" w:cs="Times New Roman"/>
            <w:sz w:val="24"/>
            <w:szCs w:val="24"/>
          </w:rPr>
          <w:delText xml:space="preserve">or </w:delText>
        </w:r>
      </w:del>
      <w:ins w:id="627" w:author="Garcia Carreras, Bernardo" w:date="2017-03-14T20:21:00Z">
        <w:r w:rsidR="00706C3C">
          <w:rPr>
            <w:rFonts w:ascii="Times New Roman" w:hAnsi="Times New Roman" w:cs="Times New Roman"/>
            <w:sz w:val="24"/>
            <w:szCs w:val="24"/>
          </w:rPr>
          <w:t>and</w:t>
        </w:r>
        <w:r w:rsidR="00706C3C" w:rsidRPr="00F84D2B">
          <w:rPr>
            <w:rFonts w:ascii="Times New Roman" w:hAnsi="Times New Roman" w:cs="Times New Roman"/>
            <w:sz w:val="24"/>
            <w:szCs w:val="24"/>
          </w:rPr>
          <w:t xml:space="preserve"> </w:t>
        </w:r>
      </w:ins>
      <w:r w:rsidR="00F84D2B" w:rsidRPr="00F84D2B">
        <w:rPr>
          <w:rFonts w:ascii="Times New Roman" w:hAnsi="Times New Roman" w:cs="Times New Roman"/>
          <w:sz w:val="24"/>
          <w:szCs w:val="24"/>
        </w:rPr>
        <w:t xml:space="preserve">with </w:t>
      </w:r>
      <w:del w:id="628" w:author="Garcia Carreras, Bernardo" w:date="2017-02-22T14:19:00Z">
        <w:r w:rsidR="00F84D2B" w:rsidRPr="00F84D2B" w:rsidDel="00662780">
          <w:rPr>
            <w:rFonts w:ascii="Times New Roman" w:hAnsi="Times New Roman" w:cs="Times New Roman"/>
            <w:sz w:val="24"/>
            <w:szCs w:val="24"/>
          </w:rPr>
          <w:delText>α</w:delText>
        </w:r>
      </w:del>
      <m:oMath>
        <m:sSub>
          <m:sSubPr>
            <m:ctrlPr>
              <w:ins w:id="629" w:author="Garcia Carreras, Bernardo" w:date="2017-02-22T14:19:00Z">
                <w:rPr>
                  <w:rFonts w:ascii="Cambria Math" w:hAnsi="Cambria Math" w:cs="Times New Roman"/>
                  <w:i/>
                  <w:sz w:val="24"/>
                  <w:szCs w:val="24"/>
                </w:rPr>
              </w:ins>
            </m:ctrlPr>
          </m:sSubPr>
          <m:e>
            <w:ins w:id="630" w:author="Garcia Carreras, Bernardo" w:date="2017-02-22T14:19:00Z">
              <m:r>
                <w:rPr>
                  <w:rFonts w:ascii="Cambria Math" w:hAnsi="Cambria Math" w:cs="Times New Roman"/>
                  <w:sz w:val="24"/>
                  <w:szCs w:val="24"/>
                </w:rPr>
                <m:t>α</m:t>
              </m:r>
            </w:ins>
          </m:e>
          <m:sub>
            <w:ins w:id="631" w:author="Garcia Carreras, Bernardo" w:date="2017-02-22T14:19:00Z">
              <m:r>
                <w:rPr>
                  <w:rFonts w:ascii="Cambria Math" w:hAnsi="Cambria Math" w:cs="Times New Roman"/>
                  <w:sz w:val="24"/>
                  <w:szCs w:val="24"/>
                </w:rPr>
                <m:t>i</m:t>
              </m:r>
            </w:ins>
          </m:sub>
        </m:sSub>
      </m:oMath>
      <w:r w:rsidR="00F84D2B" w:rsidRPr="00F84D2B">
        <w:rPr>
          <w:rFonts w:ascii="Times New Roman" w:hAnsi="Times New Roman" w:cs="Times New Roman"/>
          <w:sz w:val="24"/>
          <w:szCs w:val="24"/>
        </w:rPr>
        <w:t xml:space="preserve"> proportional to</w:t>
      </w:r>
      <w:ins w:id="632" w:author="Garcia Carreras, Bernardo" w:date="2017-02-22T14:19:00Z">
        <w:r w:rsidR="00662780">
          <w:rPr>
            <w:rFonts w:ascii="Times New Roman" w:hAnsi="Times New Roman" w:cs="Times New Roman"/>
            <w:sz w:val="24"/>
            <w:szCs w:val="24"/>
          </w:rPr>
          <w:t xml:space="preserve"> me</w:t>
        </w:r>
      </w:ins>
      <w:ins w:id="633" w:author="Garcia Carreras, Bernardo" w:date="2017-02-22T14:20:00Z">
        <w:r w:rsidR="00662780">
          <w:rPr>
            <w:rFonts w:ascii="Times New Roman" w:hAnsi="Times New Roman" w:cs="Times New Roman"/>
            <w:sz w:val="24"/>
            <w:szCs w:val="24"/>
          </w:rPr>
          <w:t>di</w:t>
        </w:r>
      </w:ins>
      <w:ins w:id="634" w:author="Garcia Carreras, Bernardo" w:date="2017-02-22T14:19:00Z">
        <w:r w:rsidR="00662780">
          <w:rPr>
            <w:rFonts w:ascii="Times New Roman" w:hAnsi="Times New Roman" w:cs="Times New Roman"/>
            <w:sz w:val="24"/>
            <w:szCs w:val="24"/>
          </w:rPr>
          <w:t>an</w:t>
        </w:r>
      </w:ins>
      <w:r w:rsidR="00F84D2B" w:rsidRPr="00F84D2B">
        <w:rPr>
          <w:rFonts w:ascii="Times New Roman" w:hAnsi="Times New Roman" w:cs="Times New Roman"/>
          <w:sz w:val="24"/>
          <w:szCs w:val="24"/>
        </w:rPr>
        <w:t xml:space="preserve"> cell size, assuming that species with larger cell sizes would </w:t>
      </w:r>
      <w:r w:rsidR="00F84D2B" w:rsidRPr="00F84D2B">
        <w:rPr>
          <w:rFonts w:ascii="Times New Roman" w:hAnsi="Times New Roman" w:cs="Times New Roman"/>
          <w:sz w:val="24"/>
          <w:szCs w:val="24"/>
        </w:rPr>
        <w:lastRenderedPageBreak/>
        <w:t>equate</w:t>
      </w:r>
      <w:r w:rsidR="00F84D2B">
        <w:rPr>
          <w:rFonts w:ascii="Times New Roman" w:hAnsi="Times New Roman" w:cs="Times New Roman"/>
          <w:sz w:val="24"/>
          <w:szCs w:val="24"/>
        </w:rPr>
        <w:t xml:space="preserve"> </w:t>
      </w:r>
      <w:r w:rsidR="00F84D2B" w:rsidRPr="00F84D2B">
        <w:rPr>
          <w:rFonts w:ascii="Times New Roman" w:hAnsi="Times New Roman" w:cs="Times New Roman"/>
          <w:sz w:val="24"/>
          <w:szCs w:val="24"/>
        </w:rPr>
        <w:t>to a greater amount of phosphate per cell. Results are</w:t>
      </w:r>
      <w:del w:id="635" w:author="Garcia Carreras, Bernardo" w:date="2017-02-22T14:20:00Z">
        <w:r w:rsidR="00F84D2B" w:rsidRPr="00F84D2B" w:rsidDel="00662780">
          <w:rPr>
            <w:rFonts w:ascii="Times New Roman" w:hAnsi="Times New Roman" w:cs="Times New Roman"/>
            <w:sz w:val="24"/>
            <w:szCs w:val="24"/>
          </w:rPr>
          <w:delText>, again,</w:delText>
        </w:r>
      </w:del>
      <w:r w:rsidR="00F84D2B" w:rsidRPr="00F84D2B">
        <w:rPr>
          <w:rFonts w:ascii="Times New Roman" w:hAnsi="Times New Roman" w:cs="Times New Roman"/>
          <w:sz w:val="24"/>
          <w:szCs w:val="24"/>
        </w:rPr>
        <w:t xml:space="preserve"> largely insensitive to the choice</w:t>
      </w:r>
      <w:r w:rsidR="00F84D2B">
        <w:rPr>
          <w:rFonts w:ascii="Times New Roman" w:hAnsi="Times New Roman" w:cs="Times New Roman"/>
          <w:sz w:val="24"/>
          <w:szCs w:val="24"/>
        </w:rPr>
        <w:t xml:space="preserve"> </w:t>
      </w:r>
      <w:r w:rsidR="00F84D2B" w:rsidRPr="00F84D2B">
        <w:rPr>
          <w:rFonts w:ascii="Times New Roman" w:hAnsi="Times New Roman" w:cs="Times New Roman"/>
          <w:sz w:val="24"/>
          <w:szCs w:val="24"/>
        </w:rPr>
        <w:t>of</w:t>
      </w:r>
      <w:ins w:id="636" w:author="Garcia Carreras, Bernardo" w:date="2017-03-14T19:35:00Z">
        <w:r w:rsidR="00102EEC">
          <w:rPr>
            <w:rFonts w:ascii="Times New Roman" w:hAnsi="Times New Roman" w:cs="Times New Roman"/>
            <w:sz w:val="24"/>
            <w:szCs w:val="24"/>
          </w:rPr>
          <w:t xml:space="preserve"> </w:t>
        </w:r>
      </w:ins>
      <w:del w:id="637" w:author="Garcia Carreras, Bernardo" w:date="2017-02-22T14:20:00Z">
        <w:r w:rsidR="00F84D2B" w:rsidRPr="00F84D2B" w:rsidDel="00662780">
          <w:rPr>
            <w:rFonts w:ascii="Times New Roman" w:hAnsi="Times New Roman" w:cs="Times New Roman"/>
            <w:sz w:val="24"/>
            <w:szCs w:val="24"/>
          </w:rPr>
          <w:delText xml:space="preserve"> </w:delText>
        </w:r>
      </w:del>
      <m:oMath>
        <w:ins w:id="638" w:author="Garcia Carreras, Bernardo" w:date="2017-02-22T14:20:00Z">
          <m:r>
            <w:rPr>
              <w:rFonts w:ascii="Cambria Math" w:hAnsi="Cambria Math" w:cs="Times New Roman"/>
              <w:sz w:val="24"/>
              <w:szCs w:val="24"/>
            </w:rPr>
            <m:t>α</m:t>
          </m:r>
        </w:ins>
        <w:ins w:id="639" w:author="Garcia Carreras, Bernardo" w:date="2017-03-15T17:49:00Z"/>
      </m:oMath>
      <w:r w:rsidR="008D778B">
        <w:rPr>
          <w:rFonts w:ascii="Times New Roman" w:hAnsi="Times New Roman" w:cs="Times New Roman"/>
          <w:sz w:val="24"/>
          <w:szCs w:val="24"/>
        </w:rPr>
        <w:t xml:space="preserve"> (species were after all chosen to be similar in size)</w:t>
      </w:r>
      <w:del w:id="640" w:author="Garcia Carreras, Bernardo" w:date="2017-02-22T14:20:00Z">
        <w:r w:rsidR="00F84D2B" w:rsidRPr="00F84D2B" w:rsidDel="00662780">
          <w:rPr>
            <w:rFonts w:ascii="Times New Roman" w:hAnsi="Times New Roman" w:cs="Times New Roman"/>
            <w:sz w:val="24"/>
            <w:szCs w:val="24"/>
          </w:rPr>
          <w:delText>α</w:delText>
        </w:r>
      </w:del>
      <w:ins w:id="641" w:author="Garcia Carreras, Bernardo" w:date="2017-03-14T20:18:00Z">
        <w:r w:rsidR="003C7679">
          <w:rPr>
            <w:rFonts w:ascii="Times New Roman" w:hAnsi="Times New Roman" w:cs="Times New Roman"/>
            <w:sz w:val="24"/>
            <w:szCs w:val="24"/>
          </w:rPr>
          <w:t>;</w:t>
        </w:r>
      </w:ins>
      <w:del w:id="642" w:author="Garcia Carreras, Bernardo" w:date="2017-03-14T20:18:00Z">
        <w:r w:rsidR="00F84D2B" w:rsidRPr="00F84D2B" w:rsidDel="003C7679">
          <w:rPr>
            <w:rFonts w:ascii="Times New Roman" w:hAnsi="Times New Roman" w:cs="Times New Roman"/>
            <w:sz w:val="24"/>
            <w:szCs w:val="24"/>
          </w:rPr>
          <w:delText>,</w:delText>
        </w:r>
      </w:del>
      <w:r w:rsidR="00F84D2B" w:rsidRPr="00F84D2B">
        <w:rPr>
          <w:rFonts w:ascii="Times New Roman" w:hAnsi="Times New Roman" w:cs="Times New Roman"/>
          <w:sz w:val="24"/>
          <w:szCs w:val="24"/>
        </w:rPr>
        <w:t xml:space="preserve"> </w:t>
      </w:r>
      <w:del w:id="643" w:author="Garcia Carreras, Bernardo" w:date="2017-03-14T20:18:00Z">
        <w:r w:rsidR="00F84D2B" w:rsidRPr="00F84D2B" w:rsidDel="003C7679">
          <w:rPr>
            <w:rFonts w:ascii="Times New Roman" w:hAnsi="Times New Roman" w:cs="Times New Roman"/>
            <w:sz w:val="24"/>
            <w:szCs w:val="24"/>
          </w:rPr>
          <w:delText xml:space="preserve">and </w:delText>
        </w:r>
      </w:del>
      <w:r w:rsidR="00F84D2B" w:rsidRPr="00F84D2B">
        <w:rPr>
          <w:rFonts w:ascii="Times New Roman" w:hAnsi="Times New Roman" w:cs="Times New Roman"/>
          <w:sz w:val="24"/>
          <w:szCs w:val="24"/>
        </w:rPr>
        <w:t xml:space="preserve">results are presented </w:t>
      </w:r>
      <w:del w:id="644" w:author="Garcia Carreras, Bernardo" w:date="2017-03-14T20:18:00Z">
        <w:r w:rsidR="00F84D2B" w:rsidRPr="00F84D2B" w:rsidDel="003C7679">
          <w:rPr>
            <w:rFonts w:ascii="Times New Roman" w:hAnsi="Times New Roman" w:cs="Times New Roman"/>
            <w:sz w:val="24"/>
            <w:szCs w:val="24"/>
          </w:rPr>
          <w:delText xml:space="preserve">with </w:delText>
        </w:r>
      </w:del>
      <w:ins w:id="645" w:author="Garcia Carreras, Bernardo" w:date="2017-03-14T20:18:00Z">
        <w:r w:rsidR="003C7679">
          <w:rPr>
            <w:rFonts w:ascii="Times New Roman" w:hAnsi="Times New Roman" w:cs="Times New Roman"/>
            <w:sz w:val="24"/>
            <w:szCs w:val="24"/>
          </w:rPr>
          <w:t>for a</w:t>
        </w:r>
        <w:r w:rsidR="003C7679" w:rsidRPr="00F84D2B">
          <w:rPr>
            <w:rFonts w:ascii="Times New Roman" w:hAnsi="Times New Roman" w:cs="Times New Roman"/>
            <w:sz w:val="24"/>
            <w:szCs w:val="24"/>
          </w:rPr>
          <w:t xml:space="preserve"> </w:t>
        </w:r>
      </w:ins>
      <w:del w:id="646" w:author="Garcia Carreras, Bernardo" w:date="2017-02-22T14:20:00Z">
        <w:r w:rsidR="00F84D2B" w:rsidRPr="00F84D2B" w:rsidDel="00662780">
          <w:rPr>
            <w:rFonts w:ascii="Times New Roman" w:hAnsi="Times New Roman" w:cs="Times New Roman"/>
            <w:sz w:val="24"/>
            <w:szCs w:val="24"/>
          </w:rPr>
          <w:delText xml:space="preserve">α being species </w:delText>
        </w:r>
      </w:del>
      <w:ins w:id="647" w:author="Garcia Carreras, Bernardo" w:date="2017-03-14T19:35:00Z">
        <w:r w:rsidR="00102EEC">
          <w:rPr>
            <w:rFonts w:ascii="Times New Roman" w:hAnsi="Times New Roman" w:cs="Times New Roman"/>
            <w:sz w:val="24"/>
            <w:szCs w:val="24"/>
          </w:rPr>
          <w:t>constant</w:t>
        </w:r>
      </w:ins>
      <w:del w:id="648" w:author="Garcia Carreras, Bernardo" w:date="2017-03-14T19:35:00Z">
        <w:r w:rsidR="00F84D2B" w:rsidRPr="00F84D2B" w:rsidDel="00102EEC">
          <w:rPr>
            <w:rFonts w:ascii="Times New Roman" w:hAnsi="Times New Roman" w:cs="Times New Roman"/>
            <w:sz w:val="24"/>
            <w:szCs w:val="24"/>
          </w:rPr>
          <w:delText>speciﬁc</w:delText>
        </w:r>
      </w:del>
      <w:ins w:id="649" w:author="Garcia Carreras, Bernardo" w:date="2017-02-22T14:20:00Z">
        <w:r w:rsidR="00662780">
          <w:rPr>
            <w:rFonts w:ascii="Times New Roman" w:hAnsi="Times New Roman" w:cs="Times New Roman"/>
            <w:sz w:val="24"/>
            <w:szCs w:val="24"/>
          </w:rPr>
          <w:t xml:space="preserve"> </w:t>
        </w:r>
        <m:oMath>
          <m:r>
            <w:rPr>
              <w:rFonts w:ascii="Cambria Math" w:hAnsi="Cambria Math" w:cs="Times New Roman"/>
              <w:sz w:val="24"/>
              <w:szCs w:val="24"/>
            </w:rPr>
            <m:t>α</m:t>
          </m:r>
        </m:oMath>
      </w:ins>
      <m:oMath>
        <w:ins w:id="650" w:author="Garcia Carreras, Bernardo" w:date="2017-03-14T20:22:00Z">
          <m:r>
            <w:rPr>
              <w:rFonts w:ascii="Cambria Math" w:hAnsi="Cambria Math" w:cs="Times New Roman"/>
              <w:sz w:val="24"/>
              <w:szCs w:val="24"/>
            </w:rPr>
            <m:t>=</m:t>
          </m:r>
        </w:ins>
        <m:sSup>
          <m:sSupPr>
            <m:ctrlPr>
              <w:ins w:id="651" w:author="Garcia Carreras, Bernardo" w:date="2017-03-14T20:23:00Z">
                <w:rPr>
                  <w:rFonts w:ascii="Cambria Math" w:hAnsi="Cambria Math" w:cs="Times New Roman"/>
                  <w:i/>
                  <w:sz w:val="24"/>
                  <w:szCs w:val="24"/>
                </w:rPr>
              </w:ins>
            </m:ctrlPr>
          </m:sSupPr>
          <m:e>
            <w:ins w:id="652" w:author="Garcia Carreras, Bernardo" w:date="2017-03-14T20:23:00Z">
              <m:r>
                <w:rPr>
                  <w:rFonts w:ascii="Cambria Math" w:hAnsi="Cambria Math" w:cs="Times New Roman"/>
                  <w:sz w:val="24"/>
                  <w:szCs w:val="24"/>
                </w:rPr>
                <m:t>1∙10</m:t>
              </m:r>
            </w:ins>
          </m:e>
          <m:sup>
            <w:ins w:id="653" w:author="Garcia Carreras, Bernardo" w:date="2017-03-14T20:23:00Z">
              <m:r>
                <w:rPr>
                  <w:rFonts w:ascii="Cambria Math" w:hAnsi="Cambria Math" w:cs="Times New Roman"/>
                  <w:sz w:val="24"/>
                  <w:szCs w:val="24"/>
                </w:rPr>
                <m:t>-4</m:t>
              </m:r>
            </w:ins>
          </m:sup>
        </m:sSup>
      </m:oMath>
      <w:r w:rsidR="00F84D2B" w:rsidRPr="00F84D2B">
        <w:rPr>
          <w:rFonts w:ascii="Times New Roman" w:hAnsi="Times New Roman" w:cs="Times New Roman"/>
          <w:sz w:val="24"/>
          <w:szCs w:val="24"/>
        </w:rPr>
        <w:t>.</w:t>
      </w:r>
    </w:p>
    <w:p w:rsidR="00756992" w:rsidRDefault="003A7680">
      <w:pPr>
        <w:spacing w:line="240" w:lineRule="auto"/>
        <w:jc w:val="both"/>
        <w:rPr>
          <w:rFonts w:ascii="Times New Roman" w:hAnsi="Times New Roman" w:cs="Times New Roman"/>
          <w:sz w:val="24"/>
          <w:szCs w:val="24"/>
        </w:rPr>
      </w:pPr>
      <w:ins w:id="654" w:author="Garcia Carreras, Bernardo" w:date="2017-03-15T17:51:00Z">
        <w:r>
          <w:rPr>
            <w:rFonts w:ascii="Times New Roman" w:hAnsi="Times New Roman" w:cs="Times New Roman"/>
            <w:sz w:val="24"/>
            <w:szCs w:val="24"/>
          </w:rPr>
          <w:t>To explore how comparatively important mismatches in the two traits (</w:t>
        </w:r>
      </w:ins>
      <m:oMath>
        <m:sSub>
          <m:sSubPr>
            <m:ctrlPr>
              <w:ins w:id="655" w:author="Garcia Carreras, Bernardo" w:date="2017-03-15T18:09:00Z">
                <w:rPr>
                  <w:rFonts w:ascii="Cambria Math" w:hAnsi="Cambria Math" w:cs="Times New Roman"/>
                  <w:i/>
                  <w:sz w:val="24"/>
                  <w:szCs w:val="24"/>
                </w:rPr>
              </w:ins>
            </m:ctrlPr>
          </m:sSubPr>
          <m:e>
            <w:ins w:id="656" w:author="Garcia Carreras, Bernardo" w:date="2017-03-15T18:09:00Z">
              <m:r>
                <w:rPr>
                  <w:rFonts w:ascii="Cambria Math" w:hAnsi="Cambria Math" w:cs="Times New Roman"/>
                  <w:sz w:val="24"/>
                  <w:szCs w:val="24"/>
                </w:rPr>
                <m:t>μ</m:t>
              </m:r>
            </w:ins>
          </m:e>
          <m:sub>
            <w:ins w:id="657" w:author="Garcia Carreras, Bernardo" w:date="2017-03-15T18:09:00Z">
              <m:r>
                <m:rPr>
                  <m:nor/>
                </m:rPr>
                <w:rPr>
                  <w:rFonts w:ascii="Cambria Math" w:hAnsi="Cambria Math" w:cs="Times New Roman"/>
                  <w:sz w:val="24"/>
                  <w:szCs w:val="24"/>
                </w:rPr>
                <m:t>max</m:t>
              </m:r>
            </w:ins>
          </m:sub>
        </m:sSub>
        <w:ins w:id="658" w:author="Garcia Carreras, Bernardo" w:date="2017-03-15T18:09:00Z"/>
      </m:oMath>
      <w:r w:rsidR="0055035F">
        <w:rPr>
          <w:rFonts w:ascii="Times New Roman" w:hAnsi="Times New Roman" w:cs="Times New Roman"/>
          <w:sz w:val="24"/>
          <w:szCs w:val="24"/>
        </w:rPr>
        <w:t xml:space="preserve"> </w:t>
      </w:r>
      <w:proofErr w:type="gramStart"/>
      <w:ins w:id="659" w:author="Garcia Carreras, Bernardo" w:date="2017-03-15T18:09:00Z">
        <w:r w:rsidR="0055035F">
          <w:rPr>
            <w:rFonts w:ascii="Times New Roman" w:hAnsi="Times New Roman" w:cs="Times New Roman"/>
            <w:sz w:val="24"/>
            <w:szCs w:val="24"/>
          </w:rPr>
          <w:t xml:space="preserve">and </w:t>
        </w:r>
        <m:oMath>
          <w:proofErr w:type="gramEnd"/>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55035F">
          <w:rPr>
            <w:rFonts w:ascii="Times New Roman" w:hAnsi="Times New Roman" w:cs="Times New Roman"/>
            <w:sz w:val="24"/>
            <w:szCs w:val="24"/>
          </w:rPr>
          <w:t xml:space="preserve">) are in determining competitive outcomes, we also ran the model for a range of different combinations of mismatches in the two traits (for details,  see </w:t>
        </w:r>
      </w:ins>
      <w:ins w:id="660" w:author="Garcia Carreras, Bernardo" w:date="2017-03-15T18:10:00Z">
        <w:r w:rsidR="0055035F">
          <w:rPr>
            <w:rFonts w:ascii="Times New Roman" w:hAnsi="Times New Roman" w:cs="Times New Roman"/>
            <w:sz w:val="24"/>
            <w:szCs w:val="24"/>
          </w:rPr>
          <w:t xml:space="preserve">Section SX in </w:t>
        </w:r>
      </w:ins>
      <w:ins w:id="661" w:author="Garcia Carreras, Bernardo" w:date="2017-03-15T18:09:00Z">
        <w:r w:rsidR="0055035F">
          <w:rPr>
            <w:rFonts w:ascii="Times New Roman" w:hAnsi="Times New Roman" w:cs="Times New Roman"/>
            <w:sz w:val="24"/>
            <w:szCs w:val="24"/>
          </w:rPr>
          <w:t>Supplementary information)</w:t>
        </w:r>
      </w:ins>
      <w:ins w:id="662" w:author="Garcia Carreras, Bernardo" w:date="2017-03-15T18:10:00Z">
        <w:r w:rsidR="0055035F">
          <w:rPr>
            <w:rFonts w:ascii="Times New Roman" w:hAnsi="Times New Roman" w:cs="Times New Roman"/>
            <w:sz w:val="24"/>
            <w:szCs w:val="24"/>
          </w:rPr>
          <w:t>.</w:t>
        </w:r>
      </w:ins>
    </w:p>
    <w:p w:rsidR="00756992" w:rsidRDefault="00573109">
      <w:pPr>
        <w:pStyle w:val="Heading1"/>
        <w:spacing w:line="240" w:lineRule="auto"/>
      </w:pPr>
      <w:r w:rsidRPr="00573109">
        <w:t>Results</w:t>
      </w:r>
    </w:p>
    <w:p w:rsidR="00756992" w:rsidRDefault="00756992">
      <w:pPr>
        <w:spacing w:line="240" w:lineRule="auto"/>
      </w:pPr>
    </w:p>
    <w:p w:rsidR="00756992" w:rsidRDefault="00A25E17">
      <w:pPr>
        <w:pStyle w:val="Heading2"/>
        <w:spacing w:line="240" w:lineRule="auto"/>
      </w:pPr>
      <w:r w:rsidRPr="00A25E17">
        <w:t>Temperature-and-nutrient-dependent growth</w:t>
      </w:r>
    </w:p>
    <w:p w:rsidR="00756992" w:rsidRDefault="00756992">
      <w:pPr>
        <w:spacing w:line="240" w:lineRule="auto"/>
      </w:pPr>
    </w:p>
    <w:p w:rsidR="00756992" w:rsidRDefault="00C77CB1">
      <w:pPr>
        <w:spacing w:line="240" w:lineRule="auto"/>
        <w:jc w:val="both"/>
        <w:rPr>
          <w:ins w:id="663" w:author="Garcia Carreras, Bernardo" w:date="2017-03-14T21:26:00Z"/>
          <w:rFonts w:ascii="Times New Roman" w:hAnsi="Times New Roman" w:cs="Times New Roman"/>
          <w:sz w:val="24"/>
          <w:szCs w:val="24"/>
        </w:rPr>
      </w:pPr>
      <w:r>
        <w:rPr>
          <w:rFonts w:ascii="Times New Roman" w:hAnsi="Times New Roman" w:cs="Times New Roman"/>
          <w:sz w:val="24"/>
          <w:szCs w:val="24"/>
        </w:rPr>
        <w:t>Nutrient physiology varied depending on species and temperature level (Fig. 1</w:t>
      </w:r>
      <w:r w:rsidR="00AF37A4">
        <w:rPr>
          <w:rFonts w:ascii="Times New Roman" w:hAnsi="Times New Roman" w:cs="Times New Roman"/>
          <w:sz w:val="24"/>
          <w:szCs w:val="24"/>
        </w:rPr>
        <w:t>a</w:t>
      </w:r>
      <w:r>
        <w:rPr>
          <w:rFonts w:ascii="Times New Roman" w:hAnsi="Times New Roman" w:cs="Times New Roman"/>
          <w:sz w:val="24"/>
          <w:szCs w:val="24"/>
        </w:rPr>
        <w:t>)</w:t>
      </w:r>
      <w:r w:rsidR="000E3993">
        <w:rPr>
          <w:rFonts w:ascii="Times New Roman" w:hAnsi="Times New Roman" w:cs="Times New Roman"/>
          <w:sz w:val="24"/>
          <w:szCs w:val="24"/>
        </w:rPr>
        <w:t>. Half-saturating constants</w:t>
      </w:r>
      <w:r w:rsidR="00177309">
        <w:rPr>
          <w:rFonts w:ascii="Times New Roman" w:hAnsi="Times New Roman" w:cs="Times New Roman"/>
          <w:sz w:val="24"/>
          <w:szCs w:val="24"/>
        </w:rPr>
        <w:t xml:space="preserve"> </w:t>
      </w:r>
      <m:oMath>
        <m:sSub>
          <m:sSubPr>
            <m:ctrlPr>
              <w:ins w:id="664" w:author="Garcia Carreras, Bernardo" w:date="2017-02-22T14:21:00Z">
                <w:rPr>
                  <w:rFonts w:ascii="Cambria Math" w:hAnsi="Cambria Math" w:cs="Times New Roman"/>
                  <w:i/>
                  <w:sz w:val="24"/>
                  <w:szCs w:val="24"/>
                </w:rPr>
              </w:ins>
            </m:ctrlPr>
          </m:sSubPr>
          <m:e>
            <w:ins w:id="665" w:author="Garcia Carreras, Bernardo" w:date="2017-02-22T14:21:00Z">
              <m:r>
                <w:rPr>
                  <w:rFonts w:ascii="Cambria Math" w:hAnsi="Cambria Math" w:cs="Times New Roman"/>
                  <w:sz w:val="24"/>
                  <w:szCs w:val="24"/>
                </w:rPr>
                <m:t>K</m:t>
              </m:r>
            </w:ins>
          </m:e>
          <m:sub>
            <w:ins w:id="666" w:author="Garcia Carreras, Bernardo" w:date="2017-02-22T14:21:00Z">
              <m:r>
                <w:rPr>
                  <w:rFonts w:ascii="Cambria Math" w:hAnsi="Cambria Math" w:cs="Times New Roman"/>
                  <w:sz w:val="24"/>
                  <w:szCs w:val="24"/>
                </w:rPr>
                <m:t>S</m:t>
              </m:r>
            </w:ins>
          </m:sub>
        </m:sSub>
        <w:del w:id="667" w:author="Garcia Carreras, Bernardo" w:date="2017-02-22T14:21:00Z"/>
      </m:oMath>
      <w:r w:rsidR="00177309" w:rsidDel="008E6FCE">
        <w:rPr>
          <w:rFonts w:ascii="Times New Roman" w:hAnsi="Times New Roman" w:cs="Times New Roman"/>
          <w:sz w:val="24"/>
          <w:szCs w:val="24"/>
        </w:rPr>
        <w:t>Ks</w:t>
      </w:r>
      <w:r w:rsidR="000E3993">
        <w:rPr>
          <w:rFonts w:ascii="Times New Roman" w:hAnsi="Times New Roman" w:cs="Times New Roman"/>
          <w:sz w:val="24"/>
          <w:szCs w:val="24"/>
        </w:rPr>
        <w:t xml:space="preserve"> for phosphate </w:t>
      </w:r>
      <w:r w:rsidR="00091DA3">
        <w:rPr>
          <w:rFonts w:ascii="Times New Roman" w:hAnsi="Times New Roman" w:cs="Times New Roman"/>
          <w:sz w:val="24"/>
          <w:szCs w:val="24"/>
        </w:rPr>
        <w:t>varied</w:t>
      </w:r>
      <w:r w:rsidR="00F259F2">
        <w:rPr>
          <w:rFonts w:ascii="Times New Roman" w:hAnsi="Times New Roman" w:cs="Times New Roman"/>
          <w:sz w:val="24"/>
          <w:szCs w:val="24"/>
        </w:rPr>
        <w:t xml:space="preserve"> depending on the interaction between </w:t>
      </w:r>
      <w:r w:rsidR="00091DA3">
        <w:rPr>
          <w:rFonts w:ascii="Times New Roman" w:hAnsi="Times New Roman" w:cs="Times New Roman"/>
          <w:sz w:val="24"/>
          <w:szCs w:val="24"/>
        </w:rPr>
        <w:t xml:space="preserve">species identity and temperature level (Table 1). </w:t>
      </w:r>
      <m:oMath>
        <m:sSub>
          <m:sSubPr>
            <m:ctrlPr>
              <w:ins w:id="668" w:author="Garcia Carreras, Bernardo" w:date="2017-02-22T14:21:00Z">
                <w:rPr>
                  <w:rFonts w:ascii="Cambria Math" w:hAnsi="Cambria Math" w:cs="Times New Roman"/>
                  <w:i/>
                  <w:sz w:val="24"/>
                  <w:szCs w:val="24"/>
                </w:rPr>
              </w:ins>
            </m:ctrlPr>
          </m:sSubPr>
          <m:e>
            <w:ins w:id="669" w:author="Garcia Carreras, Bernardo" w:date="2017-02-22T14:21:00Z">
              <m:r>
                <w:rPr>
                  <w:rFonts w:ascii="Cambria Math" w:hAnsi="Cambria Math" w:cs="Times New Roman"/>
                  <w:sz w:val="24"/>
                  <w:szCs w:val="24"/>
                </w:rPr>
                <m:t>K</m:t>
              </m:r>
            </w:ins>
          </m:e>
          <m:sub>
            <w:ins w:id="670" w:author="Garcia Carreras, Bernardo" w:date="2017-02-22T14:21:00Z">
              <m:r>
                <w:rPr>
                  <w:rFonts w:ascii="Cambria Math" w:hAnsi="Cambria Math" w:cs="Times New Roman"/>
                  <w:sz w:val="24"/>
                  <w:szCs w:val="24"/>
                </w:rPr>
                <m:t>S</m:t>
              </m:r>
            </w:ins>
          </m:sub>
        </m:sSub>
        <w:del w:id="671" w:author="Garcia Carreras, Bernardo" w:date="2017-02-22T14:21:00Z"/>
      </m:oMath>
      <w:r w:rsidR="00091DA3" w:rsidDel="008E6FCE">
        <w:rPr>
          <w:rFonts w:ascii="Times New Roman" w:hAnsi="Times New Roman" w:cs="Times New Roman"/>
          <w:sz w:val="24"/>
          <w:szCs w:val="24"/>
        </w:rPr>
        <w:t>Ks</w:t>
      </w:r>
      <w:r w:rsidR="00091DA3">
        <w:rPr>
          <w:rFonts w:ascii="Times New Roman" w:hAnsi="Times New Roman" w:cs="Times New Roman"/>
          <w:sz w:val="24"/>
          <w:szCs w:val="24"/>
        </w:rPr>
        <w:t xml:space="preserve"> </w:t>
      </w:r>
      <w:proofErr w:type="gramStart"/>
      <w:r w:rsidR="00F259F2">
        <w:rPr>
          <w:rFonts w:ascii="Times New Roman" w:hAnsi="Times New Roman" w:cs="Times New Roman"/>
          <w:sz w:val="24"/>
          <w:szCs w:val="24"/>
        </w:rPr>
        <w:t>generally</w:t>
      </w:r>
      <w:proofErr w:type="gramEnd"/>
      <w:r w:rsidR="00F259F2">
        <w:rPr>
          <w:rFonts w:ascii="Times New Roman" w:hAnsi="Times New Roman" w:cs="Times New Roman"/>
          <w:sz w:val="24"/>
          <w:szCs w:val="24"/>
        </w:rPr>
        <w:t xml:space="preserve"> </w:t>
      </w:r>
      <w:commentRangeStart w:id="672"/>
      <w:r w:rsidR="00F259F2">
        <w:rPr>
          <w:rFonts w:ascii="Times New Roman" w:hAnsi="Times New Roman" w:cs="Times New Roman"/>
          <w:sz w:val="24"/>
          <w:szCs w:val="24"/>
        </w:rPr>
        <w:t>increased with temperature</w:t>
      </w:r>
      <w:commentRangeEnd w:id="672"/>
      <w:r w:rsidR="008E6FCE">
        <w:rPr>
          <w:rStyle w:val="CommentReference"/>
        </w:rPr>
        <w:commentReference w:id="672"/>
      </w:r>
      <w:r w:rsidR="00F259F2">
        <w:rPr>
          <w:rFonts w:ascii="Times New Roman" w:hAnsi="Times New Roman" w:cs="Times New Roman"/>
          <w:sz w:val="24"/>
          <w:szCs w:val="24"/>
        </w:rPr>
        <w:t xml:space="preserve">, except for </w:t>
      </w:r>
      <w:proofErr w:type="spellStart"/>
      <w:r w:rsidR="00F259F2">
        <w:rPr>
          <w:rFonts w:ascii="Times New Roman" w:hAnsi="Times New Roman" w:cs="Times New Roman"/>
          <w:i/>
          <w:sz w:val="24"/>
          <w:szCs w:val="24"/>
        </w:rPr>
        <w:t>Selenastrum</w:t>
      </w:r>
      <w:proofErr w:type="spellEnd"/>
      <w:ins w:id="673" w:author="Garcia Carreras, Bernardo" w:date="2017-02-22T14:22:00Z">
        <w:r w:rsidR="008E6FCE">
          <w:rPr>
            <w:rFonts w:ascii="Times New Roman" w:hAnsi="Times New Roman" w:cs="Times New Roman"/>
            <w:i/>
            <w:sz w:val="24"/>
            <w:szCs w:val="24"/>
          </w:rPr>
          <w:t>,</w:t>
        </w:r>
      </w:ins>
      <w:r w:rsidR="00F259F2">
        <w:rPr>
          <w:rFonts w:ascii="Times New Roman" w:hAnsi="Times New Roman" w:cs="Times New Roman"/>
          <w:sz w:val="24"/>
          <w:szCs w:val="24"/>
        </w:rPr>
        <w:t xml:space="preserve"> </w:t>
      </w:r>
      <w:del w:id="674" w:author="Garcia Carreras, Bernardo" w:date="2017-02-22T14:22:00Z">
        <w:r w:rsidR="00F259F2" w:rsidDel="008E6FCE">
          <w:rPr>
            <w:rFonts w:ascii="Times New Roman" w:hAnsi="Times New Roman" w:cs="Times New Roman"/>
            <w:sz w:val="24"/>
            <w:szCs w:val="24"/>
          </w:rPr>
          <w:delText xml:space="preserve">who </w:delText>
        </w:r>
      </w:del>
      <w:ins w:id="675" w:author="Garcia Carreras, Bernardo" w:date="2017-02-22T14:24:00Z">
        <w:r w:rsidR="008E6FCE">
          <w:rPr>
            <w:rFonts w:ascii="Times New Roman" w:hAnsi="Times New Roman" w:cs="Times New Roman"/>
            <w:sz w:val="24"/>
            <w:szCs w:val="24"/>
          </w:rPr>
          <w:t xml:space="preserve">for which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8E6FCE">
          <w:rPr>
            <w:rFonts w:ascii="Times New Roman" w:hAnsi="Times New Roman" w:cs="Times New Roman"/>
            <w:sz w:val="24"/>
            <w:szCs w:val="24"/>
          </w:rPr>
          <w:t xml:space="preserve"> increased up </w:t>
        </w:r>
      </w:ins>
      <w:ins w:id="676" w:author="Garcia Carreras, Bernardo" w:date="2017-03-14T20:34:00Z">
        <w:r w:rsidR="008F4EC0">
          <w:rPr>
            <w:rFonts w:ascii="Times New Roman" w:hAnsi="Times New Roman" w:cs="Times New Roman"/>
            <w:sz w:val="24"/>
            <w:szCs w:val="24"/>
          </w:rPr>
          <w:t xml:space="preserve">to </w:t>
        </w:r>
      </w:ins>
      <w:ins w:id="677" w:author="Garcia Carreras, Bernardo" w:date="2017-02-22T14:24:00Z">
        <w:r w:rsidR="008E6FCE">
          <w:rPr>
            <w:rFonts w:ascii="Times New Roman" w:hAnsi="Times New Roman" w:cs="Times New Roman"/>
            <w:sz w:val="24"/>
            <w:szCs w:val="24"/>
          </w:rPr>
          <w:t xml:space="preserve">25°C but decreased at higher temperatures </w:t>
        </w:r>
      </w:ins>
      <w:del w:id="678" w:author="Garcia Carreras, Bernardo" w:date="2017-02-22T14:24:00Z">
        <w:r w:rsidR="00091DA3" w:rsidDel="008E6FCE">
          <w:rPr>
            <w:rFonts w:ascii="Times New Roman" w:hAnsi="Times New Roman" w:cs="Times New Roman"/>
            <w:sz w:val="24"/>
            <w:szCs w:val="24"/>
          </w:rPr>
          <w:delText>presented a unimodal response as a function of temperature, with an increase of half-saturation constant with temperature u</w:delText>
        </w:r>
        <w:r w:rsidR="00F259F2" w:rsidDel="008E6FCE">
          <w:rPr>
            <w:rFonts w:ascii="Times New Roman" w:hAnsi="Times New Roman" w:cs="Times New Roman"/>
            <w:sz w:val="24"/>
            <w:szCs w:val="24"/>
          </w:rPr>
          <w:delText>ntil it reached an optimum at 25</w:delText>
        </w:r>
        <w:r w:rsidR="00091DA3" w:rsidDel="008E6FCE">
          <w:rPr>
            <w:rFonts w:ascii="Times New Roman" w:hAnsi="Times New Roman" w:cs="Times New Roman"/>
            <w:sz w:val="24"/>
            <w:szCs w:val="24"/>
          </w:rPr>
          <w:delText>°</w:delText>
        </w:r>
        <w:r w:rsidR="00F259F2" w:rsidDel="008E6FCE">
          <w:rPr>
            <w:rFonts w:ascii="Times New Roman" w:hAnsi="Times New Roman" w:cs="Times New Roman"/>
            <w:sz w:val="24"/>
            <w:szCs w:val="24"/>
          </w:rPr>
          <w:delText xml:space="preserve">C and a later decrease </w:delText>
        </w:r>
      </w:del>
      <w:r w:rsidR="00AF37A4">
        <w:rPr>
          <w:rFonts w:ascii="Times New Roman" w:hAnsi="Times New Roman" w:cs="Times New Roman"/>
          <w:sz w:val="24"/>
          <w:szCs w:val="24"/>
        </w:rPr>
        <w:t>(Fig. 1b</w:t>
      </w:r>
      <w:r w:rsidR="00091DA3">
        <w:rPr>
          <w:rFonts w:ascii="Times New Roman" w:hAnsi="Times New Roman" w:cs="Times New Roman"/>
          <w:sz w:val="24"/>
          <w:szCs w:val="24"/>
        </w:rPr>
        <w:t xml:space="preserve">). Maximum growth rate </w:t>
      </w:r>
      <w:ins w:id="679" w:author="Garcia Carreras, Bernardo" w:date="2017-02-22T14:25:00Z">
        <w:r w:rsidR="00376B4A">
          <w:rPr>
            <w:rFonts w:ascii="Times New Roman" w:hAnsi="Times New Roman" w:cs="Times New Roman"/>
            <w:sz w:val="24"/>
            <w:szCs w:val="24"/>
          </w:rPr>
          <w:t xml:space="preserve">also </w:t>
        </w:r>
      </w:ins>
      <w:r w:rsidR="00091DA3">
        <w:rPr>
          <w:rFonts w:ascii="Times New Roman" w:hAnsi="Times New Roman" w:cs="Times New Roman"/>
          <w:sz w:val="24"/>
          <w:szCs w:val="24"/>
        </w:rPr>
        <w:t xml:space="preserve">depended on both species identity, temperature level and the interaction between </w:t>
      </w:r>
      <w:r w:rsidR="00F259F2">
        <w:rPr>
          <w:rFonts w:ascii="Times New Roman" w:hAnsi="Times New Roman" w:cs="Times New Roman"/>
          <w:sz w:val="24"/>
          <w:szCs w:val="24"/>
        </w:rPr>
        <w:t>temperature level</w:t>
      </w:r>
      <w:r w:rsidR="002A5B0A">
        <w:rPr>
          <w:rFonts w:ascii="Times New Roman" w:hAnsi="Times New Roman" w:cs="Times New Roman"/>
          <w:sz w:val="24"/>
          <w:szCs w:val="24"/>
        </w:rPr>
        <w:t>s</w:t>
      </w:r>
      <w:r w:rsidR="00F259F2">
        <w:rPr>
          <w:rFonts w:ascii="Times New Roman" w:hAnsi="Times New Roman" w:cs="Times New Roman"/>
          <w:sz w:val="24"/>
          <w:szCs w:val="24"/>
        </w:rPr>
        <w:t xml:space="preserve"> (Table 1). </w:t>
      </w:r>
      <w:del w:id="680" w:author="Garcia Carreras, Bernardo" w:date="2017-03-14T20:35:00Z">
        <w:r w:rsidR="00F259F2" w:rsidDel="0074770D">
          <w:rPr>
            <w:rFonts w:ascii="Times New Roman" w:hAnsi="Times New Roman" w:cs="Times New Roman"/>
            <w:sz w:val="24"/>
            <w:szCs w:val="24"/>
          </w:rPr>
          <w:delText xml:space="preserve">It </w:delText>
        </w:r>
        <w:r w:rsidR="00091DA3" w:rsidDel="0074770D">
          <w:rPr>
            <w:rFonts w:ascii="Times New Roman" w:hAnsi="Times New Roman" w:cs="Times New Roman"/>
            <w:sz w:val="24"/>
            <w:szCs w:val="24"/>
          </w:rPr>
          <w:delText>presented</w:delText>
        </w:r>
      </w:del>
      <w:ins w:id="681" w:author="Garcia Carreras, Bernardo" w:date="2017-03-14T20:35:00Z">
        <w:r w:rsidR="0074770D">
          <w:rPr>
            <w:rFonts w:ascii="Times New Roman" w:hAnsi="Times New Roman" w:cs="Times New Roman"/>
            <w:sz w:val="24"/>
            <w:szCs w:val="24"/>
          </w:rPr>
          <w:t>The response to temperature was</w:t>
        </w:r>
      </w:ins>
      <w:r w:rsidR="00091DA3">
        <w:rPr>
          <w:rFonts w:ascii="Times New Roman" w:hAnsi="Times New Roman" w:cs="Times New Roman"/>
          <w:sz w:val="24"/>
          <w:szCs w:val="24"/>
        </w:rPr>
        <w:t xml:space="preserve"> </w:t>
      </w:r>
      <w:commentRangeStart w:id="682"/>
      <w:del w:id="683" w:author="Garcia Carreras, Bernardo" w:date="2017-03-14T20:35:00Z">
        <w:r w:rsidR="00091DA3" w:rsidDel="0074770D">
          <w:rPr>
            <w:rFonts w:ascii="Times New Roman" w:hAnsi="Times New Roman" w:cs="Times New Roman"/>
            <w:sz w:val="24"/>
            <w:szCs w:val="24"/>
          </w:rPr>
          <w:delText xml:space="preserve">generally </w:delText>
        </w:r>
        <w:commentRangeEnd w:id="682"/>
        <w:r w:rsidR="00376B4A" w:rsidDel="0074770D">
          <w:rPr>
            <w:rStyle w:val="CommentReference"/>
          </w:rPr>
          <w:commentReference w:id="682"/>
        </w:r>
        <w:r w:rsidR="00091DA3" w:rsidDel="0074770D">
          <w:rPr>
            <w:rFonts w:ascii="Times New Roman" w:hAnsi="Times New Roman" w:cs="Times New Roman"/>
            <w:sz w:val="24"/>
            <w:szCs w:val="24"/>
          </w:rPr>
          <w:delText xml:space="preserve">a </w:delText>
        </w:r>
      </w:del>
      <w:proofErr w:type="spellStart"/>
      <w:r w:rsidR="00091DA3">
        <w:rPr>
          <w:rFonts w:ascii="Times New Roman" w:hAnsi="Times New Roman" w:cs="Times New Roman"/>
          <w:sz w:val="24"/>
          <w:szCs w:val="24"/>
        </w:rPr>
        <w:t>unimodal</w:t>
      </w:r>
      <w:proofErr w:type="spellEnd"/>
      <w:del w:id="684" w:author="Garcia Carreras, Bernardo" w:date="2017-03-14T20:35:00Z">
        <w:r w:rsidR="00091DA3" w:rsidDel="0074770D">
          <w:rPr>
            <w:rFonts w:ascii="Times New Roman" w:hAnsi="Times New Roman" w:cs="Times New Roman"/>
            <w:sz w:val="24"/>
            <w:szCs w:val="24"/>
          </w:rPr>
          <w:delText xml:space="preserve"> response</w:delText>
        </w:r>
      </w:del>
      <w:r w:rsidR="00091DA3">
        <w:rPr>
          <w:rFonts w:ascii="Times New Roman" w:hAnsi="Times New Roman" w:cs="Times New Roman"/>
          <w:sz w:val="24"/>
          <w:szCs w:val="24"/>
        </w:rPr>
        <w:t xml:space="preserve">, except for </w:t>
      </w:r>
      <w:r w:rsidR="00091DA3" w:rsidRPr="00091DA3">
        <w:rPr>
          <w:rFonts w:ascii="Times New Roman" w:hAnsi="Times New Roman" w:cs="Times New Roman"/>
          <w:i/>
          <w:sz w:val="24"/>
          <w:szCs w:val="24"/>
        </w:rPr>
        <w:t>Chlorella</w:t>
      </w:r>
      <w:r w:rsidR="00091DA3">
        <w:rPr>
          <w:rFonts w:ascii="Times New Roman" w:hAnsi="Times New Roman" w:cs="Times New Roman"/>
          <w:sz w:val="24"/>
          <w:szCs w:val="24"/>
        </w:rPr>
        <w:t xml:space="preserve"> and </w:t>
      </w:r>
      <w:proofErr w:type="spellStart"/>
      <w:r w:rsidR="00091DA3" w:rsidRPr="00091DA3">
        <w:rPr>
          <w:rFonts w:ascii="Times New Roman" w:hAnsi="Times New Roman" w:cs="Times New Roman"/>
          <w:i/>
          <w:sz w:val="24"/>
          <w:szCs w:val="24"/>
        </w:rPr>
        <w:t>Monoraph</w:t>
      </w:r>
      <w:ins w:id="685" w:author="Garcia Carreras, Bernardo" w:date="2017-03-14T20:34:00Z">
        <w:r w:rsidR="008F4EC0">
          <w:rPr>
            <w:rFonts w:ascii="Times New Roman" w:hAnsi="Times New Roman" w:cs="Times New Roman"/>
            <w:i/>
            <w:sz w:val="24"/>
            <w:szCs w:val="24"/>
          </w:rPr>
          <w:t>id</w:t>
        </w:r>
      </w:ins>
      <w:r w:rsidR="00091DA3" w:rsidRPr="00091DA3">
        <w:rPr>
          <w:rFonts w:ascii="Times New Roman" w:hAnsi="Times New Roman" w:cs="Times New Roman"/>
          <w:i/>
          <w:sz w:val="24"/>
          <w:szCs w:val="24"/>
        </w:rPr>
        <w:t>ium</w:t>
      </w:r>
      <w:proofErr w:type="spellEnd"/>
      <w:ins w:id="686" w:author="Garcia Carreras, Bernardo" w:date="2017-02-22T14:27:00Z">
        <w:r w:rsidR="00123B18">
          <w:rPr>
            <w:rFonts w:ascii="Times New Roman" w:hAnsi="Times New Roman" w:cs="Times New Roman"/>
            <w:sz w:val="24"/>
            <w:szCs w:val="24"/>
          </w:rPr>
          <w:t>,</w:t>
        </w:r>
      </w:ins>
      <w:r w:rsidR="00091DA3">
        <w:rPr>
          <w:rFonts w:ascii="Times New Roman" w:hAnsi="Times New Roman" w:cs="Times New Roman"/>
          <w:sz w:val="24"/>
          <w:szCs w:val="24"/>
        </w:rPr>
        <w:t xml:space="preserve"> </w:t>
      </w:r>
      <w:del w:id="687" w:author="Garcia Carreras, Bernardo" w:date="2017-02-22T14:27:00Z">
        <w:r w:rsidR="00091DA3" w:rsidDel="00123B18">
          <w:rPr>
            <w:rFonts w:ascii="Times New Roman" w:hAnsi="Times New Roman" w:cs="Times New Roman"/>
            <w:sz w:val="24"/>
            <w:szCs w:val="24"/>
          </w:rPr>
          <w:delText xml:space="preserve">that </w:delText>
        </w:r>
      </w:del>
      <w:ins w:id="688" w:author="Garcia Carreras, Bernardo" w:date="2017-02-22T14:27:00Z">
        <w:r w:rsidR="00123B18">
          <w:rPr>
            <w:rFonts w:ascii="Times New Roman" w:hAnsi="Times New Roman" w:cs="Times New Roman"/>
            <w:sz w:val="24"/>
            <w:szCs w:val="24"/>
          </w:rPr>
          <w:t xml:space="preserve">which </w:t>
        </w:r>
      </w:ins>
      <w:r w:rsidR="00091DA3">
        <w:rPr>
          <w:rFonts w:ascii="Times New Roman" w:hAnsi="Times New Roman" w:cs="Times New Roman"/>
          <w:sz w:val="24"/>
          <w:szCs w:val="24"/>
        </w:rPr>
        <w:t>did</w:t>
      </w:r>
      <w:ins w:id="689" w:author="Garcia Carreras, Bernardo" w:date="2017-02-22T14:25:00Z">
        <w:r w:rsidR="00376B4A">
          <w:rPr>
            <w:rFonts w:ascii="Times New Roman" w:hAnsi="Times New Roman" w:cs="Times New Roman"/>
            <w:sz w:val="24"/>
            <w:szCs w:val="24"/>
          </w:rPr>
          <w:t xml:space="preserve"> </w:t>
        </w:r>
      </w:ins>
      <w:del w:id="690" w:author="Garcia Carreras, Bernardo" w:date="2017-02-22T14:25:00Z">
        <w:r w:rsidR="00091DA3" w:rsidDel="00376B4A">
          <w:rPr>
            <w:rFonts w:ascii="Times New Roman" w:hAnsi="Times New Roman" w:cs="Times New Roman"/>
            <w:sz w:val="24"/>
            <w:szCs w:val="24"/>
          </w:rPr>
          <w:delText xml:space="preserve">n’t </w:delText>
        </w:r>
      </w:del>
      <w:ins w:id="691" w:author="Garcia Carreras, Bernardo" w:date="2017-02-22T14:25:00Z">
        <w:r w:rsidR="00376B4A">
          <w:rPr>
            <w:rFonts w:ascii="Times New Roman" w:hAnsi="Times New Roman" w:cs="Times New Roman"/>
            <w:sz w:val="24"/>
            <w:szCs w:val="24"/>
          </w:rPr>
          <w:t xml:space="preserve">not </w:t>
        </w:r>
      </w:ins>
      <w:r w:rsidR="00091DA3">
        <w:rPr>
          <w:rFonts w:ascii="Times New Roman" w:hAnsi="Times New Roman" w:cs="Times New Roman"/>
          <w:sz w:val="24"/>
          <w:szCs w:val="24"/>
        </w:rPr>
        <w:t xml:space="preserve">reach their </w:t>
      </w:r>
      <w:del w:id="692" w:author="Garcia Carreras, Bernardo" w:date="2017-02-22T14:27:00Z">
        <w:r w:rsidR="00091DA3" w:rsidDel="00123B18">
          <w:rPr>
            <w:rFonts w:ascii="Times New Roman" w:hAnsi="Times New Roman" w:cs="Times New Roman"/>
            <w:sz w:val="24"/>
            <w:szCs w:val="24"/>
          </w:rPr>
          <w:delText xml:space="preserve">optimum </w:delText>
        </w:r>
      </w:del>
      <w:ins w:id="693" w:author="Garcia Carreras, Bernardo" w:date="2017-02-22T14:27:00Z">
        <w:r w:rsidR="00123B18">
          <w:rPr>
            <w:rFonts w:ascii="Times New Roman" w:hAnsi="Times New Roman" w:cs="Times New Roman"/>
            <w:sz w:val="24"/>
            <w:szCs w:val="24"/>
          </w:rPr>
          <w:t xml:space="preserve">optima </w:t>
        </w:r>
      </w:ins>
      <w:del w:id="694" w:author="Garcia Carreras, Bernardo" w:date="2017-02-22T14:27:00Z">
        <w:r w:rsidR="00091DA3" w:rsidDel="00123B18">
          <w:rPr>
            <w:rFonts w:ascii="Times New Roman" w:hAnsi="Times New Roman" w:cs="Times New Roman"/>
            <w:sz w:val="24"/>
            <w:szCs w:val="24"/>
          </w:rPr>
          <w:delText xml:space="preserve">at </w:delText>
        </w:r>
      </w:del>
      <w:ins w:id="695" w:author="Garcia Carreras, Bernardo" w:date="2017-02-22T14:27:00Z">
        <w:r w:rsidR="00123B18">
          <w:rPr>
            <w:rFonts w:ascii="Times New Roman" w:hAnsi="Times New Roman" w:cs="Times New Roman"/>
            <w:sz w:val="24"/>
            <w:szCs w:val="24"/>
          </w:rPr>
          <w:t xml:space="preserve">by </w:t>
        </w:r>
      </w:ins>
      <w:r w:rsidR="00091DA3">
        <w:rPr>
          <w:rFonts w:ascii="Times New Roman" w:hAnsi="Times New Roman" w:cs="Times New Roman"/>
          <w:sz w:val="24"/>
          <w:szCs w:val="24"/>
        </w:rPr>
        <w:t>35°C</w:t>
      </w:r>
      <w:r w:rsidR="00F259F2">
        <w:rPr>
          <w:rFonts w:ascii="Times New Roman" w:hAnsi="Times New Roman" w:cs="Times New Roman"/>
          <w:sz w:val="24"/>
          <w:szCs w:val="24"/>
        </w:rPr>
        <w:t xml:space="preserve">, and </w:t>
      </w:r>
      <w:proofErr w:type="spellStart"/>
      <w:r w:rsidR="00F259F2" w:rsidRPr="00F259F2">
        <w:rPr>
          <w:rFonts w:ascii="Times New Roman" w:hAnsi="Times New Roman" w:cs="Times New Roman"/>
          <w:i/>
          <w:sz w:val="24"/>
          <w:szCs w:val="24"/>
        </w:rPr>
        <w:t>Scenedesmus</w:t>
      </w:r>
      <w:proofErr w:type="spellEnd"/>
      <w:r w:rsidR="00F259F2">
        <w:rPr>
          <w:rFonts w:ascii="Times New Roman" w:hAnsi="Times New Roman" w:cs="Times New Roman"/>
          <w:sz w:val="24"/>
          <w:szCs w:val="24"/>
        </w:rPr>
        <w:t xml:space="preserve"> that </w:t>
      </w:r>
      <w:del w:id="696" w:author="Garcia Carreras, Bernardo" w:date="2017-02-22T14:28:00Z">
        <w:r w:rsidR="00F259F2" w:rsidDel="00123B18">
          <w:rPr>
            <w:rFonts w:ascii="Times New Roman" w:hAnsi="Times New Roman" w:cs="Times New Roman"/>
            <w:sz w:val="24"/>
            <w:szCs w:val="24"/>
          </w:rPr>
          <w:delText>did not present</w:delText>
        </w:r>
      </w:del>
      <w:ins w:id="697" w:author="Garcia Carreras, Bernardo" w:date="2017-02-22T14:28:00Z">
        <w:r w:rsidR="00123B18">
          <w:rPr>
            <w:rFonts w:ascii="Times New Roman" w:hAnsi="Times New Roman" w:cs="Times New Roman"/>
            <w:sz w:val="24"/>
            <w:szCs w:val="24"/>
          </w:rPr>
          <w:t>lacked</w:t>
        </w:r>
      </w:ins>
      <w:r w:rsidR="00F259F2">
        <w:rPr>
          <w:rFonts w:ascii="Times New Roman" w:hAnsi="Times New Roman" w:cs="Times New Roman"/>
          <w:sz w:val="24"/>
          <w:szCs w:val="24"/>
        </w:rPr>
        <w:t xml:space="preserve"> an observable trend</w:t>
      </w:r>
      <w:r w:rsidR="00091DA3">
        <w:rPr>
          <w:rFonts w:ascii="Times New Roman" w:hAnsi="Times New Roman" w:cs="Times New Roman"/>
          <w:sz w:val="24"/>
          <w:szCs w:val="24"/>
        </w:rPr>
        <w:t>. The thermal-dependency of maximum growth rate depended on species identity, with</w:t>
      </w:r>
      <w:ins w:id="698" w:author="Garcia Carreras, Bernardo" w:date="2017-03-14T20:37:00Z">
        <w:r w:rsidR="0074770D">
          <w:rPr>
            <w:rFonts w:ascii="Times New Roman" w:hAnsi="Times New Roman" w:cs="Times New Roman"/>
            <w:sz w:val="24"/>
            <w:szCs w:val="24"/>
          </w:rPr>
          <w:t>,</w:t>
        </w:r>
      </w:ins>
      <w:r w:rsidR="00091DA3">
        <w:rPr>
          <w:rFonts w:ascii="Times New Roman" w:hAnsi="Times New Roman" w:cs="Times New Roman"/>
          <w:sz w:val="24"/>
          <w:szCs w:val="24"/>
        </w:rPr>
        <w:t xml:space="preserve"> for instance</w:t>
      </w:r>
      <w:ins w:id="699" w:author="Garcia Carreras, Bernardo" w:date="2017-03-14T20:37:00Z">
        <w:r w:rsidR="0074770D">
          <w:rPr>
            <w:rFonts w:ascii="Times New Roman" w:hAnsi="Times New Roman" w:cs="Times New Roman"/>
            <w:sz w:val="24"/>
            <w:szCs w:val="24"/>
          </w:rPr>
          <w:t>,</w:t>
        </w:r>
      </w:ins>
      <w:r w:rsidR="00091DA3">
        <w:rPr>
          <w:rFonts w:ascii="Times New Roman" w:hAnsi="Times New Roman" w:cs="Times New Roman"/>
          <w:sz w:val="24"/>
          <w:szCs w:val="24"/>
        </w:rPr>
        <w:t xml:space="preserve"> </w:t>
      </w:r>
      <w:r w:rsidR="00091DA3" w:rsidRPr="00091DA3">
        <w:rPr>
          <w:rFonts w:ascii="Times New Roman" w:hAnsi="Times New Roman" w:cs="Times New Roman"/>
          <w:i/>
          <w:sz w:val="24"/>
          <w:szCs w:val="24"/>
        </w:rPr>
        <w:t>Chlorella</w:t>
      </w:r>
      <w:r w:rsidR="00091DA3">
        <w:rPr>
          <w:rFonts w:ascii="Times New Roman" w:hAnsi="Times New Roman" w:cs="Times New Roman"/>
          <w:sz w:val="24"/>
          <w:szCs w:val="24"/>
        </w:rPr>
        <w:t xml:space="preserve"> and </w:t>
      </w:r>
      <w:proofErr w:type="spellStart"/>
      <w:r w:rsidR="00091DA3" w:rsidRPr="00091DA3">
        <w:rPr>
          <w:rFonts w:ascii="Times New Roman" w:hAnsi="Times New Roman" w:cs="Times New Roman"/>
          <w:i/>
          <w:sz w:val="24"/>
          <w:szCs w:val="24"/>
        </w:rPr>
        <w:t>Monoraph</w:t>
      </w:r>
      <w:ins w:id="700" w:author="Garcia Carreras, Bernardo" w:date="2017-03-14T20:34:00Z">
        <w:r w:rsidR="008F4EC0">
          <w:rPr>
            <w:rFonts w:ascii="Times New Roman" w:hAnsi="Times New Roman" w:cs="Times New Roman"/>
            <w:i/>
            <w:sz w:val="24"/>
            <w:szCs w:val="24"/>
          </w:rPr>
          <w:t>id</w:t>
        </w:r>
      </w:ins>
      <w:r w:rsidR="00091DA3" w:rsidRPr="00091DA3">
        <w:rPr>
          <w:rFonts w:ascii="Times New Roman" w:hAnsi="Times New Roman" w:cs="Times New Roman"/>
          <w:i/>
          <w:sz w:val="24"/>
          <w:szCs w:val="24"/>
        </w:rPr>
        <w:t>ium</w:t>
      </w:r>
      <w:proofErr w:type="spellEnd"/>
      <w:r w:rsidR="00091DA3">
        <w:rPr>
          <w:rFonts w:ascii="Times New Roman" w:hAnsi="Times New Roman" w:cs="Times New Roman"/>
          <w:sz w:val="24"/>
          <w:szCs w:val="24"/>
        </w:rPr>
        <w:t xml:space="preserve"> having a much steeper response to temperature than the other species</w:t>
      </w:r>
      <w:r w:rsidR="00AF37A4">
        <w:rPr>
          <w:rFonts w:ascii="Times New Roman" w:hAnsi="Times New Roman" w:cs="Times New Roman"/>
          <w:sz w:val="24"/>
          <w:szCs w:val="24"/>
        </w:rPr>
        <w:t xml:space="preserve"> (Fig. 1c</w:t>
      </w:r>
      <w:r w:rsidR="00D96E5A">
        <w:rPr>
          <w:rFonts w:ascii="Times New Roman" w:hAnsi="Times New Roman" w:cs="Times New Roman"/>
          <w:sz w:val="24"/>
          <w:szCs w:val="24"/>
        </w:rPr>
        <w:t>)</w:t>
      </w:r>
      <w:r w:rsidR="00091DA3">
        <w:rPr>
          <w:rFonts w:ascii="Times New Roman" w:hAnsi="Times New Roman" w:cs="Times New Roman"/>
          <w:sz w:val="24"/>
          <w:szCs w:val="24"/>
        </w:rPr>
        <w:t>.</w:t>
      </w:r>
      <w:ins w:id="701" w:author="Garcia Carreras, Bernardo" w:date="2017-03-14T21:24:00Z">
        <w:r w:rsidR="00EE5B44">
          <w:rPr>
            <w:rFonts w:ascii="Times New Roman" w:hAnsi="Times New Roman" w:cs="Times New Roman"/>
            <w:sz w:val="24"/>
            <w:szCs w:val="24"/>
          </w:rPr>
          <w:t xml:space="preserve"> There is also a significant and positive correlation between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EE5B4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EE5B44">
          <w:rPr>
            <w:rFonts w:ascii="Times New Roman" w:hAnsi="Times New Roman" w:cs="Times New Roman"/>
            <w:sz w:val="24"/>
            <w:szCs w:val="24"/>
          </w:rPr>
          <w:t xml:space="preserve"> (Pearson </w:t>
        </w:r>
      </w:ins>
      <w:ins w:id="702" w:author="Garcia Carreras, Bernardo" w:date="2017-03-14T21:25:00Z">
        <w:r w:rsidR="00EE5B44">
          <w:rPr>
            <w:rFonts w:ascii="Times New Roman" w:hAnsi="Times New Roman" w:cs="Times New Roman"/>
            <w:i/>
            <w:sz w:val="24"/>
            <w:szCs w:val="24"/>
          </w:rPr>
          <w:t>r</w:t>
        </w:r>
        <w:r w:rsidR="00EE5B44">
          <w:rPr>
            <w:rFonts w:ascii="Times New Roman" w:hAnsi="Times New Roman" w:cs="Times New Roman"/>
            <w:sz w:val="24"/>
            <w:szCs w:val="24"/>
          </w:rPr>
          <w:t xml:space="preserve"> = 0.92</w:t>
        </w:r>
      </w:ins>
      <w:ins w:id="703" w:author="Garcia Carreras, Bernardo" w:date="2017-03-14T21:26:00Z">
        <w:r w:rsidR="00A81B61">
          <w:rPr>
            <w:rFonts w:ascii="Times New Roman" w:hAnsi="Times New Roman" w:cs="Times New Roman"/>
            <w:sz w:val="24"/>
            <w:szCs w:val="24"/>
          </w:rPr>
          <w:t xml:space="preserve"> </w:t>
        </w:r>
        <w:r w:rsidR="00DE6208">
          <w:rPr>
            <w:rFonts w:ascii="Times New Roman" w:hAnsi="Times New Roman" w:cs="Times New Roman"/>
            <w:sz w:val="24"/>
            <w:szCs w:val="24"/>
          </w:rPr>
          <w:t xml:space="preserve">when excluding </w:t>
        </w:r>
        <w:proofErr w:type="spellStart"/>
        <w:r w:rsidR="00DE6208">
          <w:rPr>
            <w:rFonts w:ascii="Times New Roman" w:hAnsi="Times New Roman" w:cs="Times New Roman"/>
            <w:i/>
            <w:sz w:val="24"/>
            <w:szCs w:val="24"/>
          </w:rPr>
          <w:t>Selenastrum</w:t>
        </w:r>
        <w:proofErr w:type="spellEnd"/>
        <w:r w:rsidR="00DE6208">
          <w:rPr>
            <w:rFonts w:ascii="Times New Roman" w:hAnsi="Times New Roman" w:cs="Times New Roman"/>
            <w:sz w:val="24"/>
            <w:szCs w:val="24"/>
          </w:rPr>
          <w:t xml:space="preserve"> 25</w:t>
        </w:r>
      </w:ins>
      <w:ins w:id="704" w:author="Garcia Carreras, Bernardo" w:date="2017-03-14T21:27:00Z">
        <w:r w:rsidR="00DE6208">
          <w:rPr>
            <w:rFonts w:ascii="Times New Roman" w:hAnsi="Times New Roman" w:cs="Times New Roman"/>
            <w:sz w:val="24"/>
            <w:szCs w:val="24"/>
          </w:rPr>
          <w:t xml:space="preserve">°C values, which include an outlier </w:t>
        </w:r>
        <w:proofErr w:type="gramStart"/>
        <w:r w:rsidR="00DE6208">
          <w:rPr>
            <w:rFonts w:ascii="Times New Roman" w:hAnsi="Times New Roman" w:cs="Times New Roman"/>
            <w:sz w:val="24"/>
            <w:szCs w:val="24"/>
          </w:rPr>
          <w:t xml:space="preserve">of </w:t>
        </w:r>
        <m:oMath>
          <w:proofErr w:type="gramEnd"/>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=9.15</m:t>
          </m:r>
        </m:oMath>
      </w:ins>
      <w:ins w:id="705" w:author="Garcia Carreras, Bernardo" w:date="2017-03-14T21:25:00Z">
        <w:r w:rsidR="00EE5B44">
          <w:rPr>
            <w:rFonts w:ascii="Times New Roman" w:hAnsi="Times New Roman" w:cs="Times New Roman"/>
            <w:sz w:val="24"/>
            <w:szCs w:val="24"/>
          </w:rPr>
          <w:t xml:space="preserve">), highlighting a trade-off between maximum growth rate and </w:t>
        </w:r>
      </w:ins>
      <w:ins w:id="706" w:author="Garcia Carreras, Bernardo" w:date="2017-03-14T21:26:00Z">
        <w:r w:rsidR="00EE5B44">
          <w:rPr>
            <w:rFonts w:ascii="Times New Roman" w:hAnsi="Times New Roman" w:cs="Times New Roman"/>
            <w:sz w:val="24"/>
            <w:szCs w:val="24"/>
          </w:rPr>
          <w:t>performance</w:t>
        </w:r>
      </w:ins>
      <w:ins w:id="707" w:author="Garcia Carreras, Bernardo" w:date="2017-03-14T21:25:00Z">
        <w:r w:rsidR="00EE5B44">
          <w:rPr>
            <w:rFonts w:ascii="Times New Roman" w:hAnsi="Times New Roman" w:cs="Times New Roman"/>
            <w:sz w:val="24"/>
            <w:szCs w:val="24"/>
          </w:rPr>
          <w:t xml:space="preserve"> </w:t>
        </w:r>
      </w:ins>
      <w:ins w:id="708" w:author="Garcia Carreras, Bernardo" w:date="2017-03-14T21:26:00Z">
        <w:r w:rsidR="00EE5B44">
          <w:rPr>
            <w:rFonts w:ascii="Times New Roman" w:hAnsi="Times New Roman" w:cs="Times New Roman"/>
            <w:sz w:val="24"/>
            <w:szCs w:val="24"/>
          </w:rPr>
          <w:t>at low nutrient concentrations.</w:t>
        </w:r>
      </w:ins>
    </w:p>
    <w:p w:rsidR="00756992" w:rsidRDefault="00756992">
      <w:pPr>
        <w:spacing w:line="240" w:lineRule="auto"/>
        <w:jc w:val="both"/>
        <w:rPr>
          <w:rFonts w:ascii="Times New Roman" w:hAnsi="Times New Roman" w:cs="Times New Roman"/>
          <w:sz w:val="24"/>
          <w:szCs w:val="24"/>
        </w:rPr>
      </w:pPr>
    </w:p>
    <w:p w:rsidR="00756992" w:rsidRDefault="00931353">
      <w:pPr>
        <w:pStyle w:val="Heading2"/>
        <w:spacing w:line="240" w:lineRule="auto"/>
      </w:pPr>
      <w:r w:rsidRPr="00931353">
        <w:t xml:space="preserve">Temperature-and-nutrient-dependent </w:t>
      </w:r>
      <w:r>
        <w:t>photosynthesis</w:t>
      </w:r>
    </w:p>
    <w:p w:rsidR="00756992" w:rsidRDefault="00756992">
      <w:pPr>
        <w:spacing w:line="240" w:lineRule="auto"/>
      </w:pPr>
    </w:p>
    <w:p w:rsidR="00756992" w:rsidRDefault="00A560C2">
      <w:pPr>
        <w:spacing w:line="240" w:lineRule="auto"/>
        <w:jc w:val="both"/>
        <w:rPr>
          <w:rFonts w:ascii="Times New Roman" w:hAnsi="Times New Roman" w:cs="Times New Roman"/>
          <w:sz w:val="24"/>
          <w:szCs w:val="24"/>
        </w:rPr>
      </w:pPr>
      <w:r>
        <w:rPr>
          <w:rFonts w:ascii="Times New Roman" w:hAnsi="Times New Roman" w:cs="Times New Roman"/>
          <w:sz w:val="24"/>
          <w:szCs w:val="24"/>
        </w:rPr>
        <w:t>P</w:t>
      </w:r>
      <w:proofErr w:type="spellStart"/>
      <w:r w:rsidR="00482C93" w:rsidRPr="00845DCE">
        <w:rPr>
          <w:rFonts w:ascii="Times New Roman" w:eastAsia="Calibri" w:hAnsi="Times New Roman" w:cs="Times New Roman"/>
          <w:sz w:val="24"/>
          <w:szCs w:val="24"/>
          <w:lang w:val="en-US"/>
        </w:rPr>
        <w:t>hotosynthetic</w:t>
      </w:r>
      <w:proofErr w:type="spellEnd"/>
      <w:r w:rsidR="00482C93" w:rsidRPr="00845DCE">
        <w:rPr>
          <w:rFonts w:ascii="Times New Roman" w:eastAsia="Calibri" w:hAnsi="Times New Roman" w:cs="Times New Roman"/>
          <w:sz w:val="24"/>
          <w:szCs w:val="24"/>
          <w:lang w:val="en-US"/>
        </w:rPr>
        <w:t xml:space="preserve"> efficiency</w:t>
      </w:r>
      <w:r w:rsidR="00482C93">
        <w:rPr>
          <w:rFonts w:ascii="Times New Roman" w:eastAsia="Calibri" w:hAnsi="Times New Roman" w:cs="Times New Roman"/>
          <w:sz w:val="24"/>
          <w:szCs w:val="24"/>
          <w:lang w:val="en-US"/>
        </w:rPr>
        <w:t xml:space="preserve"> depended on temperature and phosphate concentration</w:t>
      </w:r>
      <w:r w:rsidR="00D1097A">
        <w:rPr>
          <w:rFonts w:ascii="Times New Roman" w:eastAsia="Calibri" w:hAnsi="Times New Roman" w:cs="Times New Roman"/>
          <w:sz w:val="24"/>
          <w:szCs w:val="24"/>
          <w:lang w:val="en-US"/>
        </w:rPr>
        <w:t>.</w:t>
      </w:r>
      <w:r w:rsidR="00482C93">
        <w:rPr>
          <w:rFonts w:ascii="Times New Roman" w:eastAsia="Calibri" w:hAnsi="Times New Roman" w:cs="Times New Roman"/>
          <w:sz w:val="24"/>
          <w:szCs w:val="24"/>
          <w:lang w:val="en-US"/>
        </w:rPr>
        <w:t xml:space="preserve"> </w:t>
      </w:r>
      <w:r w:rsidR="00D1097A">
        <w:rPr>
          <w:rFonts w:ascii="Times New Roman" w:eastAsia="Calibri" w:hAnsi="Times New Roman" w:cs="Times New Roman"/>
          <w:sz w:val="24"/>
          <w:szCs w:val="24"/>
          <w:lang w:val="en-US"/>
        </w:rPr>
        <w:t>rP</w:t>
      </w:r>
      <w:r w:rsidR="00D1097A" w:rsidRPr="00D1097A">
        <w:rPr>
          <w:rFonts w:ascii="Times New Roman" w:eastAsia="Calibri" w:hAnsi="Times New Roman" w:cs="Times New Roman"/>
          <w:sz w:val="24"/>
          <w:szCs w:val="24"/>
          <w:vertAlign w:val="subscript"/>
          <w:lang w:val="en-US"/>
        </w:rPr>
        <w:t>158</w:t>
      </w:r>
      <w:r w:rsidR="00482C93">
        <w:rPr>
          <w:rFonts w:ascii="Times New Roman" w:eastAsia="Calibri" w:hAnsi="Times New Roman" w:cs="Times New Roman"/>
          <w:sz w:val="24"/>
          <w:szCs w:val="24"/>
          <w:lang w:val="en-US"/>
        </w:rPr>
        <w:t>, the rate of electron transport</w:t>
      </w:r>
      <w:r w:rsidR="00D1097A">
        <w:rPr>
          <w:rFonts w:ascii="Times New Roman" w:eastAsia="Calibri" w:hAnsi="Times New Roman" w:cs="Times New Roman"/>
          <w:sz w:val="24"/>
          <w:szCs w:val="24"/>
          <w:lang w:val="en-US"/>
        </w:rPr>
        <w:t xml:space="preserve"> at an acclimated light intensity of 158 </w:t>
      </w:r>
      <w:r w:rsidR="00D1097A" w:rsidRPr="00D46E49">
        <w:rPr>
          <w:rFonts w:ascii="Times New Roman" w:hAnsi="Times New Roman" w:cs="Times New Roman"/>
          <w:sz w:val="24"/>
          <w:szCs w:val="24"/>
        </w:rPr>
        <w:t>µmol</w:t>
      </w:r>
      <w:ins w:id="709" w:author="Garcia Carreras, Bernardo" w:date="2017-02-22T14:28:00Z">
        <w:r w:rsidR="00A86A17">
          <w:rPr>
            <w:rFonts w:ascii="Times New Roman" w:hAnsi="Times New Roman" w:cs="Times New Roman"/>
            <w:sz w:val="24"/>
            <w:szCs w:val="24"/>
          </w:rPr>
          <w:t>·</w:t>
        </w:r>
      </w:ins>
      <w:del w:id="710" w:author="Garcia Carreras, Bernardo" w:date="2017-02-22T14:28:00Z">
        <w:r w:rsidR="00D1097A" w:rsidDel="00A86A17">
          <w:rPr>
            <w:rFonts w:ascii="Times New Roman" w:hAnsi="Times New Roman" w:cs="Times New Roman"/>
            <w:sz w:val="24"/>
            <w:szCs w:val="24"/>
          </w:rPr>
          <w:delText>.</w:delText>
        </w:r>
      </w:del>
      <w:r w:rsidR="00D1097A" w:rsidRPr="00D46E49">
        <w:rPr>
          <w:rFonts w:ascii="Times New Roman" w:hAnsi="Times New Roman" w:cs="Times New Roman"/>
          <w:sz w:val="24"/>
          <w:szCs w:val="24"/>
        </w:rPr>
        <w:t>m</w:t>
      </w:r>
      <w:r w:rsidR="00D1097A" w:rsidRPr="00D46E49">
        <w:rPr>
          <w:rFonts w:ascii="Times New Roman" w:hAnsi="Times New Roman" w:cs="Times New Roman"/>
          <w:sz w:val="24"/>
          <w:szCs w:val="24"/>
          <w:vertAlign w:val="superscript"/>
        </w:rPr>
        <w:t>-2</w:t>
      </w:r>
      <w:ins w:id="711" w:author="Garcia Carreras, Bernardo" w:date="2017-02-22T14:28:00Z">
        <w:r w:rsidR="00A86A17">
          <w:rPr>
            <w:rFonts w:ascii="Times New Roman" w:hAnsi="Times New Roman" w:cs="Times New Roman"/>
            <w:sz w:val="24"/>
            <w:szCs w:val="24"/>
          </w:rPr>
          <w:t>·</w:t>
        </w:r>
      </w:ins>
      <w:del w:id="712" w:author="Garcia Carreras, Bernardo" w:date="2017-02-22T14:28:00Z">
        <w:r w:rsidR="00D1097A" w:rsidDel="00A86A17">
          <w:rPr>
            <w:rFonts w:ascii="Times New Roman" w:hAnsi="Times New Roman" w:cs="Times New Roman"/>
            <w:sz w:val="24"/>
            <w:szCs w:val="24"/>
          </w:rPr>
          <w:delText>.</w:delText>
        </w:r>
      </w:del>
      <w:r w:rsidR="00D1097A" w:rsidRPr="00D46E49">
        <w:rPr>
          <w:rFonts w:ascii="Times New Roman" w:hAnsi="Times New Roman" w:cs="Times New Roman"/>
          <w:sz w:val="24"/>
          <w:szCs w:val="24"/>
        </w:rPr>
        <w:t>s</w:t>
      </w:r>
      <w:r w:rsidR="00D1097A" w:rsidRPr="00D46E49">
        <w:rPr>
          <w:rFonts w:ascii="Times New Roman" w:hAnsi="Times New Roman" w:cs="Times New Roman"/>
          <w:sz w:val="24"/>
          <w:szCs w:val="24"/>
          <w:vertAlign w:val="superscript"/>
        </w:rPr>
        <w:t>-1</w:t>
      </w:r>
      <w:r w:rsidR="00482C93">
        <w:rPr>
          <w:rFonts w:ascii="Times New Roman" w:eastAsia="Calibri" w:hAnsi="Times New Roman" w:cs="Times New Roman"/>
          <w:sz w:val="24"/>
          <w:szCs w:val="24"/>
          <w:lang w:val="en-US"/>
        </w:rPr>
        <w:t>,</w:t>
      </w:r>
      <w:r w:rsidR="00D1097A">
        <w:rPr>
          <w:rFonts w:ascii="Times New Roman" w:eastAsia="Calibri" w:hAnsi="Times New Roman" w:cs="Times New Roman"/>
          <w:sz w:val="24"/>
          <w:szCs w:val="24"/>
          <w:lang w:val="en-US"/>
        </w:rPr>
        <w:t xml:space="preserve"> close to the light intensity in the incubators,</w:t>
      </w:r>
      <w:r w:rsidR="00482C93">
        <w:rPr>
          <w:rFonts w:ascii="Times New Roman" w:eastAsia="Calibri" w:hAnsi="Times New Roman" w:cs="Times New Roman"/>
          <w:sz w:val="24"/>
          <w:szCs w:val="24"/>
          <w:lang w:val="en-US"/>
        </w:rPr>
        <w:t xml:space="preserve"> </w:t>
      </w:r>
      <w:r w:rsidR="00D1097A">
        <w:rPr>
          <w:rFonts w:ascii="Times New Roman" w:eastAsia="Calibri" w:hAnsi="Times New Roman" w:cs="Times New Roman"/>
          <w:sz w:val="24"/>
          <w:szCs w:val="24"/>
          <w:lang w:val="en-US"/>
        </w:rPr>
        <w:t>was positively affected by phosphate concentration</w:t>
      </w:r>
      <w:r w:rsidR="00027FBE">
        <w:rPr>
          <w:rFonts w:ascii="Times New Roman" w:eastAsia="Calibri" w:hAnsi="Times New Roman" w:cs="Times New Roman"/>
          <w:sz w:val="24"/>
          <w:szCs w:val="24"/>
          <w:lang w:val="en-US"/>
        </w:rPr>
        <w:t xml:space="preserve"> (estimate ± se = 5.66 ± 1.73)</w:t>
      </w:r>
      <w:r w:rsidR="00D1097A">
        <w:rPr>
          <w:rFonts w:ascii="Times New Roman" w:eastAsia="Calibri" w:hAnsi="Times New Roman" w:cs="Times New Roman"/>
          <w:sz w:val="24"/>
          <w:szCs w:val="24"/>
          <w:lang w:val="en-US"/>
        </w:rPr>
        <w:t xml:space="preserve">, and </w:t>
      </w:r>
      <w:r w:rsidR="00482C93">
        <w:rPr>
          <w:rFonts w:ascii="Times New Roman" w:eastAsia="Calibri" w:hAnsi="Times New Roman" w:cs="Times New Roman"/>
          <w:sz w:val="24"/>
          <w:szCs w:val="24"/>
          <w:lang w:val="en-US"/>
        </w:rPr>
        <w:t xml:space="preserve">depended on </w:t>
      </w:r>
      <w:r w:rsidR="00986C69">
        <w:rPr>
          <w:rFonts w:ascii="Times New Roman" w:eastAsia="Calibri" w:hAnsi="Times New Roman" w:cs="Times New Roman"/>
          <w:sz w:val="24"/>
          <w:szCs w:val="24"/>
          <w:lang w:val="en-US"/>
        </w:rPr>
        <w:t xml:space="preserve">the interaction between </w:t>
      </w:r>
      <w:r w:rsidR="00482C93">
        <w:rPr>
          <w:rFonts w:ascii="Times New Roman" w:eastAsia="Calibri" w:hAnsi="Times New Roman" w:cs="Times New Roman"/>
          <w:sz w:val="24"/>
          <w:szCs w:val="24"/>
          <w:lang w:val="en-US"/>
        </w:rPr>
        <w:t>temperature and species identity</w:t>
      </w:r>
      <w:r w:rsidR="00D1097A">
        <w:rPr>
          <w:rFonts w:ascii="Times New Roman" w:eastAsia="Calibri" w:hAnsi="Times New Roman" w:cs="Times New Roman"/>
          <w:sz w:val="24"/>
          <w:szCs w:val="24"/>
          <w:lang w:val="en-US"/>
        </w:rPr>
        <w:t>, with</w:t>
      </w:r>
      <w:ins w:id="713" w:author="Garcia Carreras, Bernardo" w:date="2017-03-14T20:37:00Z">
        <w:r w:rsidR="0074770D">
          <w:rPr>
            <w:rFonts w:ascii="Times New Roman" w:eastAsia="Calibri" w:hAnsi="Times New Roman" w:cs="Times New Roman"/>
            <w:sz w:val="24"/>
            <w:szCs w:val="24"/>
            <w:lang w:val="en-US"/>
          </w:rPr>
          <w:t>,</w:t>
        </w:r>
      </w:ins>
      <w:r w:rsidR="00D1097A">
        <w:rPr>
          <w:rFonts w:ascii="Times New Roman" w:eastAsia="Calibri" w:hAnsi="Times New Roman" w:cs="Times New Roman"/>
          <w:sz w:val="24"/>
          <w:szCs w:val="24"/>
          <w:lang w:val="en-US"/>
        </w:rPr>
        <w:t xml:space="preserve"> for instance</w:t>
      </w:r>
      <w:ins w:id="714" w:author="Garcia Carreras, Bernardo" w:date="2017-03-14T20:37:00Z">
        <w:r w:rsidR="0074770D">
          <w:rPr>
            <w:rFonts w:ascii="Times New Roman" w:eastAsia="Calibri" w:hAnsi="Times New Roman" w:cs="Times New Roman"/>
            <w:sz w:val="24"/>
            <w:szCs w:val="24"/>
            <w:lang w:val="en-US"/>
          </w:rPr>
          <w:t>,</w:t>
        </w:r>
      </w:ins>
      <w:r w:rsidR="00D1097A">
        <w:rPr>
          <w:rFonts w:ascii="Times New Roman" w:eastAsia="Calibri" w:hAnsi="Times New Roman" w:cs="Times New Roman"/>
          <w:sz w:val="24"/>
          <w:szCs w:val="24"/>
          <w:lang w:val="en-US"/>
        </w:rPr>
        <w:t xml:space="preserve"> an increase of </w:t>
      </w:r>
      <w:proofErr w:type="spellStart"/>
      <w:r w:rsidR="00D1097A">
        <w:rPr>
          <w:rFonts w:ascii="Times New Roman" w:eastAsia="Calibri" w:hAnsi="Times New Roman" w:cs="Times New Roman"/>
          <w:sz w:val="24"/>
          <w:szCs w:val="24"/>
          <w:lang w:val="en-US"/>
        </w:rPr>
        <w:t>rP</w:t>
      </w:r>
      <w:proofErr w:type="spellEnd"/>
      <w:r w:rsidR="00BA773A">
        <w:rPr>
          <w:rFonts w:ascii="Times New Roman" w:eastAsia="Calibri" w:hAnsi="Times New Roman" w:cs="Times New Roman"/>
          <w:sz w:val="24"/>
          <w:szCs w:val="24"/>
          <w:lang w:val="en-US"/>
        </w:rPr>
        <w:t xml:space="preserve"> with temperature for</w:t>
      </w:r>
      <w:r w:rsidR="00D1097A">
        <w:rPr>
          <w:rFonts w:ascii="Times New Roman" w:eastAsia="Calibri" w:hAnsi="Times New Roman" w:cs="Times New Roman"/>
          <w:sz w:val="24"/>
          <w:szCs w:val="24"/>
          <w:lang w:val="en-US"/>
        </w:rPr>
        <w:t xml:space="preserve"> </w:t>
      </w:r>
      <w:r w:rsidR="00D1097A" w:rsidRPr="00D1097A">
        <w:rPr>
          <w:rFonts w:ascii="Times New Roman" w:eastAsia="Calibri" w:hAnsi="Times New Roman" w:cs="Times New Roman"/>
          <w:i/>
          <w:sz w:val="24"/>
          <w:szCs w:val="24"/>
          <w:lang w:val="en-US"/>
        </w:rPr>
        <w:t xml:space="preserve">Chlorella </w:t>
      </w:r>
      <w:r w:rsidR="00D1097A">
        <w:rPr>
          <w:rFonts w:ascii="Times New Roman" w:eastAsia="Calibri" w:hAnsi="Times New Roman" w:cs="Times New Roman"/>
          <w:sz w:val="24"/>
          <w:szCs w:val="24"/>
          <w:lang w:val="en-US"/>
        </w:rPr>
        <w:t xml:space="preserve">but a decrease for </w:t>
      </w:r>
      <w:proofErr w:type="spellStart"/>
      <w:r w:rsidR="00D1097A" w:rsidRPr="00D1097A">
        <w:rPr>
          <w:rFonts w:ascii="Times New Roman" w:eastAsia="Calibri" w:hAnsi="Times New Roman" w:cs="Times New Roman"/>
          <w:i/>
          <w:sz w:val="24"/>
          <w:szCs w:val="24"/>
          <w:lang w:val="en-US"/>
        </w:rPr>
        <w:t>Ankistrodesmus</w:t>
      </w:r>
      <w:proofErr w:type="spellEnd"/>
      <w:r w:rsidR="00DC6085">
        <w:rPr>
          <w:rFonts w:ascii="Times New Roman" w:eastAsia="Calibri" w:hAnsi="Times New Roman" w:cs="Times New Roman"/>
          <w:sz w:val="24"/>
          <w:szCs w:val="24"/>
          <w:lang w:val="en-US"/>
        </w:rPr>
        <w:t xml:space="preserve"> or</w:t>
      </w:r>
      <w:r w:rsidR="00BA773A" w:rsidRPr="00BA773A">
        <w:rPr>
          <w:rFonts w:ascii="Times New Roman" w:eastAsia="Calibri" w:hAnsi="Times New Roman" w:cs="Times New Roman"/>
          <w:i/>
          <w:sz w:val="24"/>
          <w:szCs w:val="24"/>
          <w:lang w:val="en-US"/>
        </w:rPr>
        <w:t xml:space="preserve"> </w:t>
      </w:r>
      <w:proofErr w:type="spellStart"/>
      <w:r w:rsidR="00BA773A" w:rsidRPr="00BA773A">
        <w:rPr>
          <w:rFonts w:ascii="Times New Roman" w:eastAsia="Calibri" w:hAnsi="Times New Roman" w:cs="Times New Roman"/>
          <w:i/>
          <w:sz w:val="24"/>
          <w:szCs w:val="24"/>
          <w:lang w:val="en-US"/>
        </w:rPr>
        <w:t>Selenastrum</w:t>
      </w:r>
      <w:proofErr w:type="spellEnd"/>
      <w:r w:rsidR="00D87B3F">
        <w:rPr>
          <w:rFonts w:ascii="Times New Roman" w:eastAsia="Calibri" w:hAnsi="Times New Roman" w:cs="Times New Roman"/>
          <w:sz w:val="24"/>
          <w:szCs w:val="24"/>
          <w:lang w:val="en-US"/>
        </w:rPr>
        <w:t xml:space="preserve"> (Fig. 2a</w:t>
      </w:r>
      <w:r w:rsidR="00986C69">
        <w:rPr>
          <w:rFonts w:ascii="Times New Roman" w:eastAsia="Calibri" w:hAnsi="Times New Roman" w:cs="Times New Roman"/>
          <w:sz w:val="24"/>
          <w:szCs w:val="24"/>
          <w:lang w:val="en-US"/>
        </w:rPr>
        <w:t>, Table 2</w:t>
      </w:r>
      <w:r w:rsidR="00482C93">
        <w:rPr>
          <w:rFonts w:ascii="Times New Roman" w:eastAsia="Calibri" w:hAnsi="Times New Roman" w:cs="Times New Roman"/>
          <w:sz w:val="24"/>
          <w:szCs w:val="24"/>
          <w:lang w:val="en-US"/>
        </w:rPr>
        <w:t>)</w:t>
      </w:r>
      <w:r w:rsidR="00BA773A">
        <w:rPr>
          <w:rFonts w:ascii="Times New Roman" w:eastAsia="Calibri" w:hAnsi="Times New Roman" w:cs="Times New Roman"/>
          <w:sz w:val="24"/>
          <w:szCs w:val="24"/>
          <w:lang w:val="en-US"/>
        </w:rPr>
        <w:t>.</w:t>
      </w:r>
      <w:r w:rsidR="00AA51E6">
        <w:rPr>
          <w:rFonts w:ascii="Times New Roman" w:hAnsi="Times New Roman" w:cs="Times New Roman"/>
          <w:sz w:val="24"/>
          <w:szCs w:val="24"/>
        </w:rPr>
        <w:t xml:space="preserve"> </w:t>
      </w:r>
      <w:r w:rsidR="0039173A">
        <w:rPr>
          <w:rFonts w:ascii="Times New Roman" w:hAnsi="Times New Roman" w:cs="Times New Roman"/>
          <w:sz w:val="24"/>
          <w:szCs w:val="24"/>
        </w:rPr>
        <w:t xml:space="preserve">When investigating the link between </w:t>
      </w:r>
      <w:proofErr w:type="spellStart"/>
      <w:r w:rsidR="00AA51E6">
        <w:rPr>
          <w:rFonts w:ascii="Times New Roman" w:hAnsi="Times New Roman" w:cs="Times New Roman"/>
          <w:sz w:val="24"/>
          <w:szCs w:val="24"/>
        </w:rPr>
        <w:t>rP</w:t>
      </w:r>
      <w:proofErr w:type="spellEnd"/>
      <w:r w:rsidR="00BA773A">
        <w:rPr>
          <w:rFonts w:ascii="Times New Roman" w:hAnsi="Times New Roman" w:cs="Times New Roman"/>
          <w:sz w:val="24"/>
          <w:szCs w:val="24"/>
        </w:rPr>
        <w:t xml:space="preserve"> </w:t>
      </w:r>
      <w:r w:rsidR="0039173A">
        <w:rPr>
          <w:rFonts w:ascii="Times New Roman" w:hAnsi="Times New Roman" w:cs="Times New Roman"/>
          <w:sz w:val="24"/>
          <w:szCs w:val="24"/>
        </w:rPr>
        <w:t>and growth rate, we found that</w:t>
      </w:r>
      <w:r w:rsidR="00AA51E6">
        <w:rPr>
          <w:rFonts w:ascii="Times New Roman" w:hAnsi="Times New Roman" w:cs="Times New Roman"/>
          <w:sz w:val="24"/>
          <w:szCs w:val="24"/>
        </w:rPr>
        <w:t xml:space="preserve"> growth rate increased with </w:t>
      </w:r>
      <w:proofErr w:type="spellStart"/>
      <w:r w:rsidR="00AA51E6">
        <w:rPr>
          <w:rFonts w:ascii="Times New Roman" w:hAnsi="Times New Roman" w:cs="Times New Roman"/>
          <w:sz w:val="24"/>
          <w:szCs w:val="24"/>
        </w:rPr>
        <w:t>rP</w:t>
      </w:r>
      <w:proofErr w:type="spellEnd"/>
      <w:r w:rsidR="00AA51E6">
        <w:rPr>
          <w:rFonts w:ascii="Times New Roman" w:hAnsi="Times New Roman" w:cs="Times New Roman"/>
          <w:sz w:val="24"/>
          <w:szCs w:val="24"/>
        </w:rPr>
        <w:t xml:space="preserve"> and temperature and differed between species (Ta</w:t>
      </w:r>
      <w:r w:rsidR="00BA773A">
        <w:rPr>
          <w:rFonts w:ascii="Times New Roman" w:hAnsi="Times New Roman" w:cs="Times New Roman"/>
          <w:sz w:val="24"/>
          <w:szCs w:val="24"/>
        </w:rPr>
        <w:t>ble 3</w:t>
      </w:r>
      <w:r w:rsidR="00D96E5A">
        <w:rPr>
          <w:rFonts w:ascii="Times New Roman" w:hAnsi="Times New Roman" w:cs="Times New Roman"/>
          <w:sz w:val="24"/>
          <w:szCs w:val="24"/>
        </w:rPr>
        <w:t xml:space="preserve">, </w:t>
      </w:r>
      <w:r w:rsidR="00D87B3F">
        <w:rPr>
          <w:rFonts w:ascii="Times New Roman" w:hAnsi="Times New Roman" w:cs="Times New Roman"/>
          <w:sz w:val="24"/>
          <w:szCs w:val="24"/>
        </w:rPr>
        <w:t>Fig 2b</w:t>
      </w:r>
      <w:r w:rsidR="00BA773A">
        <w:rPr>
          <w:rFonts w:ascii="Times New Roman" w:hAnsi="Times New Roman" w:cs="Times New Roman"/>
          <w:sz w:val="24"/>
          <w:szCs w:val="24"/>
        </w:rPr>
        <w:t xml:space="preserve">). </w:t>
      </w:r>
    </w:p>
    <w:p w:rsidR="00756992" w:rsidRDefault="00A25E17">
      <w:pPr>
        <w:pStyle w:val="Heading2"/>
        <w:spacing w:line="240" w:lineRule="auto"/>
      </w:pPr>
      <w:r w:rsidRPr="00A25E17">
        <w:t>Species competition</w:t>
      </w:r>
    </w:p>
    <w:p w:rsidR="00756992" w:rsidRDefault="00756992">
      <w:pPr>
        <w:spacing w:line="240" w:lineRule="auto"/>
      </w:pPr>
    </w:p>
    <w:p w:rsidR="00756992" w:rsidRDefault="008437FD">
      <w:pPr>
        <w:spacing w:line="240" w:lineRule="auto"/>
        <w:jc w:val="both"/>
        <w:rPr>
          <w:ins w:id="715" w:author="Garcia Carreras, Bernardo" w:date="2017-03-14T20:39:00Z"/>
          <w:rFonts w:ascii="Times New Roman" w:hAnsi="Times New Roman" w:cs="Times New Roman"/>
          <w:sz w:val="24"/>
          <w:szCs w:val="24"/>
        </w:rPr>
      </w:pPr>
      <w:r>
        <w:rPr>
          <w:rFonts w:ascii="Times New Roman" w:hAnsi="Times New Roman" w:cs="Times New Roman"/>
          <w:sz w:val="24"/>
          <w:szCs w:val="24"/>
        </w:rPr>
        <w:t xml:space="preserve">Competition between species varied depending on temperature, nutrient conditions and pair identity (Fig. </w:t>
      </w:r>
      <w:r w:rsidR="00D87B3F">
        <w:rPr>
          <w:rFonts w:ascii="Times New Roman" w:hAnsi="Times New Roman" w:cs="Times New Roman"/>
          <w:sz w:val="24"/>
          <w:szCs w:val="24"/>
        </w:rPr>
        <w:t>3</w:t>
      </w:r>
      <w:r w:rsidR="00455E0D">
        <w:rPr>
          <w:rFonts w:ascii="Times New Roman" w:hAnsi="Times New Roman" w:cs="Times New Roman"/>
          <w:sz w:val="24"/>
          <w:szCs w:val="24"/>
        </w:rPr>
        <w:t>).</w:t>
      </w:r>
      <w:r w:rsidR="00BD085E">
        <w:rPr>
          <w:rFonts w:ascii="Times New Roman" w:hAnsi="Times New Roman" w:cs="Times New Roman"/>
          <w:sz w:val="24"/>
          <w:szCs w:val="24"/>
        </w:rPr>
        <w:t xml:space="preserve"> </w:t>
      </w:r>
      <w:r w:rsidR="00BD085E" w:rsidRPr="00BD085E">
        <w:rPr>
          <w:rFonts w:ascii="Times New Roman" w:hAnsi="Times New Roman" w:cs="Times New Roman"/>
          <w:sz w:val="24"/>
          <w:szCs w:val="24"/>
        </w:rPr>
        <w:t xml:space="preserve">For instance, for the pair </w:t>
      </w:r>
      <w:r w:rsidR="00BD085E" w:rsidRPr="00BD085E">
        <w:rPr>
          <w:rFonts w:ascii="Times New Roman" w:hAnsi="Times New Roman" w:cs="Times New Roman"/>
          <w:i/>
          <w:sz w:val="24"/>
          <w:szCs w:val="24"/>
        </w:rPr>
        <w:t>Chlorella-</w:t>
      </w:r>
      <w:proofErr w:type="spellStart"/>
      <w:r w:rsidR="00BD085E" w:rsidRPr="00BD085E">
        <w:rPr>
          <w:rFonts w:ascii="Times New Roman" w:hAnsi="Times New Roman" w:cs="Times New Roman"/>
          <w:i/>
          <w:sz w:val="24"/>
          <w:szCs w:val="24"/>
        </w:rPr>
        <w:t>Ankistrodesmus</w:t>
      </w:r>
      <w:proofErr w:type="spellEnd"/>
      <w:r w:rsidR="00BD085E" w:rsidRPr="00BD085E">
        <w:rPr>
          <w:rFonts w:ascii="Times New Roman" w:hAnsi="Times New Roman" w:cs="Times New Roman"/>
          <w:sz w:val="24"/>
          <w:szCs w:val="24"/>
        </w:rPr>
        <w:t xml:space="preserve">, </w:t>
      </w:r>
      <w:r w:rsidR="00BD085E" w:rsidRPr="00BD085E">
        <w:rPr>
          <w:rFonts w:ascii="Times New Roman" w:hAnsi="Times New Roman" w:cs="Times New Roman"/>
          <w:i/>
          <w:sz w:val="24"/>
          <w:szCs w:val="24"/>
        </w:rPr>
        <w:t>Chlorella</w:t>
      </w:r>
      <w:r w:rsidR="00BD085E" w:rsidRPr="00BD085E">
        <w:rPr>
          <w:rFonts w:ascii="Times New Roman" w:hAnsi="Times New Roman" w:cs="Times New Roman"/>
          <w:sz w:val="24"/>
          <w:szCs w:val="24"/>
        </w:rPr>
        <w:t xml:space="preserve"> dominated </w:t>
      </w:r>
      <w:r w:rsidR="00BD085E" w:rsidRPr="00BD085E">
        <w:rPr>
          <w:rFonts w:ascii="Times New Roman" w:hAnsi="Times New Roman" w:cs="Times New Roman"/>
          <w:sz w:val="24"/>
          <w:szCs w:val="24"/>
        </w:rPr>
        <w:lastRenderedPageBreak/>
        <w:t xml:space="preserve">the competition at low temperature, while </w:t>
      </w:r>
      <w:proofErr w:type="spellStart"/>
      <w:r w:rsidR="00BD085E" w:rsidRPr="00BD085E">
        <w:rPr>
          <w:rFonts w:ascii="Times New Roman" w:hAnsi="Times New Roman" w:cs="Times New Roman"/>
          <w:i/>
          <w:sz w:val="24"/>
          <w:szCs w:val="24"/>
        </w:rPr>
        <w:t>Ankistrodesmus</w:t>
      </w:r>
      <w:proofErr w:type="spellEnd"/>
      <w:r w:rsidR="00BD085E" w:rsidRPr="00BD085E">
        <w:rPr>
          <w:rFonts w:ascii="Times New Roman" w:hAnsi="Times New Roman" w:cs="Times New Roman"/>
          <w:sz w:val="24"/>
          <w:szCs w:val="24"/>
        </w:rPr>
        <w:t xml:space="preserve"> dominated at high temperature. For the pair </w:t>
      </w:r>
      <w:proofErr w:type="spellStart"/>
      <w:r w:rsidR="00BD085E" w:rsidRPr="00BD085E">
        <w:rPr>
          <w:rFonts w:ascii="Times New Roman" w:hAnsi="Times New Roman" w:cs="Times New Roman"/>
          <w:i/>
          <w:sz w:val="24"/>
          <w:szCs w:val="24"/>
        </w:rPr>
        <w:t>Monoraphidium</w:t>
      </w:r>
      <w:proofErr w:type="spellEnd"/>
      <w:r w:rsidR="00BD085E" w:rsidRPr="00BD085E">
        <w:rPr>
          <w:rFonts w:ascii="Times New Roman" w:hAnsi="Times New Roman" w:cs="Times New Roman"/>
          <w:i/>
          <w:sz w:val="24"/>
          <w:szCs w:val="24"/>
        </w:rPr>
        <w:t>-Chlorella</w:t>
      </w:r>
      <w:r w:rsidR="00BD085E" w:rsidRPr="00BD085E">
        <w:rPr>
          <w:rFonts w:ascii="Times New Roman" w:hAnsi="Times New Roman" w:cs="Times New Roman"/>
          <w:sz w:val="24"/>
          <w:szCs w:val="24"/>
        </w:rPr>
        <w:t xml:space="preserve">, </w:t>
      </w:r>
      <w:proofErr w:type="spellStart"/>
      <w:r w:rsidR="00BD085E" w:rsidRPr="00BD085E">
        <w:rPr>
          <w:rFonts w:ascii="Times New Roman" w:hAnsi="Times New Roman" w:cs="Times New Roman"/>
          <w:i/>
          <w:sz w:val="24"/>
          <w:szCs w:val="24"/>
        </w:rPr>
        <w:t>Monoraphidium</w:t>
      </w:r>
      <w:proofErr w:type="spellEnd"/>
      <w:r w:rsidR="00BD085E" w:rsidRPr="00BD085E">
        <w:rPr>
          <w:rFonts w:ascii="Times New Roman" w:hAnsi="Times New Roman" w:cs="Times New Roman"/>
          <w:sz w:val="24"/>
          <w:szCs w:val="24"/>
        </w:rPr>
        <w:t xml:space="preserve"> won </w:t>
      </w:r>
      <w:del w:id="716" w:author="Garcia Carreras, Bernardo" w:date="2017-03-14T20:38:00Z">
        <w:r w:rsidR="00BD085E" w:rsidRPr="00BD085E" w:rsidDel="007F5560">
          <w:rPr>
            <w:rFonts w:ascii="Times New Roman" w:hAnsi="Times New Roman" w:cs="Times New Roman"/>
            <w:sz w:val="24"/>
            <w:szCs w:val="24"/>
          </w:rPr>
          <w:delText xml:space="preserve">at </w:delText>
        </w:r>
      </w:del>
      <w:ins w:id="717" w:author="Garcia Carreras, Bernardo" w:date="2017-03-14T20:38:00Z">
        <w:r w:rsidR="007F5560">
          <w:rPr>
            <w:rFonts w:ascii="Times New Roman" w:hAnsi="Times New Roman" w:cs="Times New Roman"/>
            <w:sz w:val="24"/>
            <w:szCs w:val="24"/>
          </w:rPr>
          <w:t>in</w:t>
        </w:r>
        <w:r w:rsidR="007F5560" w:rsidRPr="00BD085E">
          <w:rPr>
            <w:rFonts w:ascii="Times New Roman" w:hAnsi="Times New Roman" w:cs="Times New Roman"/>
            <w:sz w:val="24"/>
            <w:szCs w:val="24"/>
          </w:rPr>
          <w:t xml:space="preserve"> </w:t>
        </w:r>
      </w:ins>
      <w:r w:rsidR="00BD085E" w:rsidRPr="00BD085E">
        <w:rPr>
          <w:rFonts w:ascii="Times New Roman" w:hAnsi="Times New Roman" w:cs="Times New Roman"/>
          <w:sz w:val="24"/>
          <w:szCs w:val="24"/>
        </w:rPr>
        <w:t xml:space="preserve">every instance except at </w:t>
      </w:r>
      <w:del w:id="718" w:author="Garcia Carreras, Bernardo" w:date="2017-03-14T20:38:00Z">
        <w:r w:rsidR="00BD085E" w:rsidRPr="00BD085E" w:rsidDel="007F5560">
          <w:rPr>
            <w:rFonts w:ascii="Times New Roman" w:hAnsi="Times New Roman" w:cs="Times New Roman"/>
            <w:sz w:val="24"/>
            <w:szCs w:val="24"/>
          </w:rPr>
          <w:delText xml:space="preserve">the </w:delText>
        </w:r>
      </w:del>
      <w:r w:rsidR="00BD085E" w:rsidRPr="00BD085E">
        <w:rPr>
          <w:rFonts w:ascii="Times New Roman" w:hAnsi="Times New Roman" w:cs="Times New Roman"/>
          <w:sz w:val="24"/>
          <w:szCs w:val="24"/>
        </w:rPr>
        <w:t>high</w:t>
      </w:r>
      <w:del w:id="719" w:author="Garcia Carreras, Bernardo" w:date="2017-03-14T20:38:00Z">
        <w:r w:rsidR="00BD085E" w:rsidRPr="00BD085E" w:rsidDel="007F5560">
          <w:rPr>
            <w:rFonts w:ascii="Times New Roman" w:hAnsi="Times New Roman" w:cs="Times New Roman"/>
            <w:sz w:val="24"/>
            <w:szCs w:val="24"/>
          </w:rPr>
          <w:delText>-</w:delText>
        </w:r>
      </w:del>
      <w:ins w:id="720" w:author="Garcia Carreras, Bernardo" w:date="2017-03-14T20:38:00Z">
        <w:r w:rsidR="007F5560">
          <w:rPr>
            <w:rFonts w:ascii="Times New Roman" w:hAnsi="Times New Roman" w:cs="Times New Roman"/>
            <w:sz w:val="24"/>
            <w:szCs w:val="24"/>
          </w:rPr>
          <w:t xml:space="preserve"> </w:t>
        </w:r>
      </w:ins>
      <w:r w:rsidR="00BD085E" w:rsidRPr="00BD085E">
        <w:rPr>
          <w:rFonts w:ascii="Times New Roman" w:hAnsi="Times New Roman" w:cs="Times New Roman"/>
          <w:sz w:val="24"/>
          <w:szCs w:val="24"/>
        </w:rPr>
        <w:t>nutrient</w:t>
      </w:r>
      <w:ins w:id="721" w:author="Garcia Carreras, Bernardo" w:date="2017-03-14T20:38:00Z">
        <w:r w:rsidR="007F5560">
          <w:rPr>
            <w:rFonts w:ascii="Times New Roman" w:hAnsi="Times New Roman" w:cs="Times New Roman"/>
            <w:sz w:val="24"/>
            <w:szCs w:val="24"/>
          </w:rPr>
          <w:t xml:space="preserve"> concentration and</w:t>
        </w:r>
      </w:ins>
      <w:del w:id="722" w:author="Garcia Carreras, Bernardo" w:date="2017-03-14T20:38:00Z">
        <w:r w:rsidR="00BD085E" w:rsidRPr="00BD085E" w:rsidDel="007F5560">
          <w:rPr>
            <w:rFonts w:ascii="Times New Roman" w:hAnsi="Times New Roman" w:cs="Times New Roman"/>
            <w:sz w:val="24"/>
            <w:szCs w:val="24"/>
          </w:rPr>
          <w:delText>,</w:delText>
        </w:r>
      </w:del>
      <w:r w:rsidR="00BD085E" w:rsidRPr="00BD085E">
        <w:rPr>
          <w:rFonts w:ascii="Times New Roman" w:hAnsi="Times New Roman" w:cs="Times New Roman"/>
          <w:sz w:val="24"/>
          <w:szCs w:val="24"/>
        </w:rPr>
        <w:t xml:space="preserve"> high</w:t>
      </w:r>
      <w:del w:id="723" w:author="Garcia Carreras, Bernardo" w:date="2017-03-14T20:38:00Z">
        <w:r w:rsidR="00BD085E" w:rsidRPr="00BD085E" w:rsidDel="007F5560">
          <w:rPr>
            <w:rFonts w:ascii="Times New Roman" w:hAnsi="Times New Roman" w:cs="Times New Roman"/>
            <w:sz w:val="24"/>
            <w:szCs w:val="24"/>
          </w:rPr>
          <w:delText>-</w:delText>
        </w:r>
      </w:del>
      <w:ins w:id="724" w:author="Garcia Carreras, Bernardo" w:date="2017-03-14T20:38:00Z">
        <w:r w:rsidR="007F5560">
          <w:rPr>
            <w:rFonts w:ascii="Times New Roman" w:hAnsi="Times New Roman" w:cs="Times New Roman"/>
            <w:sz w:val="24"/>
            <w:szCs w:val="24"/>
          </w:rPr>
          <w:t xml:space="preserve"> </w:t>
        </w:r>
      </w:ins>
      <w:r w:rsidR="00BD085E" w:rsidRPr="00BD085E">
        <w:rPr>
          <w:rFonts w:ascii="Times New Roman" w:hAnsi="Times New Roman" w:cs="Times New Roman"/>
          <w:sz w:val="24"/>
          <w:szCs w:val="24"/>
        </w:rPr>
        <w:t xml:space="preserve">temperature, where </w:t>
      </w:r>
      <w:r w:rsidR="00BD085E" w:rsidRPr="00BD085E">
        <w:rPr>
          <w:rFonts w:ascii="Times New Roman" w:hAnsi="Times New Roman" w:cs="Times New Roman"/>
          <w:i/>
          <w:sz w:val="24"/>
          <w:szCs w:val="24"/>
        </w:rPr>
        <w:t>Chlorella</w:t>
      </w:r>
      <w:r w:rsidR="00BD085E" w:rsidRPr="00BD085E">
        <w:rPr>
          <w:rFonts w:ascii="Times New Roman" w:hAnsi="Times New Roman" w:cs="Times New Roman"/>
          <w:sz w:val="24"/>
          <w:szCs w:val="24"/>
        </w:rPr>
        <w:t xml:space="preserve"> won. For </w:t>
      </w:r>
      <w:del w:id="725" w:author="Garcia Carreras, Bernardo" w:date="2017-02-22T14:30:00Z">
        <w:r w:rsidR="00BD085E" w:rsidRPr="00BD085E" w:rsidDel="005714B0">
          <w:rPr>
            <w:rFonts w:ascii="Times New Roman" w:hAnsi="Times New Roman" w:cs="Times New Roman"/>
            <w:sz w:val="24"/>
            <w:szCs w:val="24"/>
          </w:rPr>
          <w:delText xml:space="preserve">The </w:delText>
        </w:r>
      </w:del>
      <w:ins w:id="726" w:author="Garcia Carreras, Bernardo" w:date="2017-02-22T14:30:00Z">
        <w:r w:rsidR="005714B0">
          <w:rPr>
            <w:rFonts w:ascii="Times New Roman" w:hAnsi="Times New Roman" w:cs="Times New Roman"/>
            <w:sz w:val="24"/>
            <w:szCs w:val="24"/>
          </w:rPr>
          <w:t>t</w:t>
        </w:r>
        <w:r w:rsidR="005714B0" w:rsidRPr="00BD085E">
          <w:rPr>
            <w:rFonts w:ascii="Times New Roman" w:hAnsi="Times New Roman" w:cs="Times New Roman"/>
            <w:sz w:val="24"/>
            <w:szCs w:val="24"/>
          </w:rPr>
          <w:t xml:space="preserve">he </w:t>
        </w:r>
      </w:ins>
      <w:r w:rsidR="00BD085E" w:rsidRPr="00BD085E">
        <w:rPr>
          <w:rFonts w:ascii="Times New Roman" w:hAnsi="Times New Roman" w:cs="Times New Roman"/>
          <w:sz w:val="24"/>
          <w:szCs w:val="24"/>
        </w:rPr>
        <w:t xml:space="preserve">pair </w:t>
      </w:r>
      <w:proofErr w:type="spellStart"/>
      <w:r w:rsidR="001523F6">
        <w:rPr>
          <w:rFonts w:ascii="Times New Roman" w:hAnsi="Times New Roman" w:cs="Times New Roman"/>
          <w:i/>
          <w:sz w:val="24"/>
          <w:szCs w:val="24"/>
        </w:rPr>
        <w:t>Scenedesmus-Chlamy</w:t>
      </w:r>
      <w:r w:rsidR="00BD085E" w:rsidRPr="00BD085E">
        <w:rPr>
          <w:rFonts w:ascii="Times New Roman" w:hAnsi="Times New Roman" w:cs="Times New Roman"/>
          <w:i/>
          <w:sz w:val="24"/>
          <w:szCs w:val="24"/>
        </w:rPr>
        <w:t>domonas</w:t>
      </w:r>
      <w:proofErr w:type="spellEnd"/>
      <w:r w:rsidR="00BD085E" w:rsidRPr="00BD085E">
        <w:rPr>
          <w:rFonts w:ascii="Times New Roman" w:hAnsi="Times New Roman" w:cs="Times New Roman"/>
          <w:sz w:val="24"/>
          <w:szCs w:val="24"/>
        </w:rPr>
        <w:t xml:space="preserve">, at low temperature, the two species coexisted regardless of nutrient conditions, while at high temperature </w:t>
      </w:r>
      <w:commentRangeStart w:id="727"/>
      <w:r w:rsidR="00BD085E" w:rsidRPr="00BD085E">
        <w:rPr>
          <w:rFonts w:ascii="Times New Roman" w:hAnsi="Times New Roman" w:cs="Times New Roman"/>
          <w:sz w:val="24"/>
          <w:szCs w:val="24"/>
        </w:rPr>
        <w:t xml:space="preserve">coexistence </w:t>
      </w:r>
      <w:commentRangeEnd w:id="727"/>
      <w:r w:rsidR="005714B0">
        <w:rPr>
          <w:rStyle w:val="CommentReference"/>
        </w:rPr>
        <w:commentReference w:id="727"/>
      </w:r>
      <w:r w:rsidR="00BD085E" w:rsidRPr="00BD085E">
        <w:rPr>
          <w:rFonts w:ascii="Times New Roman" w:hAnsi="Times New Roman" w:cs="Times New Roman"/>
          <w:sz w:val="24"/>
          <w:szCs w:val="24"/>
        </w:rPr>
        <w:t xml:space="preserve">depended of nutrient conditions: at low nutrient conditions, the species coexisted while at high nutrient conditions </w:t>
      </w:r>
      <w:proofErr w:type="spellStart"/>
      <w:r w:rsidR="00BD085E" w:rsidRPr="00BD085E">
        <w:rPr>
          <w:rFonts w:ascii="Times New Roman" w:hAnsi="Times New Roman" w:cs="Times New Roman"/>
          <w:i/>
          <w:sz w:val="24"/>
          <w:szCs w:val="24"/>
        </w:rPr>
        <w:t>Chlamydomonas</w:t>
      </w:r>
      <w:proofErr w:type="spellEnd"/>
      <w:r w:rsidR="00BD085E">
        <w:rPr>
          <w:rFonts w:ascii="Times New Roman" w:hAnsi="Times New Roman" w:cs="Times New Roman"/>
          <w:sz w:val="24"/>
          <w:szCs w:val="24"/>
        </w:rPr>
        <w:t xml:space="preserve"> won (Fig. 3</w:t>
      </w:r>
      <w:r w:rsidR="00BD085E" w:rsidRPr="00BD085E">
        <w:rPr>
          <w:rFonts w:ascii="Times New Roman" w:hAnsi="Times New Roman" w:cs="Times New Roman"/>
          <w:sz w:val="24"/>
          <w:szCs w:val="24"/>
        </w:rPr>
        <w:t>).</w:t>
      </w:r>
    </w:p>
    <w:p w:rsidR="00756992" w:rsidRDefault="007A20CA">
      <w:pPr>
        <w:spacing w:line="240" w:lineRule="auto"/>
        <w:jc w:val="both"/>
        <w:rPr>
          <w:ins w:id="728" w:author="Garcia Carreras, Bernardo" w:date="2017-03-15T14:28:00Z"/>
          <w:rFonts w:ascii="Times New Roman" w:hAnsi="Times New Roman" w:cs="Times New Roman"/>
          <w:sz w:val="24"/>
          <w:szCs w:val="24"/>
        </w:rPr>
      </w:pPr>
      <w:commentRangeStart w:id="729"/>
      <w:ins w:id="730" w:author="Garcia Carreras, Bernardo" w:date="2017-03-14T21:31:00Z">
        <w:r>
          <w:rPr>
            <w:rFonts w:ascii="Times New Roman" w:hAnsi="Times New Roman" w:cs="Times New Roman"/>
            <w:sz w:val="24"/>
            <w:szCs w:val="24"/>
          </w:rPr>
          <w:t>Differences in</w:t>
        </w:r>
      </w:ins>
      <w:ins w:id="731" w:author="Garcia Carreras, Bernardo" w:date="2017-03-15T14:15:00Z">
        <w:r w:rsidR="00D975E8">
          <w:rPr>
            <w:rFonts w:ascii="Times New Roman" w:hAnsi="Times New Roman" w:cs="Times New Roman"/>
            <w:sz w:val="24"/>
            <w:szCs w:val="24"/>
          </w:rPr>
          <w:t xml:space="preserve"> rP158</w:t>
        </w:r>
      </w:ins>
      <w:ins w:id="732" w:author="Garcia Carreras, Bernardo" w:date="2017-03-14T21:31:00Z">
        <w:r>
          <w:rPr>
            <w:rFonts w:ascii="Times New Roman" w:hAnsi="Times New Roman" w:cs="Times New Roman"/>
            <w:sz w:val="24"/>
            <w:szCs w:val="24"/>
          </w:rPr>
          <w:t xml:space="preserve"> between the two competitors alone predicted the correct competitive outcome </w:t>
        </w:r>
      </w:ins>
      <w:ins w:id="733" w:author="Garcia Carreras, Bernardo" w:date="2017-03-15T14:15:00Z">
        <w:r w:rsidR="00D975E8">
          <w:rPr>
            <w:rFonts w:ascii="Times New Roman" w:hAnsi="Times New Roman" w:cs="Times New Roman"/>
            <w:sz w:val="24"/>
            <w:szCs w:val="24"/>
          </w:rPr>
          <w:t>7</w:t>
        </w:r>
      </w:ins>
      <w:ins w:id="734" w:author="Garcia Carreras, Bernardo" w:date="2017-03-14T21:31:00Z">
        <w:r>
          <w:rPr>
            <w:rFonts w:ascii="Times New Roman" w:hAnsi="Times New Roman" w:cs="Times New Roman"/>
            <w:sz w:val="24"/>
            <w:szCs w:val="24"/>
          </w:rPr>
          <w:t xml:space="preserve">0% of times (that is, the competitor with the higher </w:t>
        </w:r>
      </w:ins>
      <w:ins w:id="735" w:author="Garcia Carreras, Bernardo" w:date="2017-03-15T14:15:00Z">
        <w:r w:rsidR="00D975E8">
          <w:rPr>
            <w:rFonts w:ascii="Times New Roman" w:hAnsi="Times New Roman" w:cs="Times New Roman"/>
            <w:sz w:val="24"/>
            <w:szCs w:val="24"/>
          </w:rPr>
          <w:t>rP158</w:t>
        </w:r>
      </w:ins>
      <w:ins w:id="736" w:author="Garcia Carreras, Bernardo" w:date="2017-03-14T21:32:00Z">
        <w:r>
          <w:rPr>
            <w:rFonts w:ascii="Times New Roman" w:hAnsi="Times New Roman" w:cs="Times New Roman"/>
            <w:sz w:val="24"/>
            <w:szCs w:val="24"/>
          </w:rPr>
          <w:t xml:space="preserve"> won the competition</w:t>
        </w:r>
      </w:ins>
      <w:ins w:id="737" w:author="Garcia Carreras, Bernardo" w:date="2017-03-14T21:41:00Z">
        <w:r w:rsidR="00B42939">
          <w:rPr>
            <w:rFonts w:ascii="Times New Roman" w:hAnsi="Times New Roman" w:cs="Times New Roman"/>
            <w:sz w:val="24"/>
            <w:szCs w:val="24"/>
          </w:rPr>
          <w:t>; Table 4</w:t>
        </w:r>
      </w:ins>
      <w:ins w:id="738" w:author="Garcia Carreras, Bernardo" w:date="2017-03-14T21:32:00Z">
        <w:r w:rsidR="00D27F12">
          <w:rPr>
            <w:rFonts w:ascii="Times New Roman" w:hAnsi="Times New Roman" w:cs="Times New Roman"/>
            <w:sz w:val="24"/>
            <w:szCs w:val="24"/>
          </w:rPr>
          <w:t xml:space="preserve">), </w:t>
        </w:r>
      </w:ins>
      <w:commentRangeEnd w:id="729"/>
      <w:r w:rsidR="00ED2DEB">
        <w:rPr>
          <w:rStyle w:val="CommentReference"/>
        </w:rPr>
        <w:commentReference w:id="729"/>
      </w:r>
      <w:ins w:id="739" w:author="Garcia Carreras, Bernardo" w:date="2017-03-14T21:32:00Z">
        <w:r w:rsidR="00D27F12">
          <w:rPr>
            <w:rFonts w:ascii="Times New Roman" w:hAnsi="Times New Roman" w:cs="Times New Roman"/>
            <w:sz w:val="24"/>
            <w:szCs w:val="24"/>
          </w:rPr>
          <w:t xml:space="preserve">while </w:t>
        </w:r>
      </w:ins>
      <w:ins w:id="740" w:author="Garcia Carreras, Bernardo" w:date="2017-03-15T16:23:00Z">
        <w:r w:rsidR="00D27F12">
          <w:rPr>
            <w:rFonts w:ascii="Times New Roman" w:hAnsi="Times New Roman" w:cs="Times New Roman"/>
            <w:sz w:val="24"/>
            <w:szCs w:val="24"/>
          </w:rPr>
          <w:t xml:space="preserve">for </w:t>
        </w:r>
      </w:ins>
      <w:ins w:id="741" w:author="Garcia Carreras, Bernardo" w:date="2017-03-14T21:32:00Z">
        <w:r w:rsidR="00D27F12">
          <w:rPr>
            <w:rFonts w:ascii="Times New Roman" w:hAnsi="Times New Roman" w:cs="Times New Roman"/>
            <w:sz w:val="24"/>
            <w:szCs w:val="24"/>
          </w:rPr>
          <w:t xml:space="preserve">differences in </w:t>
        </w:r>
      </w:ins>
      <m:oMath>
        <w:ins w:id="742" w:author="Garcia Carreras, Bernardo" w:date="2017-03-15T16:22:00Z">
          <m:r>
            <w:rPr>
              <w:rFonts w:ascii="Cambria Math" w:hAnsi="Cambria Math" w:cs="Times New Roman"/>
              <w:sz w:val="24"/>
              <w:szCs w:val="24"/>
            </w:rPr>
            <m:t>μ</m:t>
          </m:r>
        </w:ins>
      </m:oMath>
      <w:r w:rsidR="00D27F12">
        <w:rPr>
          <w:rFonts w:ascii="Times New Roman" w:hAnsi="Times New Roman" w:cs="Times New Roman"/>
          <w:sz w:val="24"/>
          <w:szCs w:val="24"/>
        </w:rPr>
        <w:t xml:space="preserve"> (the growth rate from the Buchanan model measured at the specific temperature and nutrient concentration) </w:t>
      </w:r>
      <w:ins w:id="743" w:author="Garcia Carreras, Bernardo" w:date="2017-03-15T16:23:00Z">
        <w:r w:rsidR="00D27F12">
          <w:rPr>
            <w:rFonts w:ascii="Times New Roman" w:hAnsi="Times New Roman" w:cs="Times New Roman"/>
            <w:sz w:val="24"/>
            <w:szCs w:val="24"/>
          </w:rPr>
          <w:t xml:space="preserve">it </w:t>
        </w:r>
      </w:ins>
      <w:ins w:id="744" w:author="Garcia Carreras, Bernardo" w:date="2017-03-15T18:13:00Z">
        <w:r w:rsidR="002D6E7B">
          <w:rPr>
            <w:rFonts w:ascii="Times New Roman" w:hAnsi="Times New Roman" w:cs="Times New Roman"/>
            <w:sz w:val="24"/>
            <w:szCs w:val="24"/>
          </w:rPr>
          <w:t xml:space="preserve">the figure </w:t>
        </w:r>
      </w:ins>
      <w:ins w:id="745" w:author="Garcia Carreras, Bernardo" w:date="2017-03-15T16:23:00Z">
        <w:r w:rsidR="00D27F12">
          <w:rPr>
            <w:rFonts w:ascii="Times New Roman" w:hAnsi="Times New Roman" w:cs="Times New Roman"/>
            <w:sz w:val="24"/>
            <w:szCs w:val="24"/>
          </w:rPr>
          <w:t>was 62%.</w:t>
        </w:r>
      </w:ins>
      <w:ins w:id="746" w:author="Garcia Carreras, Bernardo" w:date="2017-03-14T21:32:00Z">
        <w:r>
          <w:rPr>
            <w:rFonts w:ascii="Times New Roman" w:hAnsi="Times New Roman" w:cs="Times New Roman"/>
            <w:sz w:val="24"/>
            <w:szCs w:val="24"/>
          </w:rPr>
          <w:t xml:space="preserve"> </w:t>
        </w:r>
      </w:ins>
      <w:ins w:id="747" w:author="Garcia Carreras, Bernardo" w:date="2017-03-15T14:16:00Z">
        <w:r w:rsidR="00D975E8">
          <w:rPr>
            <w:rFonts w:ascii="Times New Roman" w:hAnsi="Times New Roman" w:cs="Times New Roman"/>
            <w:sz w:val="24"/>
            <w:szCs w:val="24"/>
          </w:rPr>
          <w:t xml:space="preserve">Mismatches in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D975E8">
          <w:rPr>
            <w:rFonts w:ascii="Times New Roman" w:hAnsi="Times New Roman" w:cs="Times New Roman"/>
            <w:sz w:val="24"/>
            <w:szCs w:val="24"/>
          </w:rPr>
          <w:t xml:space="preserve"> </w:t>
        </w:r>
      </w:ins>
      <w:ins w:id="748" w:author="Garcia Carreras, Bernardo" w:date="2017-03-15T16:23:00Z">
        <w:r w:rsidR="00D27F12">
          <w:rPr>
            <w:rFonts w:ascii="Times New Roman" w:hAnsi="Times New Roman" w:cs="Times New Roman"/>
            <w:sz w:val="24"/>
            <w:szCs w:val="24"/>
          </w:rPr>
          <w:t xml:space="preserve">(maximum growth rate at saturating nutrient concentrations from the Monod model) </w:t>
        </w:r>
      </w:ins>
      <w:ins w:id="749" w:author="Garcia Carreras, Bernardo" w:date="2017-03-15T14:16:00Z">
        <w:r w:rsidR="00D975E8">
          <w:rPr>
            <w:rFonts w:ascii="Times New Roman" w:hAnsi="Times New Roman" w:cs="Times New Roman"/>
            <w:sz w:val="24"/>
            <w:szCs w:val="24"/>
          </w:rPr>
          <w:t xml:space="preserve">predicted the competitive outcome 60% of times, and </w:t>
        </w:r>
      </w:ins>
      <w:ins w:id="750" w:author="Garcia Carreras, Bernardo" w:date="2017-03-14T21:32:00Z">
        <w:r>
          <w:rPr>
            <w:rFonts w:ascii="Times New Roman" w:hAnsi="Times New Roman" w:cs="Times New Roman"/>
            <w:sz w:val="24"/>
            <w:szCs w:val="24"/>
          </w:rPr>
          <w:t xml:space="preserve">differences in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xml:space="preserve"> only predicted the correct competitive outcome 37% of times (i.e., the competitor with the lower </w:t>
        </w:r>
      </w:ins>
      <m:oMath>
        <m:sSub>
          <m:sSubPr>
            <m:ctrlPr>
              <w:ins w:id="751" w:author="Garcia Carreras, Bernardo" w:date="2017-03-14T21:33:00Z">
                <w:rPr>
                  <w:rFonts w:ascii="Cambria Math" w:hAnsi="Cambria Math" w:cs="Times New Roman"/>
                  <w:i/>
                  <w:sz w:val="24"/>
                  <w:szCs w:val="24"/>
                </w:rPr>
              </w:ins>
            </m:ctrlPr>
          </m:sSubPr>
          <m:e>
            <w:ins w:id="752" w:author="Garcia Carreras, Bernardo" w:date="2017-03-14T21:33:00Z">
              <m:r>
                <w:rPr>
                  <w:rFonts w:ascii="Cambria Math" w:hAnsi="Cambria Math" w:cs="Times New Roman"/>
                  <w:sz w:val="24"/>
                  <w:szCs w:val="24"/>
                </w:rPr>
                <m:t>K</m:t>
              </m:r>
            </w:ins>
          </m:e>
          <m:sub>
            <w:ins w:id="753" w:author="Garcia Carreras, Bernardo" w:date="2017-03-14T21:33:00Z">
              <m:r>
                <w:rPr>
                  <w:rFonts w:ascii="Cambria Math" w:hAnsi="Cambria Math" w:cs="Times New Roman"/>
                  <w:sz w:val="24"/>
                  <w:szCs w:val="24"/>
                </w:rPr>
                <m:t>S</m:t>
              </m:r>
            </w:ins>
          </m:sub>
        </m:sSub>
        <w:ins w:id="754" w:author="Garcia Carreras, Bernardo" w:date="2017-03-14T21:33:00Z"/>
      </m:oMath>
      <w:r>
        <w:rPr>
          <w:rFonts w:ascii="Times New Roman" w:hAnsi="Times New Roman" w:cs="Times New Roman"/>
          <w:sz w:val="24"/>
          <w:szCs w:val="24"/>
        </w:rPr>
        <w:t xml:space="preserve"> won the competition). The difference in predictive power of mismatches</w:t>
      </w:r>
      <w:ins w:id="755" w:author="Garcia Carreras, Bernardo" w:date="2017-03-15T14:17:00Z">
        <w:r w:rsidR="00561CBB">
          <w:rPr>
            <w:rFonts w:ascii="Times New Roman" w:hAnsi="Times New Roman" w:cs="Times New Roman"/>
            <w:sz w:val="24"/>
            <w:szCs w:val="24"/>
          </w:rPr>
          <w:t xml:space="preserve"> in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561CBB">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ins>
      <w:ins w:id="756" w:author="Garcia Carreras, Bernardo" w:date="2017-03-14T21:33:00Z">
        <w:r>
          <w:rPr>
            <w:rFonts w:ascii="Times New Roman" w:hAnsi="Times New Roman" w:cs="Times New Roman"/>
            <w:sz w:val="24"/>
            <w:szCs w:val="24"/>
          </w:rPr>
          <w:t xml:space="preserve"> stands to reason given the positive correlation between individuals</w:t>
        </w:r>
      </w:ins>
      <w:ins w:id="757" w:author="Garcia Carreras, Bernardo" w:date="2017-03-14T21:34:00Z">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and </w:t>
        </w:r>
        <m:oMath>
          <w:proofErr w:type="gramEnd"/>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xml:space="preserve">; given </w:t>
        </w:r>
      </w:ins>
      <w:ins w:id="758" w:author="Garcia Carreras, Bernardo" w:date="2017-03-14T21:36:00Z">
        <w:r w:rsidR="0023348E">
          <w:rPr>
            <w:rFonts w:ascii="Times New Roman" w:hAnsi="Times New Roman" w:cs="Times New Roman"/>
            <w:sz w:val="24"/>
            <w:szCs w:val="24"/>
          </w:rPr>
          <w:t xml:space="preserve">a high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ins>
      <w:ins w:id="759" w:author="Garcia Carreras, Bernardo" w:date="2017-03-14T21:37:00Z">
        <w:r w:rsidR="0023348E">
          <w:rPr>
            <w:rFonts w:ascii="Times New Roman" w:hAnsi="Times New Roman" w:cs="Times New Roman"/>
            <w:sz w:val="24"/>
            <w:szCs w:val="24"/>
          </w:rPr>
          <w:t xml:space="preserve"> is associated to a high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23348E">
          <w:rPr>
            <w:rFonts w:ascii="Times New Roman" w:hAnsi="Times New Roman" w:cs="Times New Roman"/>
            <w:sz w:val="24"/>
            <w:szCs w:val="24"/>
          </w:rPr>
          <w:t xml:space="preserve">, </w:t>
        </w:r>
        <w:r w:rsidR="00C763C6">
          <w:rPr>
            <w:rFonts w:ascii="Times New Roman" w:hAnsi="Times New Roman" w:cs="Times New Roman"/>
            <w:sz w:val="24"/>
            <w:szCs w:val="24"/>
          </w:rPr>
          <w:t xml:space="preserve">both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ins>
      <w:ins w:id="760" w:author="Garcia Carreras, Bernardo" w:date="2017-03-14T21:38:00Z">
        <w:r w:rsidR="00C763C6">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C763C6">
          <w:rPr>
            <w:rFonts w:ascii="Times New Roman" w:hAnsi="Times New Roman" w:cs="Times New Roman"/>
            <w:sz w:val="24"/>
            <w:szCs w:val="24"/>
          </w:rPr>
          <w:t xml:space="preserve"> are unlikely to equally be able to predict the outcome of a competition.</w:t>
        </w:r>
      </w:ins>
      <w:ins w:id="761" w:author="Garcia Carreras, Bernardo" w:date="2017-03-14T21:37:00Z">
        <w:r w:rsidR="00C763C6">
          <w:rPr>
            <w:rFonts w:ascii="Times New Roman" w:hAnsi="Times New Roman" w:cs="Times New Roman"/>
            <w:sz w:val="24"/>
            <w:szCs w:val="24"/>
          </w:rPr>
          <w:t xml:space="preserve"> </w:t>
        </w:r>
      </w:ins>
      <w:ins w:id="762" w:author="Garcia Carreras, Bernardo" w:date="2017-03-14T21:40:00Z">
        <w:r w:rsidR="00B42939">
          <w:rPr>
            <w:rFonts w:ascii="Times New Roman" w:hAnsi="Times New Roman" w:cs="Times New Roman"/>
            <w:sz w:val="24"/>
            <w:szCs w:val="24"/>
          </w:rPr>
          <w:t xml:space="preserve">The population model, which incorporates both mismatches in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B42939">
          <w:rPr>
            <w:rFonts w:ascii="Times New Roman" w:hAnsi="Times New Roman" w:cs="Times New Roman"/>
            <w:sz w:val="24"/>
            <w:szCs w:val="24"/>
          </w:rPr>
          <w:t xml:space="preserve"> </w:t>
        </w:r>
        <w:proofErr w:type="gramStart"/>
        <w:r w:rsidR="00B42939">
          <w:rPr>
            <w:rFonts w:ascii="Times New Roman" w:hAnsi="Times New Roman" w:cs="Times New Roman"/>
            <w:sz w:val="24"/>
            <w:szCs w:val="24"/>
          </w:rPr>
          <w:t xml:space="preserve">and </w:t>
        </w:r>
        <m:oMath>
          <w:proofErr w:type="gramEnd"/>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ins>
      <w:ins w:id="763" w:author="Garcia Carreras, Bernardo" w:date="2017-03-14T21:41:00Z">
        <w:r w:rsidR="00B42939">
          <w:rPr>
            <w:rFonts w:ascii="Times New Roman" w:hAnsi="Times New Roman" w:cs="Times New Roman"/>
            <w:sz w:val="24"/>
            <w:szCs w:val="24"/>
          </w:rPr>
          <w:t xml:space="preserve">, predicted the correct competitive outcome 65% of times. Therefore, the inclusion of both mismatches allowed for a </w:t>
        </w:r>
      </w:ins>
      <w:ins w:id="764" w:author="Garcia Carreras, Bernardo" w:date="2017-03-15T14:17:00Z">
        <w:r w:rsidR="00F331B1">
          <w:rPr>
            <w:rFonts w:ascii="Times New Roman" w:hAnsi="Times New Roman" w:cs="Times New Roman"/>
            <w:sz w:val="24"/>
            <w:szCs w:val="24"/>
          </w:rPr>
          <w:t xml:space="preserve">marginally </w:t>
        </w:r>
      </w:ins>
      <w:ins w:id="765" w:author="Garcia Carreras, Bernardo" w:date="2017-03-14T21:41:00Z">
        <w:r w:rsidR="00B42939">
          <w:rPr>
            <w:rFonts w:ascii="Times New Roman" w:hAnsi="Times New Roman" w:cs="Times New Roman"/>
            <w:sz w:val="24"/>
            <w:szCs w:val="24"/>
          </w:rPr>
          <w:t>greater predictive power.</w:t>
        </w:r>
      </w:ins>
      <w:ins w:id="766" w:author="Garcia Carreras, Bernardo" w:date="2017-03-14T21:42:00Z">
        <w:r w:rsidR="00B50495">
          <w:rPr>
            <w:rFonts w:ascii="Times New Roman" w:hAnsi="Times New Roman" w:cs="Times New Roman"/>
            <w:sz w:val="24"/>
            <w:szCs w:val="24"/>
          </w:rPr>
          <w:t xml:space="preserve"> </w:t>
        </w:r>
      </w:ins>
      <w:ins w:id="767" w:author="Garcia Carreras, Bernardo" w:date="2017-03-14T21:43:00Z">
        <w:r w:rsidR="00B50495">
          <w:rPr>
            <w:rFonts w:ascii="Times New Roman" w:hAnsi="Times New Roman" w:cs="Times New Roman"/>
            <w:sz w:val="24"/>
            <w:szCs w:val="24"/>
          </w:rPr>
          <w:t>Results remained largely the same when looking at the two temperatures and nutrient concentrations separately, but the predictability of the competi</w:t>
        </w:r>
      </w:ins>
      <w:ins w:id="768" w:author="Garcia Carreras, Bernardo" w:date="2017-03-14T21:44:00Z">
        <w:r w:rsidR="00B50495">
          <w:rPr>
            <w:rFonts w:ascii="Times New Roman" w:hAnsi="Times New Roman" w:cs="Times New Roman"/>
            <w:sz w:val="24"/>
            <w:szCs w:val="24"/>
          </w:rPr>
          <w:t>ti</w:t>
        </w:r>
      </w:ins>
      <w:ins w:id="769" w:author="Garcia Carreras, Bernardo" w:date="2017-03-14T21:43:00Z">
        <w:r w:rsidR="00B50495">
          <w:rPr>
            <w:rFonts w:ascii="Times New Roman" w:hAnsi="Times New Roman" w:cs="Times New Roman"/>
            <w:sz w:val="24"/>
            <w:szCs w:val="24"/>
          </w:rPr>
          <w:t>ve outcome was very dependent on the species involved.</w:t>
        </w:r>
      </w:ins>
      <w:ins w:id="770" w:author="Garcia Carreras, Bernardo" w:date="2017-03-14T21:44:00Z">
        <w:r w:rsidR="00B50495">
          <w:rPr>
            <w:rFonts w:ascii="Times New Roman" w:hAnsi="Times New Roman" w:cs="Times New Roman"/>
            <w:sz w:val="24"/>
            <w:szCs w:val="24"/>
          </w:rPr>
          <w:t xml:space="preserve"> </w:t>
        </w:r>
      </w:ins>
      <w:ins w:id="771" w:author="Garcia Carreras, Bernardo" w:date="2017-03-14T21:45:00Z">
        <w:r w:rsidR="00B50495">
          <w:rPr>
            <w:rFonts w:ascii="Times New Roman" w:hAnsi="Times New Roman" w:cs="Times New Roman"/>
            <w:sz w:val="24"/>
            <w:szCs w:val="24"/>
          </w:rPr>
          <w:t xml:space="preserve">Competitions involving </w:t>
        </w:r>
        <w:proofErr w:type="spellStart"/>
        <w:r w:rsidR="00B50495">
          <w:rPr>
            <w:rFonts w:ascii="Times New Roman" w:hAnsi="Times New Roman" w:cs="Times New Roman"/>
            <w:i/>
            <w:sz w:val="24"/>
            <w:szCs w:val="24"/>
          </w:rPr>
          <w:t>Selenastrum</w:t>
        </w:r>
        <w:proofErr w:type="spellEnd"/>
        <w:r w:rsidR="00B50495">
          <w:rPr>
            <w:rFonts w:ascii="Times New Roman" w:hAnsi="Times New Roman" w:cs="Times New Roman"/>
            <w:i/>
            <w:sz w:val="24"/>
            <w:szCs w:val="24"/>
          </w:rPr>
          <w:t xml:space="preserve"> </w:t>
        </w:r>
        <w:r w:rsidR="00B50495">
          <w:rPr>
            <w:rFonts w:ascii="Times New Roman" w:hAnsi="Times New Roman" w:cs="Times New Roman"/>
            <w:sz w:val="24"/>
            <w:szCs w:val="24"/>
          </w:rPr>
          <w:t>were consider</w:t>
        </w:r>
        <w:r w:rsidR="00411AE6">
          <w:rPr>
            <w:rFonts w:ascii="Times New Roman" w:hAnsi="Times New Roman" w:cs="Times New Roman"/>
            <w:sz w:val="24"/>
            <w:szCs w:val="24"/>
          </w:rPr>
          <w:t xml:space="preserve">ably more difficult to predict with any of the mismatches </w:t>
        </w:r>
      </w:ins>
      <w:del w:id="772" w:author="Garcia Carreras, Bernardo" w:date="2017-03-14T20:39:00Z">
        <w:r w:rsidR="00BD085E" w:rsidRPr="00BD085E" w:rsidDel="00E91107">
          <w:rPr>
            <w:rFonts w:ascii="Times New Roman" w:hAnsi="Times New Roman" w:cs="Times New Roman"/>
            <w:sz w:val="24"/>
            <w:szCs w:val="24"/>
          </w:rPr>
          <w:delText xml:space="preserve"> </w:delText>
        </w:r>
      </w:del>
      <w:ins w:id="773" w:author="Garcia Carreras, Bernardo" w:date="2017-03-14T21:46:00Z">
        <w:r w:rsidR="00B50495">
          <w:rPr>
            <w:rFonts w:ascii="Times New Roman" w:hAnsi="Times New Roman" w:cs="Times New Roman"/>
            <w:sz w:val="24"/>
            <w:szCs w:val="24"/>
          </w:rPr>
          <w:t xml:space="preserve">(Table 4). This could, in part, be due to the wide confidence intervals around estimates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ins>
      <w:ins w:id="774" w:author="Garcia Carreras, Bernardo" w:date="2017-03-14T21:47:00Z">
        <w:r w:rsidR="00B50495">
          <w:rPr>
            <w:rFonts w:ascii="Times New Roman" w:hAnsi="Times New Roman" w:cs="Times New Roman"/>
            <w:sz w:val="24"/>
            <w:szCs w:val="24"/>
          </w:rPr>
          <w:t xml:space="preserve"> at 25°C for this species (Fig. 1).</w:t>
        </w:r>
      </w:ins>
      <w:ins w:id="775" w:author="Garcia Carreras, Bernardo" w:date="2017-03-14T21:49:00Z">
        <w:r w:rsidR="00B50495">
          <w:rPr>
            <w:rFonts w:ascii="Times New Roman" w:hAnsi="Times New Roman" w:cs="Times New Roman"/>
            <w:sz w:val="24"/>
            <w:szCs w:val="24"/>
          </w:rPr>
          <w:t xml:space="preserve"> Indeed, </w:t>
        </w:r>
      </w:ins>
      <w:ins w:id="776" w:author="Garcia Carreras, Bernardo" w:date="2017-03-14T21:52:00Z">
        <w:r w:rsidR="00CA5AAF">
          <w:rPr>
            <w:rFonts w:ascii="Times New Roman" w:hAnsi="Times New Roman" w:cs="Times New Roman"/>
            <w:sz w:val="24"/>
            <w:szCs w:val="24"/>
          </w:rPr>
          <w:t xml:space="preserve">only </w:t>
        </w:r>
      </w:ins>
      <w:ins w:id="777" w:author="Garcia Carreras, Bernardo" w:date="2017-03-14T21:49:00Z">
        <w:r w:rsidR="00B50495">
          <w:rPr>
            <w:rFonts w:ascii="Times New Roman" w:hAnsi="Times New Roman" w:cs="Times New Roman"/>
            <w:sz w:val="24"/>
            <w:szCs w:val="24"/>
          </w:rPr>
          <w:t xml:space="preserve">removing competitions involving </w:t>
        </w:r>
        <w:proofErr w:type="spellStart"/>
        <w:r w:rsidR="00B50495">
          <w:rPr>
            <w:rFonts w:ascii="Times New Roman" w:hAnsi="Times New Roman" w:cs="Times New Roman"/>
            <w:i/>
            <w:sz w:val="24"/>
            <w:szCs w:val="24"/>
          </w:rPr>
          <w:t>Selenastrum</w:t>
        </w:r>
        <w:proofErr w:type="spellEnd"/>
        <w:r w:rsidR="00B50495">
          <w:rPr>
            <w:rFonts w:ascii="Times New Roman" w:hAnsi="Times New Roman" w:cs="Times New Roman"/>
            <w:sz w:val="24"/>
            <w:szCs w:val="24"/>
          </w:rPr>
          <w:t xml:space="preserve"> increased </w:t>
        </w:r>
      </w:ins>
      <w:ins w:id="778" w:author="Garcia Carreras, Bernardo" w:date="2017-03-14T21:50:00Z">
        <w:r w:rsidR="00B50495">
          <w:rPr>
            <w:rFonts w:ascii="Times New Roman" w:hAnsi="Times New Roman" w:cs="Times New Roman"/>
            <w:sz w:val="24"/>
            <w:szCs w:val="24"/>
          </w:rPr>
          <w:t xml:space="preserve">the predictive power of mismatches in </w:t>
        </w:r>
      </w:ins>
      <w:ins w:id="779" w:author="Garcia Carreras, Bernardo" w:date="2017-03-15T14:14:00Z">
        <w:r w:rsidR="00D975E8">
          <w:rPr>
            <w:rFonts w:ascii="Times New Roman" w:hAnsi="Times New Roman" w:cs="Times New Roman"/>
            <w:sz w:val="24"/>
            <w:szCs w:val="24"/>
          </w:rPr>
          <w:t>rP158</w:t>
        </w:r>
        <w:proofErr w:type="gramStart"/>
        <w:r w:rsidR="00D975E8">
          <w:rPr>
            <w:rFonts w:ascii="Times New Roman" w:hAnsi="Times New Roman" w:cs="Times New Roman"/>
            <w:sz w:val="24"/>
            <w:szCs w:val="24"/>
          </w:rPr>
          <w:t>,</w:t>
        </w:r>
      </w:ins>
      <w:ins w:id="780" w:author="Garcia Carreras, Bernardo" w:date="2017-03-15T16:24:00Z">
        <w:r w:rsidR="00D27F12">
          <w:rPr>
            <w:rFonts w:ascii="Times New Roman" w:hAnsi="Times New Roman" w:cs="Times New Roman"/>
            <w:sz w:val="24"/>
            <w:szCs w:val="24"/>
          </w:rPr>
          <w:t xml:space="preserve"> </w:t>
        </w:r>
        <m:oMath>
          <w:proofErr w:type="gramEnd"/>
          <m:r>
            <w:rPr>
              <w:rFonts w:ascii="Cambria Math" w:hAnsi="Cambria Math" w:cs="Times New Roman"/>
              <w:sz w:val="24"/>
              <w:szCs w:val="24"/>
            </w:rPr>
            <m:t>μ</m:t>
          </m:r>
        </m:oMath>
        <w:r w:rsidR="00D27F12">
          <w:rPr>
            <w:rFonts w:ascii="Times New Roman" w:hAnsi="Times New Roman" w:cs="Times New Roman"/>
            <w:sz w:val="24"/>
            <w:szCs w:val="24"/>
          </w:rPr>
          <w:t>,</w:t>
        </w:r>
      </w:ins>
      <w:ins w:id="781" w:author="Garcia Carreras, Bernardo" w:date="2017-03-15T14:14:00Z">
        <w:r w:rsidR="00D975E8">
          <w:rPr>
            <w:rFonts w:ascii="Times New Roman" w:hAnsi="Times New Roman" w:cs="Times New Roman"/>
            <w:sz w:val="24"/>
            <w:szCs w:val="24"/>
          </w:rPr>
          <w:t xml:space="preserve"> </w:t>
        </w:r>
      </w:ins>
      <m:oMath>
        <m:sSub>
          <m:sSubPr>
            <m:ctrlPr>
              <w:ins w:id="782" w:author="Garcia Carreras, Bernardo" w:date="2017-03-14T21:50:00Z">
                <w:rPr>
                  <w:rFonts w:ascii="Cambria Math" w:hAnsi="Cambria Math" w:cs="Times New Roman"/>
                  <w:i/>
                  <w:sz w:val="24"/>
                  <w:szCs w:val="24"/>
                </w:rPr>
              </w:ins>
            </m:ctrlPr>
          </m:sSubPr>
          <m:e>
            <w:ins w:id="783" w:author="Garcia Carreras, Bernardo" w:date="2017-03-14T21:50:00Z">
              <m:r>
                <w:rPr>
                  <w:rFonts w:ascii="Cambria Math" w:hAnsi="Cambria Math" w:cs="Times New Roman"/>
                  <w:sz w:val="24"/>
                  <w:szCs w:val="24"/>
                </w:rPr>
                <m:t>μ</m:t>
              </m:r>
            </w:ins>
          </m:e>
          <m:sub>
            <w:ins w:id="784" w:author="Garcia Carreras, Bernardo" w:date="2017-03-14T21:50:00Z">
              <m:r>
                <m:rPr>
                  <m:nor/>
                </m:rPr>
                <w:rPr>
                  <w:rFonts w:ascii="Cambria Math" w:hAnsi="Cambria Math" w:cs="Times New Roman"/>
                  <w:sz w:val="24"/>
                  <w:szCs w:val="24"/>
                </w:rPr>
                <m:t>max</m:t>
              </m:r>
            </w:ins>
          </m:sub>
        </m:sSub>
        <w:ins w:id="785" w:author="Garcia Carreras, Bernardo" w:date="2017-03-14T21:50:00Z"/>
      </m:oMath>
      <w:r w:rsidR="00B50495">
        <w:rPr>
          <w:rFonts w:ascii="Times New Roman" w:hAnsi="Times New Roman" w:cs="Times New Roman"/>
          <w:sz w:val="24"/>
          <w:szCs w:val="24"/>
        </w:rPr>
        <w:t xml:space="preserve"> and the population model </w:t>
      </w:r>
      <w:ins w:id="786" w:author="Garcia Carreras, Bernardo" w:date="2017-03-14T21:51:00Z">
        <w:r w:rsidR="00B50495">
          <w:rPr>
            <w:rFonts w:ascii="Times New Roman" w:hAnsi="Times New Roman" w:cs="Times New Roman"/>
            <w:sz w:val="24"/>
            <w:szCs w:val="24"/>
          </w:rPr>
          <w:t>(</w:t>
        </w:r>
      </w:ins>
      <w:ins w:id="787" w:author="Garcia Carreras, Bernardo" w:date="2017-03-15T14:14:00Z">
        <w:r w:rsidR="00D975E8">
          <w:rPr>
            <w:rFonts w:ascii="Times New Roman" w:hAnsi="Times New Roman" w:cs="Times New Roman"/>
            <w:sz w:val="24"/>
            <w:szCs w:val="24"/>
          </w:rPr>
          <w:t>82</w:t>
        </w:r>
      </w:ins>
      <w:ins w:id="788" w:author="Garcia Carreras, Bernardo" w:date="2017-03-15T14:15:00Z">
        <w:r w:rsidR="00D975E8">
          <w:rPr>
            <w:rFonts w:ascii="Times New Roman" w:hAnsi="Times New Roman" w:cs="Times New Roman"/>
            <w:sz w:val="24"/>
            <w:szCs w:val="24"/>
          </w:rPr>
          <w:t xml:space="preserve">.5%, </w:t>
        </w:r>
      </w:ins>
      <w:ins w:id="789" w:author="Garcia Carreras, Bernardo" w:date="2017-03-15T16:24:00Z">
        <w:r w:rsidR="00D27F12">
          <w:rPr>
            <w:rFonts w:ascii="Times New Roman" w:hAnsi="Times New Roman" w:cs="Times New Roman"/>
            <w:sz w:val="24"/>
            <w:szCs w:val="24"/>
          </w:rPr>
          <w:t xml:space="preserve">72.5%, </w:t>
        </w:r>
      </w:ins>
      <w:ins w:id="790" w:author="Garcia Carreras, Bernardo" w:date="2017-03-14T21:51:00Z">
        <w:r w:rsidR="00B50495">
          <w:rPr>
            <w:rFonts w:ascii="Times New Roman" w:hAnsi="Times New Roman" w:cs="Times New Roman"/>
            <w:sz w:val="24"/>
            <w:szCs w:val="24"/>
          </w:rPr>
          <w:t>72.5%</w:t>
        </w:r>
      </w:ins>
      <w:ins w:id="791" w:author="Garcia Carreras, Bernardo" w:date="2017-03-15T14:15:00Z">
        <w:r w:rsidR="00D975E8">
          <w:rPr>
            <w:rFonts w:ascii="Times New Roman" w:hAnsi="Times New Roman" w:cs="Times New Roman"/>
            <w:sz w:val="24"/>
            <w:szCs w:val="24"/>
          </w:rPr>
          <w:t>,</w:t>
        </w:r>
      </w:ins>
      <w:ins w:id="792" w:author="Garcia Carreras, Bernardo" w:date="2017-03-14T21:51:00Z">
        <w:r w:rsidR="00B50495">
          <w:rPr>
            <w:rFonts w:ascii="Times New Roman" w:hAnsi="Times New Roman" w:cs="Times New Roman"/>
            <w:sz w:val="24"/>
            <w:szCs w:val="24"/>
          </w:rPr>
          <w:t xml:space="preserve"> and 77.5% of outcomes correctly predicted, respectively)</w:t>
        </w:r>
      </w:ins>
      <w:ins w:id="793" w:author="Garcia Carreras, Bernardo" w:date="2017-03-14T21:53:00Z">
        <w:r w:rsidR="00581E7A">
          <w:rPr>
            <w:rFonts w:ascii="Times New Roman" w:hAnsi="Times New Roman" w:cs="Times New Roman"/>
            <w:sz w:val="24"/>
            <w:szCs w:val="24"/>
          </w:rPr>
          <w:t xml:space="preserve"> but not that of mismatches in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581E7A">
          <w:rPr>
            <w:rFonts w:ascii="Times New Roman" w:hAnsi="Times New Roman" w:cs="Times New Roman"/>
            <w:sz w:val="24"/>
            <w:szCs w:val="24"/>
          </w:rPr>
          <w:t xml:space="preserve"> (32.5%)</w:t>
        </w:r>
      </w:ins>
      <w:ins w:id="794" w:author="Garcia Carreras, Bernardo" w:date="2017-03-14T21:51:00Z">
        <w:r w:rsidR="00B50495">
          <w:rPr>
            <w:rFonts w:ascii="Times New Roman" w:hAnsi="Times New Roman" w:cs="Times New Roman"/>
            <w:sz w:val="24"/>
            <w:szCs w:val="24"/>
          </w:rPr>
          <w:t>.</w:t>
        </w:r>
      </w:ins>
    </w:p>
    <w:p w:rsidR="00756992" w:rsidRDefault="000D530B">
      <w:pPr>
        <w:spacing w:line="240" w:lineRule="auto"/>
        <w:jc w:val="both"/>
        <w:rPr>
          <w:ins w:id="795" w:author="Garcia Carreras, Bernardo" w:date="2017-03-15T18:20:00Z"/>
          <w:rFonts w:ascii="Times New Roman" w:hAnsi="Times New Roman" w:cs="Times New Roman"/>
          <w:sz w:val="24"/>
          <w:szCs w:val="24"/>
        </w:rPr>
      </w:pPr>
      <w:ins w:id="796" w:author="Garcia Carreras, Bernardo" w:date="2017-03-15T17:18:00Z">
        <w:r>
          <w:rPr>
            <w:rFonts w:ascii="Times New Roman" w:hAnsi="Times New Roman" w:cs="Times New Roman"/>
            <w:sz w:val="24"/>
            <w:szCs w:val="24"/>
          </w:rPr>
          <w:t xml:space="preserve">The results indicate that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is a distinctly more important </w:t>
        </w:r>
        <w:commentRangeStart w:id="797"/>
        <w:r>
          <w:rPr>
            <w:rFonts w:ascii="Times New Roman" w:hAnsi="Times New Roman" w:cs="Times New Roman"/>
            <w:sz w:val="24"/>
            <w:szCs w:val="24"/>
          </w:rPr>
          <w:t xml:space="preserve">trait </w:t>
        </w:r>
      </w:ins>
      <w:commentRangeEnd w:id="797"/>
      <w:ins w:id="798" w:author="Garcia Carreras, Bernardo" w:date="2017-03-15T17:20:00Z">
        <w:r>
          <w:rPr>
            <w:rStyle w:val="CommentReference"/>
          </w:rPr>
          <w:commentReference w:id="797"/>
        </w:r>
      </w:ins>
      <w:ins w:id="799" w:author="Garcia Carreras, Bernardo" w:date="2017-03-15T17:18:00Z">
        <w:r>
          <w:rPr>
            <w:rFonts w:ascii="Times New Roman" w:hAnsi="Times New Roman" w:cs="Times New Roman"/>
            <w:sz w:val="24"/>
            <w:szCs w:val="24"/>
          </w:rPr>
          <w:t xml:space="preserve">for predicting competitive outcomes than </w:t>
        </w:r>
        <w:proofErr w:type="gramStart"/>
        <w:r>
          <w:rPr>
            <w:rFonts w:ascii="Times New Roman" w:hAnsi="Times New Roman" w:cs="Times New Roman"/>
            <w:sz w:val="24"/>
            <w:szCs w:val="24"/>
          </w:rPr>
          <w:t xml:space="preserve">is </w:t>
        </w:r>
        <m:oMath>
          <w:proofErr w:type="gramEnd"/>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suggesting that performance at low nutrient concentrations had little bearing in a species</w:t>
        </w:r>
      </w:ins>
      <w:ins w:id="800" w:author="Garcia Carreras, Bernardo" w:date="2017-03-15T17:19:00Z">
        <w:r>
          <w:rPr>
            <w:rFonts w:ascii="Times New Roman" w:hAnsi="Times New Roman" w:cs="Times New Roman"/>
            <w:sz w:val="24"/>
            <w:szCs w:val="24"/>
          </w:rPr>
          <w:t>’ competitive ability.</w:t>
        </w:r>
      </w:ins>
      <w:ins w:id="801" w:author="Garcia Carreras, Bernardo" w:date="2017-03-15T18:17:00Z">
        <w:r w:rsidR="002D6E7B">
          <w:rPr>
            <w:rFonts w:ascii="Times New Roman" w:hAnsi="Times New Roman" w:cs="Times New Roman"/>
            <w:sz w:val="24"/>
            <w:szCs w:val="24"/>
          </w:rPr>
          <w:t xml:space="preserve"> Simulations clearly show that at higher nutrient concentrations, mismatches in </w:t>
        </w:r>
      </w:ins>
      <m:oMath>
        <m:sSub>
          <m:sSubPr>
            <m:ctrlPr>
              <w:ins w:id="802" w:author="Garcia Carreras, Bernardo" w:date="2017-03-15T18:18:00Z">
                <w:rPr>
                  <w:rFonts w:ascii="Cambria Math" w:hAnsi="Cambria Math" w:cs="Times New Roman"/>
                  <w:i/>
                  <w:sz w:val="24"/>
                  <w:szCs w:val="24"/>
                </w:rPr>
              </w:ins>
            </m:ctrlPr>
          </m:sSubPr>
          <m:e>
            <w:ins w:id="803" w:author="Garcia Carreras, Bernardo" w:date="2017-03-15T18:18:00Z">
              <m:r>
                <w:rPr>
                  <w:rFonts w:ascii="Cambria Math" w:hAnsi="Cambria Math" w:cs="Times New Roman"/>
                  <w:sz w:val="24"/>
                  <w:szCs w:val="24"/>
                </w:rPr>
                <m:t>K</m:t>
              </m:r>
            </w:ins>
          </m:e>
          <m:sub>
            <w:ins w:id="804" w:author="Garcia Carreras, Bernardo" w:date="2017-03-15T18:18:00Z">
              <m:r>
                <w:rPr>
                  <w:rFonts w:ascii="Cambria Math" w:hAnsi="Cambria Math" w:cs="Times New Roman"/>
                  <w:sz w:val="24"/>
                  <w:szCs w:val="24"/>
                </w:rPr>
                <m:t>S</m:t>
              </m:r>
            </w:ins>
          </m:sub>
        </m:sSub>
        <w:ins w:id="805" w:author="Garcia Carreras, Bernardo" w:date="2017-03-15T18:18:00Z"/>
      </m:oMath>
      <w:r w:rsidR="002D6E7B">
        <w:rPr>
          <w:rFonts w:ascii="Times New Roman" w:hAnsi="Times New Roman" w:cs="Times New Roman"/>
          <w:sz w:val="24"/>
          <w:szCs w:val="24"/>
        </w:rPr>
        <w:t xml:space="preserve"> have little or no influence on competitions (</w:t>
      </w:r>
      <w:ins w:id="806" w:author="Garcia Carreras, Bernardo" w:date="2017-03-15T18:19:00Z">
        <w:r w:rsidR="00763A7F">
          <w:rPr>
            <w:rFonts w:ascii="Times New Roman" w:hAnsi="Times New Roman" w:cs="Times New Roman"/>
            <w:sz w:val="24"/>
            <w:szCs w:val="24"/>
          </w:rPr>
          <w:t>Fig.</w:t>
        </w:r>
      </w:ins>
      <w:ins w:id="807" w:author="Garcia Carreras, Bernardo" w:date="2017-03-15T18:18:00Z">
        <w:r w:rsidR="002D6E7B">
          <w:rPr>
            <w:rFonts w:ascii="Times New Roman" w:hAnsi="Times New Roman" w:cs="Times New Roman"/>
            <w:sz w:val="24"/>
            <w:szCs w:val="24"/>
          </w:rPr>
          <w:t xml:space="preserve"> 4a, c). At the lower nutrient concentration, mismatches in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2D6E7B">
          <w:rPr>
            <w:rFonts w:ascii="Times New Roman" w:hAnsi="Times New Roman" w:cs="Times New Roman"/>
            <w:sz w:val="24"/>
            <w:szCs w:val="24"/>
          </w:rPr>
          <w:t xml:space="preserve"> have a greater influence, but mismatches in </w:t>
        </w:r>
      </w:ins>
      <m:oMath>
        <m:sSub>
          <m:sSubPr>
            <m:ctrlPr>
              <w:ins w:id="808" w:author="Garcia Carreras, Bernardo" w:date="2017-03-15T18:19:00Z">
                <w:rPr>
                  <w:rFonts w:ascii="Cambria Math" w:hAnsi="Cambria Math" w:cs="Times New Roman"/>
                  <w:i/>
                  <w:sz w:val="24"/>
                  <w:szCs w:val="24"/>
                </w:rPr>
              </w:ins>
            </m:ctrlPr>
          </m:sSubPr>
          <m:e>
            <w:ins w:id="809" w:author="Garcia Carreras, Bernardo" w:date="2017-03-15T18:19:00Z">
              <m:r>
                <w:rPr>
                  <w:rFonts w:ascii="Cambria Math" w:hAnsi="Cambria Math" w:cs="Times New Roman"/>
                  <w:sz w:val="24"/>
                  <w:szCs w:val="24"/>
                </w:rPr>
                <m:t>μ</m:t>
              </m:r>
            </w:ins>
          </m:e>
          <m:sub>
            <w:ins w:id="810" w:author="Garcia Carreras, Bernardo" w:date="2017-03-15T18:19:00Z">
              <m:r>
                <m:rPr>
                  <m:nor/>
                </m:rPr>
                <w:rPr>
                  <w:rFonts w:ascii="Cambria Math" w:hAnsi="Cambria Math" w:cs="Times New Roman"/>
                  <w:sz w:val="24"/>
                  <w:szCs w:val="24"/>
                </w:rPr>
                <m:t>max</m:t>
              </m:r>
            </w:ins>
          </m:sub>
        </m:sSub>
        <w:ins w:id="811" w:author="Garcia Carreras, Bernardo" w:date="2017-03-15T18:19:00Z"/>
      </m:oMath>
      <w:r w:rsidR="002D6E7B">
        <w:rPr>
          <w:rFonts w:ascii="Times New Roman" w:hAnsi="Times New Roman" w:cs="Times New Roman"/>
          <w:sz w:val="24"/>
          <w:szCs w:val="24"/>
        </w:rPr>
        <w:t xml:space="preserve"> nonetheless still dominate</w:t>
      </w:r>
      <w:ins w:id="812" w:author="Garcia Carreras, Bernardo" w:date="2017-03-15T18:19:00Z">
        <w:r w:rsidR="0054569B">
          <w:rPr>
            <w:rFonts w:ascii="Times New Roman" w:hAnsi="Times New Roman" w:cs="Times New Roman"/>
            <w:sz w:val="24"/>
            <w:szCs w:val="24"/>
          </w:rPr>
          <w:t xml:space="preserve"> (</w:t>
        </w:r>
      </w:ins>
      <w:ins w:id="813" w:author="Garcia Carreras, Bernardo" w:date="2017-03-15T18:20:00Z">
        <w:r w:rsidR="00763A7F">
          <w:rPr>
            <w:rFonts w:ascii="Times New Roman" w:hAnsi="Times New Roman" w:cs="Times New Roman"/>
            <w:sz w:val="24"/>
            <w:szCs w:val="24"/>
          </w:rPr>
          <w:t>Fig.</w:t>
        </w:r>
      </w:ins>
      <w:ins w:id="814" w:author="Garcia Carreras, Bernardo" w:date="2017-03-15T18:19:00Z">
        <w:r w:rsidR="0054569B">
          <w:rPr>
            <w:rFonts w:ascii="Times New Roman" w:hAnsi="Times New Roman" w:cs="Times New Roman"/>
            <w:sz w:val="24"/>
            <w:szCs w:val="24"/>
          </w:rPr>
          <w:t xml:space="preserve"> 4b, d).</w:t>
        </w:r>
      </w:ins>
    </w:p>
    <w:p w:rsidR="00756992" w:rsidRDefault="00152A05">
      <w:pPr>
        <w:spacing w:line="240" w:lineRule="auto"/>
        <w:jc w:val="both"/>
        <w:rPr>
          <w:ins w:id="815" w:author="Garcia Carreras, Bernardo" w:date="2017-03-15T18:35:00Z"/>
          <w:rFonts w:ascii="Times New Roman" w:hAnsi="Times New Roman" w:cs="Times New Roman"/>
          <w:sz w:val="24"/>
          <w:szCs w:val="24"/>
        </w:rPr>
      </w:pPr>
      <w:ins w:id="816" w:author="Garcia Carreras, Bernardo" w:date="2017-03-15T18:35:00Z">
        <w:r>
          <w:rPr>
            <w:rFonts w:ascii="Times New Roman" w:hAnsi="Times New Roman" w:cs="Times New Roman"/>
            <w:sz w:val="24"/>
            <w:szCs w:val="24"/>
          </w:rPr>
          <w:t>In some cas</w:t>
        </w:r>
        <w:r w:rsidR="00E969D6">
          <w:rPr>
            <w:rFonts w:ascii="Times New Roman" w:hAnsi="Times New Roman" w:cs="Times New Roman"/>
            <w:sz w:val="24"/>
            <w:szCs w:val="24"/>
          </w:rPr>
          <w:t>es, the winner of a competition</w:t>
        </w:r>
        <w:r>
          <w:rPr>
            <w:rFonts w:ascii="Times New Roman" w:hAnsi="Times New Roman" w:cs="Times New Roman"/>
            <w:sz w:val="24"/>
            <w:szCs w:val="24"/>
          </w:rPr>
          <w:t xml:space="preserve"> changed depending on the nutrient concentration and/or temperature. For example, </w:t>
        </w:r>
      </w:ins>
      <w:ins w:id="817" w:author="Garcia Carreras, Bernardo" w:date="2017-03-15T18:36:00Z">
        <w:r>
          <w:rPr>
            <w:rFonts w:ascii="Times New Roman" w:hAnsi="Times New Roman" w:cs="Times New Roman"/>
            <w:i/>
            <w:sz w:val="24"/>
            <w:szCs w:val="24"/>
          </w:rPr>
          <w:t xml:space="preserve">Chlorella </w:t>
        </w:r>
        <w:r>
          <w:rPr>
            <w:rFonts w:ascii="Times New Roman" w:hAnsi="Times New Roman" w:cs="Times New Roman"/>
            <w:sz w:val="24"/>
            <w:szCs w:val="24"/>
          </w:rPr>
          <w:t xml:space="preserve">won against </w:t>
        </w:r>
        <w:proofErr w:type="spellStart"/>
        <w:r>
          <w:rPr>
            <w:rFonts w:ascii="Times New Roman" w:hAnsi="Times New Roman" w:cs="Times New Roman"/>
            <w:i/>
            <w:sz w:val="24"/>
            <w:szCs w:val="24"/>
          </w:rPr>
          <w:t>Chlamydomonas</w:t>
        </w:r>
        <w:proofErr w:type="spellEnd"/>
        <w:r>
          <w:rPr>
            <w:rFonts w:ascii="Times New Roman" w:hAnsi="Times New Roman" w:cs="Times New Roman"/>
            <w:sz w:val="24"/>
            <w:szCs w:val="24"/>
          </w:rPr>
          <w:t xml:space="preserve"> at</w:t>
        </w:r>
        <w:r w:rsidR="009A771B">
          <w:rPr>
            <w:rFonts w:ascii="Times New Roman" w:hAnsi="Times New Roman" w:cs="Times New Roman"/>
            <w:sz w:val="24"/>
            <w:szCs w:val="24"/>
          </w:rPr>
          <w:t xml:space="preserve"> 15°C</w:t>
        </w:r>
        <w:r>
          <w:rPr>
            <w:rFonts w:ascii="Times New Roman" w:hAnsi="Times New Roman" w:cs="Times New Roman"/>
            <w:sz w:val="24"/>
            <w:szCs w:val="24"/>
          </w:rPr>
          <w:t xml:space="preserve">, but the reverse was true at </w:t>
        </w:r>
      </w:ins>
      <w:ins w:id="818" w:author="Garcia Carreras, Bernardo" w:date="2017-03-15T18:37:00Z">
        <w:r w:rsidR="009A771B">
          <w:rPr>
            <w:rFonts w:ascii="Times New Roman" w:hAnsi="Times New Roman" w:cs="Times New Roman"/>
            <w:sz w:val="24"/>
            <w:szCs w:val="24"/>
          </w:rPr>
          <w:t>25°</w:t>
        </w:r>
      </w:ins>
      <w:ins w:id="819" w:author="Garcia Carreras, Bernardo" w:date="2017-03-15T18:36:00Z">
        <w:r>
          <w:rPr>
            <w:rFonts w:ascii="Times New Roman" w:hAnsi="Times New Roman" w:cs="Times New Roman"/>
            <w:sz w:val="24"/>
            <w:szCs w:val="24"/>
          </w:rPr>
          <w:t>.</w:t>
        </w:r>
      </w:ins>
      <w:ins w:id="820" w:author="Garcia Carreras, Bernardo" w:date="2017-03-15T18:37:00Z">
        <w:r w:rsidR="009A771B">
          <w:rPr>
            <w:rFonts w:ascii="Times New Roman" w:hAnsi="Times New Roman" w:cs="Times New Roman"/>
            <w:sz w:val="24"/>
            <w:szCs w:val="24"/>
          </w:rPr>
          <w:t xml:space="preserve"> These reversals, or flips of the competitive outcome, were far more likely to occur between temperatures (in 18 out of 30</w:t>
        </w:r>
      </w:ins>
      <w:ins w:id="821" w:author="Garcia Carreras, Bernardo" w:date="2017-03-15T18:39:00Z">
        <w:r w:rsidR="009A771B">
          <w:rPr>
            <w:rFonts w:ascii="Times New Roman" w:hAnsi="Times New Roman" w:cs="Times New Roman"/>
            <w:sz w:val="24"/>
            <w:szCs w:val="24"/>
          </w:rPr>
          <w:t xml:space="preserve"> competitions; 15 pairs and two nutrient concentrations) </w:t>
        </w:r>
      </w:ins>
      <w:ins w:id="822" w:author="Garcia Carreras, Bernardo" w:date="2017-03-15T18:37:00Z">
        <w:r w:rsidR="009A771B">
          <w:rPr>
            <w:rFonts w:ascii="Times New Roman" w:hAnsi="Times New Roman" w:cs="Times New Roman"/>
            <w:sz w:val="24"/>
            <w:szCs w:val="24"/>
          </w:rPr>
          <w:t>than between nutrient concentrations</w:t>
        </w:r>
      </w:ins>
      <w:ins w:id="823" w:author="Garcia Carreras, Bernardo" w:date="2017-03-15T18:39:00Z">
        <w:r w:rsidR="009A771B">
          <w:rPr>
            <w:rFonts w:ascii="Times New Roman" w:hAnsi="Times New Roman" w:cs="Times New Roman"/>
            <w:sz w:val="24"/>
            <w:szCs w:val="24"/>
          </w:rPr>
          <w:t xml:space="preserve"> (six out of 30)</w:t>
        </w:r>
      </w:ins>
      <w:ins w:id="824" w:author="Garcia Carreras, Bernardo" w:date="2017-03-15T18:37:00Z">
        <w:r w:rsidR="009A771B">
          <w:rPr>
            <w:rFonts w:ascii="Times New Roman" w:hAnsi="Times New Roman" w:cs="Times New Roman"/>
            <w:sz w:val="24"/>
            <w:szCs w:val="24"/>
          </w:rPr>
          <w:t>.</w:t>
        </w:r>
      </w:ins>
      <w:ins w:id="825" w:author="Garcia Carreras, Bernardo" w:date="2017-03-15T18:40:00Z">
        <w:r w:rsidR="00E969D6">
          <w:rPr>
            <w:rFonts w:ascii="Times New Roman" w:hAnsi="Times New Roman" w:cs="Times New Roman"/>
            <w:sz w:val="24"/>
            <w:szCs w:val="24"/>
          </w:rPr>
          <w:t xml:space="preserve"> In the 18 reversals due to the change in temperature, </w:t>
        </w:r>
      </w:ins>
      <w:ins w:id="826" w:author="Garcia Carreras, Bernardo" w:date="2017-03-15T18:41:00Z">
        <w:r w:rsidR="00E969D6">
          <w:rPr>
            <w:rFonts w:ascii="Times New Roman" w:hAnsi="Times New Roman" w:cs="Times New Roman"/>
            <w:sz w:val="24"/>
            <w:szCs w:val="24"/>
          </w:rPr>
          <w:t xml:space="preserve">14 coincided with similar reversals in the species’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E969D6">
          <w:rPr>
            <w:rFonts w:ascii="Times New Roman" w:hAnsi="Times New Roman" w:cs="Times New Roman"/>
            <w:sz w:val="24"/>
            <w:szCs w:val="24"/>
          </w:rPr>
          <w:t xml:space="preserve"> (i.e.,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E969D6">
          <w:rPr>
            <w:rFonts w:ascii="Times New Roman" w:hAnsi="Times New Roman" w:cs="Times New Roman"/>
            <w:sz w:val="24"/>
            <w:szCs w:val="24"/>
          </w:rPr>
          <w:t xml:space="preserve"> was higher for one species at one temperature, but not at the other temperature), and only </w:t>
        </w:r>
      </w:ins>
      <w:ins w:id="827" w:author="Garcia Carreras, Bernardo" w:date="2017-03-15T18:42:00Z">
        <w:r w:rsidR="00E969D6">
          <w:rPr>
            <w:rFonts w:ascii="Times New Roman" w:hAnsi="Times New Roman" w:cs="Times New Roman"/>
            <w:sz w:val="24"/>
            <w:szCs w:val="24"/>
          </w:rPr>
          <w:t xml:space="preserve">six coincided with reversals in species’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C713EA">
          <w:rPr>
            <w:rFonts w:ascii="Times New Roman" w:hAnsi="Times New Roman" w:cs="Times New Roman"/>
            <w:sz w:val="24"/>
            <w:szCs w:val="24"/>
          </w:rPr>
          <w:t xml:space="preserve">, thus corroborating the greater significance of </w:t>
        </w:r>
      </w:ins>
      <m:oMath>
        <m:sSub>
          <m:sSubPr>
            <m:ctrlPr>
              <w:ins w:id="828" w:author="Garcia Carreras, Bernardo" w:date="2017-03-15T18:43:00Z">
                <w:rPr>
                  <w:rFonts w:ascii="Cambria Math" w:hAnsi="Cambria Math" w:cs="Times New Roman"/>
                  <w:i/>
                  <w:sz w:val="24"/>
                  <w:szCs w:val="24"/>
                </w:rPr>
              </w:ins>
            </m:ctrlPr>
          </m:sSubPr>
          <m:e>
            <w:ins w:id="829" w:author="Garcia Carreras, Bernardo" w:date="2017-03-15T18:43:00Z">
              <m:r>
                <w:rPr>
                  <w:rFonts w:ascii="Cambria Math" w:hAnsi="Cambria Math" w:cs="Times New Roman"/>
                  <w:sz w:val="24"/>
                  <w:szCs w:val="24"/>
                </w:rPr>
                <m:t>μ</m:t>
              </m:r>
            </w:ins>
          </m:e>
          <m:sub>
            <w:ins w:id="830" w:author="Garcia Carreras, Bernardo" w:date="2017-03-15T18:43:00Z">
              <m:r>
                <m:rPr>
                  <m:nor/>
                </m:rPr>
                <w:rPr>
                  <w:rFonts w:ascii="Cambria Math" w:hAnsi="Cambria Math" w:cs="Times New Roman"/>
                  <w:sz w:val="24"/>
                  <w:szCs w:val="24"/>
                </w:rPr>
                <m:t>max</m:t>
              </m:r>
            </w:ins>
          </m:sub>
        </m:sSub>
        <w:ins w:id="831" w:author="Garcia Carreras, Bernardo" w:date="2017-03-15T18:43:00Z"/>
      </m:oMath>
      <w:r w:rsidR="00C713EA">
        <w:rPr>
          <w:rFonts w:ascii="Times New Roman" w:hAnsi="Times New Roman" w:cs="Times New Roman"/>
          <w:sz w:val="24"/>
          <w:szCs w:val="24"/>
        </w:rPr>
        <w:t xml:space="preserve"> in determining competitive outcomes</w:t>
      </w:r>
      <w:ins w:id="832" w:author="Garcia Carreras, Bernardo" w:date="2017-03-15T18:43:00Z">
        <w:r w:rsidR="00347208">
          <w:rPr>
            <w:rFonts w:ascii="Times New Roman" w:hAnsi="Times New Roman" w:cs="Times New Roman"/>
            <w:sz w:val="24"/>
            <w:szCs w:val="24"/>
          </w:rPr>
          <w:t xml:space="preserve"> (Figure SX in Supplementary information).</w:t>
        </w:r>
      </w:ins>
    </w:p>
    <w:p w:rsidR="00756992" w:rsidRDefault="00756992">
      <w:pPr>
        <w:spacing w:line="240" w:lineRule="auto"/>
        <w:jc w:val="both"/>
        <w:rPr>
          <w:del w:id="833" w:author="Garcia Carreras, Bernardo" w:date="2017-03-15T18:39:00Z"/>
          <w:rFonts w:ascii="Times New Roman" w:hAnsi="Times New Roman" w:cs="Times New Roman"/>
          <w:sz w:val="24"/>
          <w:szCs w:val="24"/>
        </w:rPr>
      </w:pPr>
    </w:p>
    <w:p w:rsidR="00756992" w:rsidRDefault="00D25449">
      <w:pPr>
        <w:spacing w:line="240" w:lineRule="auto"/>
        <w:jc w:val="both"/>
        <w:rPr>
          <w:del w:id="834" w:author="Garcia Carreras, Bernardo" w:date="2017-03-14T21:52:00Z"/>
          <w:rFonts w:ascii="Times New Roman" w:hAnsi="Times New Roman" w:cs="Times New Roman"/>
          <w:sz w:val="24"/>
          <w:szCs w:val="24"/>
        </w:rPr>
      </w:pPr>
      <w:del w:id="835" w:author="Garcia Carreras, Bernardo" w:date="2017-03-14T21:47:00Z">
        <w:r w:rsidDel="00B50495">
          <w:rPr>
            <w:rFonts w:ascii="Times New Roman" w:hAnsi="Times New Roman" w:cs="Times New Roman"/>
            <w:sz w:val="24"/>
            <w:szCs w:val="24"/>
          </w:rPr>
          <w:delText>A model of species competition depending on temperature-dependent nutrient physiology explained 63</w:delText>
        </w:r>
      </w:del>
      <w:del w:id="836" w:author="Garcia Carreras, Bernardo" w:date="2017-02-22T14:31:00Z">
        <w:r w:rsidDel="005714B0">
          <w:rPr>
            <w:rFonts w:ascii="Times New Roman" w:hAnsi="Times New Roman" w:cs="Times New Roman"/>
            <w:sz w:val="24"/>
            <w:szCs w:val="24"/>
          </w:rPr>
          <w:delText xml:space="preserve"> </w:delText>
        </w:r>
      </w:del>
      <w:del w:id="837" w:author="Garcia Carreras, Bernardo" w:date="2017-03-14T21:47:00Z">
        <w:r w:rsidDel="00B50495">
          <w:rPr>
            <w:rFonts w:ascii="Times New Roman" w:hAnsi="Times New Roman" w:cs="Times New Roman"/>
            <w:sz w:val="24"/>
            <w:szCs w:val="24"/>
          </w:rPr>
          <w:delText>% of binary competition outcomes, with a regression slope of 0.53 and a R</w:delText>
        </w:r>
        <w:r w:rsidRPr="00D25449" w:rsidDel="00B50495">
          <w:rPr>
            <w:rFonts w:ascii="Times New Roman" w:hAnsi="Times New Roman" w:cs="Times New Roman"/>
            <w:sz w:val="24"/>
            <w:szCs w:val="24"/>
            <w:vertAlign w:val="superscript"/>
          </w:rPr>
          <w:delText>2</w:delText>
        </w:r>
        <w:r w:rsidR="002A5B0A" w:rsidDel="00B50495">
          <w:rPr>
            <w:rFonts w:ascii="Times New Roman" w:hAnsi="Times New Roman" w:cs="Times New Roman"/>
            <w:sz w:val="24"/>
            <w:szCs w:val="24"/>
          </w:rPr>
          <w:delText xml:space="preserve"> of </w:delText>
        </w:r>
        <w:r w:rsidR="002A5B0A" w:rsidRPr="002A5B0A" w:rsidDel="00B50495">
          <w:rPr>
            <w:rFonts w:ascii="Times New Roman" w:hAnsi="Times New Roman" w:cs="Times New Roman"/>
            <w:sz w:val="24"/>
            <w:szCs w:val="24"/>
            <w:highlight w:val="yellow"/>
          </w:rPr>
          <w:lastRenderedPageBreak/>
          <w:delText>0.23</w:delText>
        </w:r>
        <w:r w:rsidDel="00B50495">
          <w:rPr>
            <w:rFonts w:ascii="Times New Roman" w:hAnsi="Times New Roman" w:cs="Times New Roman"/>
            <w:sz w:val="24"/>
            <w:szCs w:val="24"/>
          </w:rPr>
          <w:delText xml:space="preserve"> for the linear model (Fig 4).</w:delText>
        </w:r>
        <w:r w:rsidR="004427C1" w:rsidDel="00B50495">
          <w:rPr>
            <w:rFonts w:ascii="Times New Roman" w:hAnsi="Times New Roman" w:cs="Times New Roman"/>
            <w:sz w:val="24"/>
            <w:szCs w:val="24"/>
          </w:rPr>
          <w:delText xml:space="preserve"> </w:delText>
        </w:r>
        <w:r w:rsidR="004427C1" w:rsidRPr="004427C1" w:rsidDel="00B50495">
          <w:rPr>
            <w:rFonts w:ascii="Times New Roman" w:hAnsi="Times New Roman" w:cs="Times New Roman"/>
            <w:sz w:val="24"/>
            <w:szCs w:val="24"/>
          </w:rPr>
          <w:delText>The predictability of the competitive outcome was very</w:delText>
        </w:r>
        <w:r w:rsidR="004427C1" w:rsidDel="00B50495">
          <w:rPr>
            <w:rFonts w:ascii="Times New Roman" w:hAnsi="Times New Roman" w:cs="Times New Roman"/>
            <w:sz w:val="24"/>
            <w:szCs w:val="24"/>
          </w:rPr>
          <w:delText xml:space="preserve"> </w:delText>
        </w:r>
        <w:r w:rsidR="004427C1" w:rsidRPr="004427C1" w:rsidDel="00B50495">
          <w:rPr>
            <w:rFonts w:ascii="Times New Roman" w:hAnsi="Times New Roman" w:cs="Times New Roman"/>
            <w:sz w:val="24"/>
            <w:szCs w:val="24"/>
          </w:rPr>
          <w:delText xml:space="preserve">dependent on the species involved, with </w:delText>
        </w:r>
        <w:r w:rsidR="004427C1" w:rsidDel="00B50495">
          <w:rPr>
            <w:rFonts w:ascii="Times New Roman" w:hAnsi="Times New Roman" w:cs="Times New Roman"/>
            <w:sz w:val="24"/>
            <w:szCs w:val="24"/>
          </w:rPr>
          <w:delText xml:space="preserve">competitions involving </w:delText>
        </w:r>
        <w:r w:rsidR="004427C1" w:rsidRPr="004427C1" w:rsidDel="00B50495">
          <w:rPr>
            <w:rFonts w:ascii="Times New Roman" w:hAnsi="Times New Roman" w:cs="Times New Roman"/>
            <w:i/>
            <w:sz w:val="24"/>
            <w:szCs w:val="24"/>
          </w:rPr>
          <w:delText>Selenastrum</w:delText>
        </w:r>
        <w:r w:rsidR="004427C1" w:rsidRPr="004427C1" w:rsidDel="00B50495">
          <w:rPr>
            <w:rFonts w:ascii="Times New Roman" w:hAnsi="Times New Roman" w:cs="Times New Roman"/>
            <w:sz w:val="24"/>
            <w:szCs w:val="24"/>
          </w:rPr>
          <w:delText xml:space="preserve"> being considerably</w:delText>
        </w:r>
        <w:r w:rsidR="004427C1" w:rsidDel="00B50495">
          <w:rPr>
            <w:rFonts w:ascii="Times New Roman" w:hAnsi="Times New Roman" w:cs="Times New Roman"/>
            <w:sz w:val="24"/>
            <w:szCs w:val="24"/>
          </w:rPr>
          <w:delText xml:space="preserve"> </w:delText>
        </w:r>
        <w:r w:rsidR="004427C1" w:rsidRPr="004427C1" w:rsidDel="00B50495">
          <w:rPr>
            <w:rFonts w:ascii="Times New Roman" w:hAnsi="Times New Roman" w:cs="Times New Roman"/>
            <w:sz w:val="24"/>
            <w:szCs w:val="24"/>
          </w:rPr>
          <w:delText>more di</w:delText>
        </w:r>
        <w:r w:rsidR="004427C1" w:rsidRPr="004427C1" w:rsidDel="00B50495">
          <w:rPr>
            <w:rFonts w:ascii="Cambria Math" w:hAnsi="Cambria Math" w:cs="Cambria Math"/>
            <w:sz w:val="24"/>
            <w:szCs w:val="24"/>
          </w:rPr>
          <w:delText>ﬃ</w:delText>
        </w:r>
        <w:r w:rsidR="0028310C" w:rsidDel="00B50495">
          <w:rPr>
            <w:rFonts w:ascii="Times New Roman" w:hAnsi="Times New Roman" w:cs="Times New Roman"/>
            <w:sz w:val="24"/>
            <w:szCs w:val="24"/>
          </w:rPr>
          <w:delText>cult to predict (Table 4</w:delText>
        </w:r>
        <w:r w:rsidR="004427C1" w:rsidRPr="004427C1" w:rsidDel="00B50495">
          <w:rPr>
            <w:rFonts w:ascii="Times New Roman" w:hAnsi="Times New Roman" w:cs="Times New Roman"/>
            <w:sz w:val="24"/>
            <w:szCs w:val="24"/>
          </w:rPr>
          <w:delText xml:space="preserve">). </w:delText>
        </w:r>
      </w:del>
      <w:del w:id="838" w:author="Garcia Carreras, Bernardo" w:date="2017-03-14T21:52:00Z">
        <w:r w:rsidR="004427C1" w:rsidRPr="004427C1" w:rsidDel="00201408">
          <w:rPr>
            <w:rFonts w:ascii="Times New Roman" w:hAnsi="Times New Roman" w:cs="Times New Roman"/>
            <w:sz w:val="24"/>
            <w:szCs w:val="24"/>
          </w:rPr>
          <w:delText>Indeed, removing competitions involv</w:delText>
        </w:r>
        <w:r w:rsidR="004427C1" w:rsidDel="00201408">
          <w:rPr>
            <w:rFonts w:ascii="Times New Roman" w:hAnsi="Times New Roman" w:cs="Times New Roman"/>
            <w:sz w:val="24"/>
            <w:szCs w:val="24"/>
          </w:rPr>
          <w:delText xml:space="preserve">ing </w:delText>
        </w:r>
        <w:r w:rsidR="004427C1" w:rsidRPr="004427C1" w:rsidDel="00201408">
          <w:rPr>
            <w:rFonts w:ascii="Times New Roman" w:hAnsi="Times New Roman" w:cs="Times New Roman"/>
            <w:i/>
            <w:sz w:val="24"/>
            <w:szCs w:val="24"/>
          </w:rPr>
          <w:delText>Selenastrum</w:delText>
        </w:r>
        <w:r w:rsidR="004427C1" w:rsidDel="00201408">
          <w:rPr>
            <w:rFonts w:ascii="Times New Roman" w:hAnsi="Times New Roman" w:cs="Times New Roman"/>
            <w:sz w:val="24"/>
            <w:szCs w:val="24"/>
          </w:rPr>
          <w:delText xml:space="preserve"> led </w:delText>
        </w:r>
        <w:r w:rsidR="004427C1" w:rsidRPr="004427C1" w:rsidDel="00201408">
          <w:rPr>
            <w:rFonts w:ascii="Times New Roman" w:hAnsi="Times New Roman" w:cs="Times New Roman"/>
            <w:sz w:val="24"/>
            <w:szCs w:val="24"/>
          </w:rPr>
          <w:delText>the model</w:delText>
        </w:r>
        <w:r w:rsidR="004427C1" w:rsidDel="00201408">
          <w:rPr>
            <w:rFonts w:ascii="Times New Roman" w:hAnsi="Times New Roman" w:cs="Times New Roman"/>
            <w:sz w:val="24"/>
            <w:szCs w:val="24"/>
          </w:rPr>
          <w:delText xml:space="preserve"> to</w:delText>
        </w:r>
        <w:r w:rsidR="004427C1" w:rsidRPr="004427C1" w:rsidDel="00201408">
          <w:rPr>
            <w:rFonts w:ascii="Times New Roman" w:hAnsi="Times New Roman" w:cs="Times New Roman"/>
            <w:sz w:val="24"/>
            <w:szCs w:val="24"/>
          </w:rPr>
          <w:delText xml:space="preserve"> correctly predict</w:delText>
        </w:r>
      </w:del>
      <w:del w:id="839" w:author="Garcia Carreras, Bernardo" w:date="2017-02-22T14:31:00Z">
        <w:r w:rsidR="004427C1" w:rsidRPr="004427C1" w:rsidDel="005714B0">
          <w:rPr>
            <w:rFonts w:ascii="Times New Roman" w:hAnsi="Times New Roman" w:cs="Times New Roman"/>
            <w:sz w:val="24"/>
            <w:szCs w:val="24"/>
          </w:rPr>
          <w:delText>s</w:delText>
        </w:r>
      </w:del>
      <w:del w:id="840" w:author="Garcia Carreras, Bernardo" w:date="2017-03-14T21:52:00Z">
        <w:r w:rsidR="004427C1" w:rsidRPr="004427C1" w:rsidDel="00201408">
          <w:rPr>
            <w:rFonts w:ascii="Times New Roman" w:hAnsi="Times New Roman" w:cs="Times New Roman"/>
            <w:sz w:val="24"/>
            <w:szCs w:val="24"/>
          </w:rPr>
          <w:delText xml:space="preserve"> outcomes </w:delText>
        </w:r>
        <w:r w:rsidR="004427C1" w:rsidDel="00201408">
          <w:rPr>
            <w:rFonts w:ascii="Times New Roman" w:hAnsi="Times New Roman" w:cs="Times New Roman"/>
            <w:sz w:val="24"/>
            <w:szCs w:val="24"/>
          </w:rPr>
          <w:delText>77.5% of times (slope = 0.87, R</w:delText>
        </w:r>
        <w:r w:rsidR="004427C1" w:rsidRPr="004427C1" w:rsidDel="00201408">
          <w:rPr>
            <w:rFonts w:ascii="Times New Roman" w:hAnsi="Times New Roman" w:cs="Times New Roman"/>
            <w:sz w:val="24"/>
            <w:szCs w:val="24"/>
            <w:vertAlign w:val="superscript"/>
          </w:rPr>
          <w:delText>2</w:delText>
        </w:r>
        <w:r w:rsidR="004427C1" w:rsidRPr="004427C1" w:rsidDel="00201408">
          <w:rPr>
            <w:rFonts w:ascii="Times New Roman" w:hAnsi="Times New Roman" w:cs="Times New Roman"/>
            <w:sz w:val="24"/>
            <w:szCs w:val="24"/>
          </w:rPr>
          <w:delText xml:space="preserve"> = 0.5). The model</w:delText>
        </w:r>
        <w:r w:rsidR="004427C1" w:rsidDel="00201408">
          <w:rPr>
            <w:rFonts w:ascii="Times New Roman" w:hAnsi="Times New Roman" w:cs="Times New Roman"/>
            <w:sz w:val="24"/>
            <w:szCs w:val="24"/>
          </w:rPr>
          <w:delText xml:space="preserve"> </w:delText>
        </w:r>
        <w:r w:rsidR="004427C1" w:rsidRPr="004427C1" w:rsidDel="00201408">
          <w:rPr>
            <w:rFonts w:ascii="Times New Roman" w:hAnsi="Times New Roman" w:cs="Times New Roman"/>
            <w:sz w:val="24"/>
            <w:szCs w:val="24"/>
          </w:rPr>
          <w:delText xml:space="preserve">performed similarly at the two temperatures and </w:delText>
        </w:r>
        <w:r w:rsidR="0028310C" w:rsidDel="00201408">
          <w:rPr>
            <w:rFonts w:ascii="Times New Roman" w:hAnsi="Times New Roman" w:cs="Times New Roman"/>
            <w:sz w:val="24"/>
            <w:szCs w:val="24"/>
          </w:rPr>
          <w:delText>nutrient concentrations (Table 5</w:delText>
        </w:r>
        <w:r w:rsidR="004427C1" w:rsidRPr="004427C1" w:rsidDel="00201408">
          <w:rPr>
            <w:rFonts w:ascii="Times New Roman" w:hAnsi="Times New Roman" w:cs="Times New Roman"/>
            <w:sz w:val="24"/>
            <w:szCs w:val="24"/>
          </w:rPr>
          <w:delText>).</w:delText>
        </w:r>
        <w:r w:rsidR="00525F69" w:rsidDel="00201408">
          <w:rPr>
            <w:rFonts w:ascii="Times New Roman" w:hAnsi="Times New Roman" w:cs="Times New Roman"/>
            <w:sz w:val="24"/>
            <w:szCs w:val="24"/>
          </w:rPr>
          <w:delText xml:space="preserve"> </w:delText>
        </w:r>
        <w:r w:rsidR="00525F69" w:rsidRPr="00525F69" w:rsidDel="00201408">
          <w:rPr>
            <w:rFonts w:ascii="Times New Roman" w:hAnsi="Times New Roman" w:cs="Times New Roman"/>
            <w:sz w:val="24"/>
            <w:szCs w:val="24"/>
          </w:rPr>
          <w:delText>To assess the extent to which the correctly predicted outcomes may have been by chance,</w:delText>
        </w:r>
        <w:r w:rsidR="00525F69" w:rsidDel="00201408">
          <w:rPr>
            <w:rFonts w:ascii="Times New Roman" w:hAnsi="Times New Roman" w:cs="Times New Roman"/>
            <w:sz w:val="24"/>
            <w:szCs w:val="24"/>
          </w:rPr>
          <w:delText xml:space="preserve"> we</w:delText>
        </w:r>
        <w:r w:rsidR="00525F69" w:rsidRPr="00525F69" w:rsidDel="00201408">
          <w:rPr>
            <w:rFonts w:ascii="Times New Roman" w:hAnsi="Times New Roman" w:cs="Times New Roman"/>
            <w:sz w:val="24"/>
            <w:szCs w:val="24"/>
          </w:rPr>
          <w:delText xml:space="preserve"> ran a randomisation test by running the mo</w:delText>
        </w:r>
        <w:r w:rsidR="00525F69" w:rsidDel="00201408">
          <w:rPr>
            <w:rFonts w:ascii="Times New Roman" w:hAnsi="Times New Roman" w:cs="Times New Roman"/>
            <w:sz w:val="24"/>
            <w:szCs w:val="24"/>
          </w:rPr>
          <w:delText>del 10,000 times. In one case, we</w:delText>
        </w:r>
        <w:r w:rsidR="00525F69" w:rsidRPr="00525F69" w:rsidDel="00201408">
          <w:rPr>
            <w:rFonts w:ascii="Times New Roman" w:hAnsi="Times New Roman" w:cs="Times New Roman"/>
            <w:sz w:val="24"/>
            <w:szCs w:val="24"/>
          </w:rPr>
          <w:delText xml:space="preserve"> shu</w:delText>
        </w:r>
        <w:r w:rsidR="00525F69" w:rsidRPr="00525F69" w:rsidDel="00201408">
          <w:rPr>
            <w:rFonts w:ascii="Cambria Math" w:hAnsi="Cambria Math" w:cs="Cambria Math"/>
            <w:sz w:val="24"/>
            <w:szCs w:val="24"/>
          </w:rPr>
          <w:delText>ﬄ</w:delText>
        </w:r>
        <w:r w:rsidR="00525F69" w:rsidRPr="00525F69" w:rsidDel="00201408">
          <w:rPr>
            <w:rFonts w:ascii="Times New Roman" w:hAnsi="Times New Roman" w:cs="Times New Roman"/>
            <w:sz w:val="24"/>
            <w:szCs w:val="24"/>
          </w:rPr>
          <w:delText>ed the</w:delText>
        </w:r>
        <w:r w:rsidR="00525F69" w:rsidDel="00201408">
          <w:rPr>
            <w:rFonts w:ascii="Times New Roman" w:hAnsi="Times New Roman" w:cs="Times New Roman"/>
            <w:sz w:val="24"/>
            <w:szCs w:val="24"/>
          </w:rPr>
          <w:delText xml:space="preserve"> values of </w:delText>
        </w:r>
      </w:del>
      <w:del w:id="841" w:author="Garcia Carreras, Bernardo" w:date="2017-02-22T14:32:00Z">
        <w:r w:rsidR="00525F69" w:rsidDel="005714B0">
          <w:rPr>
            <w:rFonts w:ascii="Times New Roman" w:hAnsi="Times New Roman" w:cs="Times New Roman"/>
            <w:sz w:val="24"/>
            <w:szCs w:val="24"/>
          </w:rPr>
          <w:delText>μ</w:delText>
        </w:r>
        <w:r w:rsidR="00525F69" w:rsidRPr="00525F69" w:rsidDel="005714B0">
          <w:rPr>
            <w:rFonts w:ascii="Times New Roman" w:hAnsi="Times New Roman" w:cs="Times New Roman"/>
            <w:sz w:val="24"/>
            <w:szCs w:val="24"/>
          </w:rPr>
          <w:delText xml:space="preserve">max </w:delText>
        </w:r>
      </w:del>
      <w:del w:id="842" w:author="Garcia Carreras, Bernardo" w:date="2017-03-14T21:52:00Z">
        <w:r w:rsidR="00525F69" w:rsidRPr="00525F69" w:rsidDel="00201408">
          <w:rPr>
            <w:rFonts w:ascii="Times New Roman" w:hAnsi="Times New Roman" w:cs="Times New Roman"/>
            <w:sz w:val="24"/>
            <w:szCs w:val="24"/>
          </w:rPr>
          <w:delText xml:space="preserve">and </w:delText>
        </w:r>
      </w:del>
      <w:del w:id="843" w:author="Garcia Carreras, Bernardo" w:date="2017-02-22T14:32:00Z">
        <w:r w:rsidR="00525F69" w:rsidRPr="00525F69" w:rsidDel="005714B0">
          <w:rPr>
            <w:rFonts w:ascii="Times New Roman" w:hAnsi="Times New Roman" w:cs="Times New Roman"/>
            <w:sz w:val="24"/>
            <w:szCs w:val="24"/>
          </w:rPr>
          <w:delText>K</w:delText>
        </w:r>
        <w:r w:rsidR="00525F69" w:rsidDel="005714B0">
          <w:rPr>
            <w:rFonts w:ascii="Times New Roman" w:hAnsi="Times New Roman" w:cs="Times New Roman"/>
            <w:sz w:val="24"/>
            <w:szCs w:val="24"/>
          </w:rPr>
          <w:delText>s</w:delText>
        </w:r>
        <w:r w:rsidR="00525F69" w:rsidRPr="00525F69" w:rsidDel="005714B0">
          <w:rPr>
            <w:rFonts w:ascii="Times New Roman" w:hAnsi="Times New Roman" w:cs="Times New Roman"/>
            <w:sz w:val="24"/>
            <w:szCs w:val="24"/>
          </w:rPr>
          <w:delText xml:space="preserve"> </w:delText>
        </w:r>
      </w:del>
      <w:del w:id="844" w:author="Garcia Carreras, Bernardo" w:date="2017-03-14T21:52:00Z">
        <w:r w:rsidR="00525F69" w:rsidRPr="00525F69" w:rsidDel="00201408">
          <w:rPr>
            <w:rFonts w:ascii="Times New Roman" w:hAnsi="Times New Roman" w:cs="Times New Roman"/>
            <w:sz w:val="24"/>
            <w:szCs w:val="24"/>
          </w:rPr>
          <w:delText>indep</w:delText>
        </w:r>
        <w:r w:rsidR="00525F69" w:rsidDel="00201408">
          <w:rPr>
            <w:rFonts w:ascii="Times New Roman" w:hAnsi="Times New Roman" w:cs="Times New Roman"/>
            <w:sz w:val="24"/>
            <w:szCs w:val="24"/>
          </w:rPr>
          <w:delText>endently between species (Fig. S3</w:delText>
        </w:r>
        <w:r w:rsidR="00525F69" w:rsidRPr="00525F69" w:rsidDel="00201408">
          <w:rPr>
            <w:rFonts w:ascii="Times New Roman" w:hAnsi="Times New Roman" w:cs="Times New Roman"/>
            <w:sz w:val="24"/>
            <w:szCs w:val="24"/>
          </w:rPr>
          <w:delText>). Here, roughly 5% of random</w:delText>
        </w:r>
        <w:r w:rsidR="00525F69" w:rsidDel="00201408">
          <w:rPr>
            <w:rFonts w:ascii="Times New Roman" w:hAnsi="Times New Roman" w:cs="Times New Roman"/>
            <w:sz w:val="24"/>
            <w:szCs w:val="24"/>
          </w:rPr>
          <w:delText xml:space="preserve"> </w:delText>
        </w:r>
        <w:r w:rsidR="00525F69" w:rsidRPr="00525F69" w:rsidDel="00201408">
          <w:rPr>
            <w:rFonts w:ascii="Times New Roman" w:hAnsi="Times New Roman" w:cs="Times New Roman"/>
            <w:sz w:val="24"/>
            <w:szCs w:val="24"/>
          </w:rPr>
          <w:delText>parameter combinations perform</w:delText>
        </w:r>
        <w:r w:rsidR="00525F69" w:rsidDel="00201408">
          <w:rPr>
            <w:rFonts w:ascii="Times New Roman" w:hAnsi="Times New Roman" w:cs="Times New Roman"/>
            <w:sz w:val="24"/>
            <w:szCs w:val="24"/>
          </w:rPr>
          <w:delText>ed better than the real model. We</w:delText>
        </w:r>
        <w:r w:rsidR="00525F69" w:rsidRPr="00525F69" w:rsidDel="00201408">
          <w:rPr>
            <w:rFonts w:ascii="Times New Roman" w:hAnsi="Times New Roman" w:cs="Times New Roman"/>
            <w:sz w:val="24"/>
            <w:szCs w:val="24"/>
          </w:rPr>
          <w:delText xml:space="preserve"> also shu</w:delText>
        </w:r>
        <w:r w:rsidR="00525F69" w:rsidRPr="00525F69" w:rsidDel="00201408">
          <w:rPr>
            <w:rFonts w:ascii="Cambria Math" w:hAnsi="Cambria Math" w:cs="Cambria Math"/>
            <w:sz w:val="24"/>
            <w:szCs w:val="24"/>
          </w:rPr>
          <w:delText>ﬄ</w:delText>
        </w:r>
        <w:r w:rsidR="00525F69" w:rsidRPr="00525F69" w:rsidDel="00201408">
          <w:rPr>
            <w:rFonts w:ascii="Times New Roman" w:hAnsi="Times New Roman" w:cs="Times New Roman"/>
            <w:sz w:val="24"/>
            <w:szCs w:val="24"/>
          </w:rPr>
          <w:delText>ed only one</w:delText>
        </w:r>
        <w:r w:rsidR="00525F69" w:rsidDel="00201408">
          <w:rPr>
            <w:rFonts w:ascii="Times New Roman" w:hAnsi="Times New Roman" w:cs="Times New Roman"/>
            <w:sz w:val="24"/>
            <w:szCs w:val="24"/>
          </w:rPr>
          <w:delText xml:space="preserve"> </w:delText>
        </w:r>
        <w:r w:rsidR="00525F69" w:rsidRPr="00525F69" w:rsidDel="00201408">
          <w:rPr>
            <w:rFonts w:ascii="Times New Roman" w:hAnsi="Times New Roman" w:cs="Times New Roman"/>
            <w:sz w:val="24"/>
            <w:szCs w:val="24"/>
          </w:rPr>
          <w:delText>parameter at a time, while holding the oth</w:delText>
        </w:r>
        <w:r w:rsidR="00525F69" w:rsidDel="00201408">
          <w:rPr>
            <w:rFonts w:ascii="Times New Roman" w:hAnsi="Times New Roman" w:cs="Times New Roman"/>
            <w:sz w:val="24"/>
            <w:szCs w:val="24"/>
          </w:rPr>
          <w:delText>er at the actual values (Figs. S4 and S5</w:delText>
        </w:r>
        <w:r w:rsidR="00525F69" w:rsidRPr="00525F69" w:rsidDel="00201408">
          <w:rPr>
            <w:rFonts w:ascii="Times New Roman" w:hAnsi="Times New Roman" w:cs="Times New Roman"/>
            <w:sz w:val="24"/>
            <w:szCs w:val="24"/>
          </w:rPr>
          <w:delText>). Finally,</w:delText>
        </w:r>
        <w:r w:rsidR="00525F69" w:rsidDel="00201408">
          <w:rPr>
            <w:rFonts w:ascii="Times New Roman" w:hAnsi="Times New Roman" w:cs="Times New Roman"/>
            <w:sz w:val="24"/>
            <w:szCs w:val="24"/>
          </w:rPr>
          <w:delText xml:space="preserve"> we</w:delText>
        </w:r>
        <w:r w:rsidR="00525F69" w:rsidRPr="00525F69" w:rsidDel="00201408">
          <w:rPr>
            <w:rFonts w:ascii="Times New Roman" w:hAnsi="Times New Roman" w:cs="Times New Roman"/>
            <w:sz w:val="24"/>
            <w:szCs w:val="24"/>
          </w:rPr>
          <w:delText xml:space="preserve"> also ran the model with one of the two parameters held constant at the mean value</w:delText>
        </w:r>
        <w:r w:rsidR="00525F69" w:rsidDel="00201408">
          <w:rPr>
            <w:rFonts w:ascii="Times New Roman" w:hAnsi="Times New Roman" w:cs="Times New Roman"/>
            <w:sz w:val="24"/>
            <w:szCs w:val="24"/>
          </w:rPr>
          <w:delText xml:space="preserve"> </w:delText>
        </w:r>
        <w:r w:rsidR="00525F69" w:rsidRPr="00525F69" w:rsidDel="00201408">
          <w:rPr>
            <w:rFonts w:ascii="Times New Roman" w:hAnsi="Times New Roman" w:cs="Times New Roman"/>
            <w:sz w:val="24"/>
            <w:szCs w:val="24"/>
          </w:rPr>
          <w:delText>across all species and treatments.</w:delText>
        </w:r>
        <w:r w:rsidR="00525F69" w:rsidDel="00201408">
          <w:rPr>
            <w:rFonts w:ascii="Times New Roman" w:hAnsi="Times New Roman" w:cs="Times New Roman"/>
            <w:sz w:val="24"/>
            <w:szCs w:val="24"/>
          </w:rPr>
          <w:delText xml:space="preserve"> Fixing </w:delText>
        </w:r>
      </w:del>
      <w:del w:id="845" w:author="Garcia Carreras, Bernardo" w:date="2017-02-22T14:32:00Z">
        <w:r w:rsidR="00525F69" w:rsidDel="005714B0">
          <w:rPr>
            <w:rFonts w:ascii="Times New Roman" w:hAnsi="Times New Roman" w:cs="Times New Roman"/>
            <w:sz w:val="24"/>
            <w:szCs w:val="24"/>
          </w:rPr>
          <w:delText>μ</w:delText>
        </w:r>
        <w:r w:rsidR="00525F69" w:rsidRPr="00525F69" w:rsidDel="005714B0">
          <w:rPr>
            <w:rFonts w:ascii="Times New Roman" w:hAnsi="Times New Roman" w:cs="Times New Roman"/>
            <w:sz w:val="24"/>
            <w:szCs w:val="24"/>
          </w:rPr>
          <w:delText xml:space="preserve">max </w:delText>
        </w:r>
      </w:del>
      <w:del w:id="846" w:author="Garcia Carreras, Bernardo" w:date="2017-03-14T21:52:00Z">
        <w:r w:rsidR="00525F69" w:rsidRPr="00525F69" w:rsidDel="00201408">
          <w:rPr>
            <w:rFonts w:ascii="Times New Roman" w:hAnsi="Times New Roman" w:cs="Times New Roman"/>
            <w:sz w:val="24"/>
            <w:szCs w:val="24"/>
          </w:rPr>
          <w:delText>to the mean value greatly reduced the model</w:delText>
        </w:r>
        <w:r w:rsidR="00525F69" w:rsidDel="00201408">
          <w:rPr>
            <w:rFonts w:ascii="Times New Roman" w:hAnsi="Times New Roman" w:cs="Times New Roman"/>
            <w:sz w:val="24"/>
            <w:szCs w:val="24"/>
          </w:rPr>
          <w:delText xml:space="preserve"> performance (R</w:delText>
        </w:r>
        <w:r w:rsidR="00525F69" w:rsidRPr="00525F69" w:rsidDel="00201408">
          <w:rPr>
            <w:rFonts w:ascii="Times New Roman" w:hAnsi="Times New Roman" w:cs="Times New Roman"/>
            <w:sz w:val="24"/>
            <w:szCs w:val="24"/>
            <w:vertAlign w:val="superscript"/>
          </w:rPr>
          <w:delText>2</w:delText>
        </w:r>
        <w:r w:rsidR="00525F69" w:rsidRPr="00525F69" w:rsidDel="00201408">
          <w:rPr>
            <w:rFonts w:ascii="Times New Roman" w:hAnsi="Times New Roman" w:cs="Times New Roman"/>
            <w:sz w:val="24"/>
            <w:szCs w:val="24"/>
          </w:rPr>
          <w:delText xml:space="preserve"> = 0.016; 35% of outcomes correctly predicted), while ﬁxing </w:delText>
        </w:r>
      </w:del>
      <w:del w:id="847" w:author="Garcia Carreras, Bernardo" w:date="2017-02-22T14:33:00Z">
        <w:r w:rsidR="00525F69" w:rsidRPr="00525F69" w:rsidDel="005714B0">
          <w:rPr>
            <w:rFonts w:ascii="Times New Roman" w:hAnsi="Times New Roman" w:cs="Times New Roman"/>
            <w:sz w:val="24"/>
            <w:szCs w:val="24"/>
          </w:rPr>
          <w:delText>K</w:delText>
        </w:r>
        <w:r w:rsidR="00525F69" w:rsidDel="005714B0">
          <w:rPr>
            <w:rFonts w:ascii="Times New Roman" w:hAnsi="Times New Roman" w:cs="Times New Roman"/>
            <w:sz w:val="24"/>
            <w:szCs w:val="24"/>
          </w:rPr>
          <w:delText>s</w:delText>
        </w:r>
        <w:r w:rsidR="00525F69" w:rsidRPr="00525F69" w:rsidDel="005714B0">
          <w:rPr>
            <w:rFonts w:ascii="Times New Roman" w:hAnsi="Times New Roman" w:cs="Times New Roman"/>
            <w:sz w:val="24"/>
            <w:szCs w:val="24"/>
          </w:rPr>
          <w:delText xml:space="preserve"> </w:delText>
        </w:r>
      </w:del>
      <w:del w:id="848" w:author="Garcia Carreras, Bernardo" w:date="2017-03-14T21:52:00Z">
        <w:r w:rsidR="00525F69" w:rsidRPr="00525F69" w:rsidDel="00201408">
          <w:rPr>
            <w:rFonts w:ascii="Times New Roman" w:hAnsi="Times New Roman" w:cs="Times New Roman"/>
            <w:sz w:val="24"/>
            <w:szCs w:val="24"/>
          </w:rPr>
          <w:delText>had a</w:delText>
        </w:r>
        <w:r w:rsidR="00525F69" w:rsidDel="00201408">
          <w:rPr>
            <w:rFonts w:ascii="Times New Roman" w:hAnsi="Times New Roman" w:cs="Times New Roman"/>
            <w:sz w:val="24"/>
            <w:szCs w:val="24"/>
          </w:rPr>
          <w:delText xml:space="preserve"> </w:delText>
        </w:r>
        <w:r w:rsidR="00525F69" w:rsidRPr="00525F69" w:rsidDel="00201408">
          <w:rPr>
            <w:rFonts w:ascii="Times New Roman" w:hAnsi="Times New Roman" w:cs="Times New Roman"/>
            <w:sz w:val="24"/>
            <w:szCs w:val="24"/>
          </w:rPr>
          <w:delText>smaller e</w:delText>
        </w:r>
        <w:r w:rsidR="00525F69" w:rsidRPr="00525F69" w:rsidDel="00201408">
          <w:rPr>
            <w:rFonts w:ascii="Cambria Math" w:hAnsi="Cambria Math" w:cs="Cambria Math"/>
            <w:sz w:val="24"/>
            <w:szCs w:val="24"/>
          </w:rPr>
          <w:delText>ﬀ</w:delText>
        </w:r>
        <w:r w:rsidR="00525F69" w:rsidDel="00201408">
          <w:rPr>
            <w:rFonts w:ascii="Times New Roman" w:hAnsi="Times New Roman" w:cs="Times New Roman"/>
            <w:sz w:val="24"/>
            <w:szCs w:val="24"/>
          </w:rPr>
          <w:delText>ect (R</w:delText>
        </w:r>
        <w:r w:rsidR="00525F69" w:rsidRPr="00525F69" w:rsidDel="00201408">
          <w:rPr>
            <w:rFonts w:ascii="Times New Roman" w:hAnsi="Times New Roman" w:cs="Times New Roman"/>
            <w:sz w:val="24"/>
            <w:szCs w:val="24"/>
            <w:vertAlign w:val="superscript"/>
          </w:rPr>
          <w:delText>2</w:delText>
        </w:r>
        <w:r w:rsidR="00525F69" w:rsidRPr="00525F69" w:rsidDel="00201408">
          <w:rPr>
            <w:rFonts w:ascii="Times New Roman" w:hAnsi="Times New Roman" w:cs="Times New Roman"/>
            <w:sz w:val="24"/>
            <w:szCs w:val="24"/>
          </w:rPr>
          <w:delText xml:space="preserve"> = 0.17; 57% of outcomes correctly predicted).</w:delText>
        </w:r>
        <w:r w:rsidR="00525F69" w:rsidDel="00201408">
          <w:rPr>
            <w:rFonts w:ascii="Times New Roman" w:hAnsi="Times New Roman" w:cs="Times New Roman"/>
            <w:sz w:val="24"/>
            <w:szCs w:val="24"/>
          </w:rPr>
          <w:delText xml:space="preserve"> Finally, we</w:delText>
        </w:r>
        <w:r w:rsidR="00525F69" w:rsidRPr="00525F69" w:rsidDel="00201408">
          <w:rPr>
            <w:rFonts w:ascii="Times New Roman" w:hAnsi="Times New Roman" w:cs="Times New Roman"/>
            <w:sz w:val="24"/>
            <w:szCs w:val="24"/>
          </w:rPr>
          <w:delText xml:space="preserve"> quantiﬁed the</w:delText>
        </w:r>
        <w:r w:rsidR="00525F69" w:rsidDel="00201408">
          <w:rPr>
            <w:rFonts w:ascii="Times New Roman" w:hAnsi="Times New Roman" w:cs="Times New Roman"/>
            <w:sz w:val="24"/>
            <w:szCs w:val="24"/>
          </w:rPr>
          <w:delText xml:space="preserve"> </w:delText>
        </w:r>
        <w:r w:rsidR="00525F69" w:rsidRPr="00525F69" w:rsidDel="00201408">
          <w:rPr>
            <w:rFonts w:ascii="Times New Roman" w:hAnsi="Times New Roman" w:cs="Times New Roman"/>
            <w:sz w:val="24"/>
            <w:szCs w:val="24"/>
          </w:rPr>
          <w:delText>extent to which di</w:delText>
        </w:r>
        <w:r w:rsidR="00525F69" w:rsidRPr="00525F69" w:rsidDel="00201408">
          <w:rPr>
            <w:rFonts w:ascii="Cambria Math" w:hAnsi="Cambria Math" w:cs="Cambria Math"/>
            <w:sz w:val="24"/>
            <w:szCs w:val="24"/>
          </w:rPr>
          <w:delText>ﬀ</w:delText>
        </w:r>
        <w:r w:rsidR="00525F69" w:rsidDel="00201408">
          <w:rPr>
            <w:rFonts w:ascii="Times New Roman" w:hAnsi="Times New Roman" w:cs="Times New Roman"/>
            <w:sz w:val="24"/>
            <w:szCs w:val="24"/>
          </w:rPr>
          <w:delText xml:space="preserve">erences in </w:delText>
        </w:r>
      </w:del>
      <w:del w:id="849" w:author="Garcia Carreras, Bernardo" w:date="2017-02-22T14:33:00Z">
        <w:r w:rsidR="00525F69" w:rsidDel="005714B0">
          <w:rPr>
            <w:rFonts w:ascii="Times New Roman" w:hAnsi="Times New Roman" w:cs="Times New Roman"/>
            <w:sz w:val="24"/>
            <w:szCs w:val="24"/>
          </w:rPr>
          <w:delText>μ</w:delText>
        </w:r>
        <w:r w:rsidR="00525F69" w:rsidRPr="00525F69" w:rsidDel="005714B0">
          <w:rPr>
            <w:rFonts w:ascii="Times New Roman" w:hAnsi="Times New Roman" w:cs="Times New Roman"/>
            <w:sz w:val="24"/>
            <w:szCs w:val="24"/>
          </w:rPr>
          <w:delText xml:space="preserve">max </w:delText>
        </w:r>
      </w:del>
      <w:del w:id="850" w:author="Garcia Carreras, Bernardo" w:date="2017-03-14T21:52:00Z">
        <w:r w:rsidR="00525F69" w:rsidRPr="00525F69" w:rsidDel="00201408">
          <w:rPr>
            <w:rFonts w:ascii="Times New Roman" w:hAnsi="Times New Roman" w:cs="Times New Roman"/>
            <w:sz w:val="24"/>
            <w:szCs w:val="24"/>
          </w:rPr>
          <w:delText>alone could pred</w:delText>
        </w:r>
        <w:r w:rsidR="00525F69" w:rsidDel="00201408">
          <w:rPr>
            <w:rFonts w:ascii="Times New Roman" w:hAnsi="Times New Roman" w:cs="Times New Roman"/>
            <w:sz w:val="24"/>
            <w:szCs w:val="24"/>
          </w:rPr>
          <w:delText>ict competitive outcomes (Fig. S6</w:delText>
        </w:r>
        <w:r w:rsidR="00525F69" w:rsidRPr="00525F69" w:rsidDel="00201408">
          <w:rPr>
            <w:rFonts w:ascii="Times New Roman" w:hAnsi="Times New Roman" w:cs="Times New Roman"/>
            <w:sz w:val="24"/>
            <w:szCs w:val="24"/>
          </w:rPr>
          <w:delText>). The</w:delText>
        </w:r>
        <w:r w:rsidR="00525F69" w:rsidDel="00201408">
          <w:rPr>
            <w:rFonts w:ascii="Times New Roman" w:hAnsi="Times New Roman" w:cs="Times New Roman"/>
            <w:sz w:val="24"/>
            <w:szCs w:val="24"/>
          </w:rPr>
          <w:delText xml:space="preserve"> </w:delText>
        </w:r>
        <w:r w:rsidR="00525F69" w:rsidRPr="00525F69" w:rsidDel="00201408">
          <w:rPr>
            <w:rFonts w:ascii="Times New Roman" w:hAnsi="Times New Roman" w:cs="Times New Roman"/>
            <w:sz w:val="24"/>
            <w:szCs w:val="24"/>
          </w:rPr>
          <w:delText xml:space="preserve">correct competitive </w:delText>
        </w:r>
        <w:r w:rsidR="00525F69" w:rsidDel="00201408">
          <w:rPr>
            <w:rFonts w:ascii="Times New Roman" w:hAnsi="Times New Roman" w:cs="Times New Roman"/>
            <w:sz w:val="24"/>
            <w:szCs w:val="24"/>
          </w:rPr>
          <w:delText xml:space="preserve">outcome can be predicted from </w:delText>
        </w:r>
      </w:del>
      <w:del w:id="851" w:author="Garcia Carreras, Bernardo" w:date="2017-02-22T14:33:00Z">
        <w:r w:rsidR="00525F69" w:rsidDel="005714B0">
          <w:rPr>
            <w:rFonts w:ascii="Times New Roman" w:hAnsi="Times New Roman" w:cs="Times New Roman"/>
            <w:sz w:val="24"/>
            <w:szCs w:val="24"/>
          </w:rPr>
          <w:delText>μ</w:delText>
        </w:r>
        <w:r w:rsidR="00525F69" w:rsidRPr="00525F69" w:rsidDel="005714B0">
          <w:rPr>
            <w:rFonts w:ascii="Times New Roman" w:hAnsi="Times New Roman" w:cs="Times New Roman"/>
            <w:sz w:val="24"/>
            <w:szCs w:val="24"/>
          </w:rPr>
          <w:delText xml:space="preserve">max </w:delText>
        </w:r>
      </w:del>
      <w:del w:id="852" w:author="Garcia Carreras, Bernardo" w:date="2017-03-14T21:52:00Z">
        <w:r w:rsidR="00525F69" w:rsidRPr="00525F69" w:rsidDel="00201408">
          <w:rPr>
            <w:rFonts w:ascii="Times New Roman" w:hAnsi="Times New Roman" w:cs="Times New Roman"/>
            <w:sz w:val="24"/>
            <w:szCs w:val="24"/>
          </w:rPr>
          <w:delText>values alone 57% of times.</w:delText>
        </w:r>
      </w:del>
    </w:p>
    <w:p w:rsidR="00756992" w:rsidRDefault="00FF704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better understand how competitive outcome is predicted by species nutrient physiology, we highlight 3 relevant case studies (Fig. 3). The first case is </w:t>
      </w:r>
      <w:r w:rsidRPr="00FF7048">
        <w:rPr>
          <w:rFonts w:ascii="Times New Roman" w:hAnsi="Times New Roman" w:cs="Times New Roman"/>
          <w:sz w:val="24"/>
          <w:szCs w:val="24"/>
        </w:rPr>
        <w:t xml:space="preserve">the pair </w:t>
      </w:r>
      <w:proofErr w:type="spellStart"/>
      <w:r w:rsidRPr="00FF7048">
        <w:rPr>
          <w:rFonts w:ascii="Times New Roman" w:hAnsi="Times New Roman" w:cs="Times New Roman"/>
          <w:i/>
          <w:sz w:val="24"/>
          <w:szCs w:val="24"/>
        </w:rPr>
        <w:t>Ankistrodesmus-Chlamydomonas</w:t>
      </w:r>
      <w:proofErr w:type="spellEnd"/>
      <w:r w:rsidRPr="00FF7048">
        <w:rPr>
          <w:rFonts w:ascii="Times New Roman" w:hAnsi="Times New Roman" w:cs="Times New Roman"/>
          <w:sz w:val="24"/>
          <w:szCs w:val="24"/>
        </w:rPr>
        <w:t xml:space="preserve">, </w:t>
      </w:r>
      <w:r>
        <w:rPr>
          <w:rFonts w:ascii="Times New Roman" w:hAnsi="Times New Roman" w:cs="Times New Roman"/>
          <w:sz w:val="24"/>
          <w:szCs w:val="24"/>
        </w:rPr>
        <w:t xml:space="preserve">where </w:t>
      </w:r>
      <w:proofErr w:type="spellStart"/>
      <w:r w:rsidRPr="00FF7048">
        <w:rPr>
          <w:rFonts w:ascii="Times New Roman" w:hAnsi="Times New Roman" w:cs="Times New Roman"/>
          <w:i/>
          <w:sz w:val="24"/>
          <w:szCs w:val="24"/>
        </w:rPr>
        <w:t>Chlamydomonas</w:t>
      </w:r>
      <w:proofErr w:type="spellEnd"/>
      <w:r w:rsidRPr="00FF7048">
        <w:rPr>
          <w:rFonts w:ascii="Times New Roman" w:hAnsi="Times New Roman" w:cs="Times New Roman"/>
          <w:sz w:val="24"/>
          <w:szCs w:val="24"/>
        </w:rPr>
        <w:t xml:space="preserve"> dominated the competition regardless of temperature and phosphate level, although the domination was more pronounced at higher temperature and pho</w:t>
      </w:r>
      <w:r>
        <w:rPr>
          <w:rFonts w:ascii="Times New Roman" w:hAnsi="Times New Roman" w:cs="Times New Roman"/>
          <w:sz w:val="24"/>
          <w:szCs w:val="24"/>
        </w:rPr>
        <w:t>sphate levels (Fig. 3</w:t>
      </w:r>
      <w:r w:rsidRPr="00FF7048">
        <w:rPr>
          <w:rFonts w:ascii="Times New Roman" w:hAnsi="Times New Roman" w:cs="Times New Roman"/>
          <w:sz w:val="24"/>
          <w:szCs w:val="24"/>
        </w:rPr>
        <w:t>). This was due to its higher growth rate re</w:t>
      </w:r>
      <w:r>
        <w:rPr>
          <w:rFonts w:ascii="Times New Roman" w:hAnsi="Times New Roman" w:cs="Times New Roman"/>
          <w:sz w:val="24"/>
          <w:szCs w:val="24"/>
        </w:rPr>
        <w:t xml:space="preserve">gardless of the </w:t>
      </w:r>
      <w:del w:id="853" w:author="Garcia Carreras, Bernardo" w:date="2017-02-22T14:34:00Z">
        <w:r w:rsidDel="004C5877">
          <w:rPr>
            <w:rFonts w:ascii="Times New Roman" w:hAnsi="Times New Roman" w:cs="Times New Roman"/>
            <w:sz w:val="24"/>
            <w:szCs w:val="24"/>
          </w:rPr>
          <w:delText>climate</w:delText>
        </w:r>
      </w:del>
      <w:ins w:id="854" w:author="Garcia Carreras, Bernardo" w:date="2017-02-22T14:34:00Z">
        <w:r w:rsidR="004C5877">
          <w:rPr>
            <w:rFonts w:ascii="Times New Roman" w:hAnsi="Times New Roman" w:cs="Times New Roman"/>
            <w:sz w:val="24"/>
            <w:szCs w:val="24"/>
          </w:rPr>
          <w:t>environment</w:t>
        </w:r>
      </w:ins>
      <w:r w:rsidRPr="00FF7048">
        <w:rPr>
          <w:rFonts w:ascii="Times New Roman" w:hAnsi="Times New Roman" w:cs="Times New Roman"/>
          <w:sz w:val="24"/>
          <w:szCs w:val="24"/>
        </w:rPr>
        <w:t>, which could be tracked to its generally hi</w:t>
      </w:r>
      <w:r>
        <w:rPr>
          <w:rFonts w:ascii="Times New Roman" w:hAnsi="Times New Roman" w:cs="Times New Roman"/>
          <w:sz w:val="24"/>
          <w:szCs w:val="24"/>
        </w:rPr>
        <w:t>gher maximum growth rate</w:t>
      </w:r>
      <w:r w:rsidRPr="00FF7048">
        <w:rPr>
          <w:rFonts w:ascii="Times New Roman" w:hAnsi="Times New Roman" w:cs="Times New Roman"/>
          <w:sz w:val="24"/>
          <w:szCs w:val="24"/>
        </w:rPr>
        <w:t>. It is noteworthy that</w:t>
      </w:r>
      <w:r>
        <w:rPr>
          <w:rFonts w:ascii="Times New Roman" w:hAnsi="Times New Roman" w:cs="Times New Roman"/>
          <w:sz w:val="24"/>
          <w:szCs w:val="24"/>
        </w:rPr>
        <w:t xml:space="preserve"> the competitive advantage of </w:t>
      </w:r>
      <w:proofErr w:type="spellStart"/>
      <w:r w:rsidRPr="00FF7048">
        <w:rPr>
          <w:rFonts w:ascii="Times New Roman" w:hAnsi="Times New Roman" w:cs="Times New Roman"/>
          <w:i/>
          <w:sz w:val="24"/>
          <w:szCs w:val="24"/>
        </w:rPr>
        <w:t>Chlamydomonas</w:t>
      </w:r>
      <w:proofErr w:type="spellEnd"/>
      <w:r>
        <w:rPr>
          <w:rFonts w:ascii="Times New Roman" w:hAnsi="Times New Roman" w:cs="Times New Roman"/>
          <w:sz w:val="24"/>
          <w:szCs w:val="24"/>
        </w:rPr>
        <w:t xml:space="preserve"> increased with nutrient concentration. This was due to its generally </w:t>
      </w:r>
      <w:commentRangeStart w:id="855"/>
      <w:r>
        <w:rPr>
          <w:rFonts w:ascii="Times New Roman" w:hAnsi="Times New Roman" w:cs="Times New Roman"/>
          <w:sz w:val="24"/>
          <w:szCs w:val="24"/>
        </w:rPr>
        <w:t xml:space="preserve">higher </w:t>
      </w:r>
      <w:commentRangeEnd w:id="855"/>
      <w:r w:rsidR="004C5877">
        <w:rPr>
          <w:rStyle w:val="CommentReference"/>
        </w:rPr>
        <w:commentReference w:id="855"/>
      </w:r>
      <w:r>
        <w:rPr>
          <w:rFonts w:ascii="Times New Roman" w:hAnsi="Times New Roman" w:cs="Times New Roman"/>
          <w:sz w:val="24"/>
          <w:szCs w:val="24"/>
        </w:rPr>
        <w:t xml:space="preserve">half-saturating constant, particularly at low temperatures. A second case study was the </w:t>
      </w:r>
      <w:r w:rsidRPr="00FF7048">
        <w:rPr>
          <w:rFonts w:ascii="Times New Roman" w:hAnsi="Times New Roman" w:cs="Times New Roman"/>
          <w:i/>
          <w:sz w:val="24"/>
          <w:szCs w:val="24"/>
        </w:rPr>
        <w:t>Chlorella-</w:t>
      </w:r>
      <w:proofErr w:type="spellStart"/>
      <w:r w:rsidRPr="00FF7048">
        <w:rPr>
          <w:rFonts w:ascii="Times New Roman" w:hAnsi="Times New Roman" w:cs="Times New Roman"/>
          <w:i/>
          <w:sz w:val="24"/>
          <w:szCs w:val="24"/>
        </w:rPr>
        <w:t>Chlamydomonas</w:t>
      </w:r>
      <w:proofErr w:type="spellEnd"/>
      <w:r>
        <w:rPr>
          <w:rFonts w:ascii="Times New Roman" w:hAnsi="Times New Roman" w:cs="Times New Roman"/>
          <w:sz w:val="24"/>
          <w:szCs w:val="24"/>
        </w:rPr>
        <w:t xml:space="preserve"> pair, where </w:t>
      </w:r>
      <w:r w:rsidRPr="00FF7048">
        <w:rPr>
          <w:rFonts w:ascii="Times New Roman" w:hAnsi="Times New Roman" w:cs="Times New Roman"/>
          <w:i/>
          <w:sz w:val="24"/>
          <w:szCs w:val="24"/>
        </w:rPr>
        <w:t>Chlorella</w:t>
      </w:r>
      <w:r>
        <w:rPr>
          <w:rFonts w:ascii="Times New Roman" w:hAnsi="Times New Roman" w:cs="Times New Roman"/>
          <w:sz w:val="24"/>
          <w:szCs w:val="24"/>
        </w:rPr>
        <w:t xml:space="preserve"> won the competition at low temperatures but </w:t>
      </w:r>
      <w:proofErr w:type="spellStart"/>
      <w:r w:rsidRPr="00FF7048">
        <w:rPr>
          <w:rFonts w:ascii="Times New Roman" w:hAnsi="Times New Roman" w:cs="Times New Roman"/>
          <w:i/>
          <w:sz w:val="24"/>
          <w:szCs w:val="24"/>
        </w:rPr>
        <w:t>Chlamydomonas</w:t>
      </w:r>
      <w:proofErr w:type="spellEnd"/>
      <w:r>
        <w:rPr>
          <w:rFonts w:ascii="Times New Roman" w:hAnsi="Times New Roman" w:cs="Times New Roman"/>
          <w:sz w:val="24"/>
          <w:szCs w:val="24"/>
        </w:rPr>
        <w:t xml:space="preserve"> won at high temperatures. These competitive outcomes were also fairly well predicted by the model, and could be boiled down to a reversal in maximal growth rate between species depending on temperature (Fig. 3). Finally, the third case study showed a change in competitive outcome depending on both temperature and nutrient conditions for the </w:t>
      </w:r>
      <w:r w:rsidRPr="00FF7048">
        <w:rPr>
          <w:rFonts w:ascii="Times New Roman" w:hAnsi="Times New Roman" w:cs="Times New Roman"/>
          <w:i/>
          <w:sz w:val="24"/>
          <w:szCs w:val="24"/>
        </w:rPr>
        <w:t>Chlorella-</w:t>
      </w:r>
      <w:proofErr w:type="spellStart"/>
      <w:r w:rsidRPr="00FF7048">
        <w:rPr>
          <w:rFonts w:ascii="Times New Roman" w:hAnsi="Times New Roman" w:cs="Times New Roman"/>
          <w:i/>
          <w:sz w:val="24"/>
          <w:szCs w:val="24"/>
        </w:rPr>
        <w:t>Scenedesmus</w:t>
      </w:r>
      <w:proofErr w:type="spellEnd"/>
      <w:r>
        <w:rPr>
          <w:rFonts w:ascii="Times New Roman" w:hAnsi="Times New Roman" w:cs="Times New Roman"/>
          <w:sz w:val="24"/>
          <w:szCs w:val="24"/>
        </w:rPr>
        <w:t xml:space="preserve"> pair. These differences were also fairly well predicted by the model, and were also linked to a reversal in maximal growth rate between species depending on temperature (Fig. 3). Further, the strength of the competitive advantage depended on the phosphate concentration, and this could be linked to differences in half-saturating constant between </w:t>
      </w:r>
      <w:del w:id="856" w:author="Garcia Carreras, Bernardo" w:date="2017-02-22T14:36:00Z">
        <w:r w:rsidDel="004C5877">
          <w:rPr>
            <w:rFonts w:ascii="Times New Roman" w:hAnsi="Times New Roman" w:cs="Times New Roman"/>
            <w:sz w:val="24"/>
            <w:szCs w:val="24"/>
          </w:rPr>
          <w:delText>speices</w:delText>
        </w:r>
      </w:del>
      <w:ins w:id="857" w:author="Garcia Carreras, Bernardo" w:date="2017-02-22T14:36:00Z">
        <w:r w:rsidR="004C5877">
          <w:rPr>
            <w:rFonts w:ascii="Times New Roman" w:hAnsi="Times New Roman" w:cs="Times New Roman"/>
            <w:sz w:val="24"/>
            <w:szCs w:val="24"/>
          </w:rPr>
          <w:t>species</w:t>
        </w:r>
      </w:ins>
      <w:r>
        <w:rPr>
          <w:rFonts w:ascii="Times New Roman" w:hAnsi="Times New Roman" w:cs="Times New Roman"/>
          <w:sz w:val="24"/>
          <w:szCs w:val="24"/>
        </w:rPr>
        <w:t xml:space="preserve"> (Fig. 3).</w:t>
      </w:r>
    </w:p>
    <w:p w:rsidR="00756992" w:rsidRDefault="00D25449">
      <w:pPr>
        <w:pStyle w:val="Heading2"/>
        <w:spacing w:line="240" w:lineRule="auto"/>
      </w:pPr>
      <w:r>
        <w:t>Species yield</w:t>
      </w:r>
    </w:p>
    <w:p w:rsidR="00756992" w:rsidRDefault="00163C1E">
      <w:pPr>
        <w:spacing w:line="240" w:lineRule="auto"/>
        <w:jc w:val="both"/>
        <w:rPr>
          <w:rFonts w:ascii="Times New Roman" w:hAnsi="Times New Roman" w:cs="Times New Roman"/>
          <w:sz w:val="24"/>
          <w:szCs w:val="24"/>
        </w:rPr>
      </w:pPr>
      <w:r>
        <w:rPr>
          <w:rFonts w:ascii="Times New Roman" w:hAnsi="Times New Roman" w:cs="Times New Roman"/>
          <w:sz w:val="24"/>
          <w:szCs w:val="24"/>
        </w:rPr>
        <w:t>C</w:t>
      </w:r>
      <w:r w:rsidRPr="00163C1E">
        <w:rPr>
          <w:rFonts w:ascii="Times New Roman" w:hAnsi="Times New Roman" w:cs="Times New Roman"/>
          <w:sz w:val="24"/>
          <w:szCs w:val="24"/>
        </w:rPr>
        <w:t xml:space="preserve">omparing the total </w:t>
      </w:r>
      <w:r w:rsidR="00154768">
        <w:rPr>
          <w:rFonts w:ascii="Times New Roman" w:hAnsi="Times New Roman" w:cs="Times New Roman"/>
          <w:sz w:val="24"/>
          <w:szCs w:val="24"/>
        </w:rPr>
        <w:t xml:space="preserve">yield </w:t>
      </w:r>
      <w:r w:rsidRPr="00163C1E">
        <w:rPr>
          <w:rFonts w:ascii="Times New Roman" w:hAnsi="Times New Roman" w:cs="Times New Roman"/>
          <w:sz w:val="24"/>
          <w:szCs w:val="24"/>
        </w:rPr>
        <w:t>of the tw</w:t>
      </w:r>
      <w:r w:rsidR="00154768">
        <w:rPr>
          <w:rFonts w:ascii="Times New Roman" w:hAnsi="Times New Roman" w:cs="Times New Roman"/>
          <w:sz w:val="24"/>
          <w:szCs w:val="24"/>
        </w:rPr>
        <w:t>o species in competition to the expected yield of t</w:t>
      </w:r>
      <w:r>
        <w:rPr>
          <w:rFonts w:ascii="Times New Roman" w:hAnsi="Times New Roman" w:cs="Times New Roman"/>
          <w:sz w:val="24"/>
          <w:szCs w:val="24"/>
        </w:rPr>
        <w:t xml:space="preserve">he two species when grown in isolation, we found that </w:t>
      </w:r>
      <w:r w:rsidR="00584671">
        <w:rPr>
          <w:rFonts w:ascii="Times New Roman" w:hAnsi="Times New Roman" w:cs="Times New Roman"/>
          <w:sz w:val="24"/>
          <w:szCs w:val="24"/>
        </w:rPr>
        <w:t xml:space="preserve">yields </w:t>
      </w:r>
      <w:r>
        <w:rPr>
          <w:rFonts w:ascii="Times New Roman" w:hAnsi="Times New Roman" w:cs="Times New Roman"/>
          <w:sz w:val="24"/>
          <w:szCs w:val="24"/>
        </w:rPr>
        <w:t>were</w:t>
      </w:r>
      <w:r w:rsidR="00154768">
        <w:rPr>
          <w:rFonts w:ascii="Times New Roman" w:hAnsi="Times New Roman" w:cs="Times New Roman"/>
          <w:sz w:val="24"/>
          <w:szCs w:val="24"/>
        </w:rPr>
        <w:t xml:space="preserve"> generally</w:t>
      </w:r>
      <w:r>
        <w:rPr>
          <w:rFonts w:ascii="Times New Roman" w:hAnsi="Times New Roman" w:cs="Times New Roman"/>
          <w:sz w:val="24"/>
          <w:szCs w:val="24"/>
        </w:rPr>
        <w:t xml:space="preserve"> lower when species were in competit</w:t>
      </w:r>
      <w:r w:rsidR="00154768">
        <w:rPr>
          <w:rFonts w:ascii="Times New Roman" w:hAnsi="Times New Roman" w:cs="Times New Roman"/>
          <w:sz w:val="24"/>
          <w:szCs w:val="24"/>
        </w:rPr>
        <w:t>ion (i.e.</w:t>
      </w:r>
      <w:ins w:id="858" w:author="Garcia Carreras, Bernardo" w:date="2017-02-22T14:39:00Z">
        <w:r w:rsidR="00BD3178">
          <w:rPr>
            <w:rFonts w:ascii="Times New Roman" w:hAnsi="Times New Roman" w:cs="Times New Roman"/>
            <w:sz w:val="24"/>
            <w:szCs w:val="24"/>
          </w:rPr>
          <w:t>,</w:t>
        </w:r>
      </w:ins>
      <w:r w:rsidR="00154768">
        <w:rPr>
          <w:rFonts w:ascii="Times New Roman" w:hAnsi="Times New Roman" w:cs="Times New Roman"/>
          <w:sz w:val="24"/>
          <w:szCs w:val="24"/>
        </w:rPr>
        <w:t xml:space="preserve"> the</w:t>
      </w:r>
      <w:r w:rsidR="00B7042E">
        <w:rPr>
          <w:rFonts w:ascii="Times New Roman" w:hAnsi="Times New Roman" w:cs="Times New Roman"/>
          <w:sz w:val="24"/>
          <w:szCs w:val="24"/>
        </w:rPr>
        <w:t xml:space="preserve"> deviation from the expected yield was generally negative</w:t>
      </w:r>
      <w:r w:rsidR="005B4F50">
        <w:rPr>
          <w:rFonts w:ascii="Times New Roman" w:hAnsi="Times New Roman" w:cs="Times New Roman"/>
          <w:sz w:val="24"/>
          <w:szCs w:val="24"/>
        </w:rPr>
        <w:t>, Fig. 4</w:t>
      </w:r>
      <w:r>
        <w:rPr>
          <w:rFonts w:ascii="Times New Roman" w:hAnsi="Times New Roman" w:cs="Times New Roman"/>
          <w:sz w:val="24"/>
          <w:szCs w:val="24"/>
        </w:rPr>
        <w:t xml:space="preserve">), </w:t>
      </w:r>
      <w:r w:rsidR="00584671">
        <w:rPr>
          <w:rFonts w:ascii="Times New Roman" w:hAnsi="Times New Roman" w:cs="Times New Roman"/>
          <w:sz w:val="24"/>
          <w:szCs w:val="24"/>
        </w:rPr>
        <w:t xml:space="preserve">except for one species pair, </w:t>
      </w:r>
      <w:r w:rsidR="00584671" w:rsidRPr="00584671">
        <w:rPr>
          <w:rFonts w:ascii="Times New Roman" w:hAnsi="Times New Roman" w:cs="Times New Roman"/>
          <w:i/>
          <w:sz w:val="24"/>
          <w:szCs w:val="24"/>
        </w:rPr>
        <w:t>Chlorella-</w:t>
      </w:r>
      <w:proofErr w:type="spellStart"/>
      <w:r w:rsidR="00584671" w:rsidRPr="00584671">
        <w:rPr>
          <w:rFonts w:ascii="Times New Roman" w:hAnsi="Times New Roman" w:cs="Times New Roman"/>
          <w:i/>
          <w:sz w:val="24"/>
          <w:szCs w:val="24"/>
        </w:rPr>
        <w:t>Scenedesmus</w:t>
      </w:r>
      <w:proofErr w:type="spellEnd"/>
      <w:r w:rsidR="00B7042E">
        <w:rPr>
          <w:rFonts w:ascii="Times New Roman" w:hAnsi="Times New Roman" w:cs="Times New Roman"/>
          <w:sz w:val="24"/>
          <w:szCs w:val="24"/>
        </w:rPr>
        <w:t xml:space="preserve">, which </w:t>
      </w:r>
      <w:ins w:id="859" w:author="Garcia Carreras, Bernardo" w:date="2017-02-22T14:39:00Z">
        <w:r w:rsidR="00BD3178">
          <w:rPr>
            <w:rFonts w:ascii="Times New Roman" w:hAnsi="Times New Roman" w:cs="Times New Roman"/>
            <w:sz w:val="24"/>
            <w:szCs w:val="24"/>
          </w:rPr>
          <w:t xml:space="preserve">always </w:t>
        </w:r>
      </w:ins>
      <w:r w:rsidR="00B7042E">
        <w:rPr>
          <w:rFonts w:ascii="Times New Roman" w:hAnsi="Times New Roman" w:cs="Times New Roman"/>
          <w:sz w:val="24"/>
          <w:szCs w:val="24"/>
        </w:rPr>
        <w:t xml:space="preserve">had </w:t>
      </w:r>
      <w:del w:id="860" w:author="Garcia Carreras, Bernardo" w:date="2017-02-22T14:39:00Z">
        <w:r w:rsidR="00B7042E" w:rsidDel="00BD3178">
          <w:rPr>
            <w:rFonts w:ascii="Times New Roman" w:hAnsi="Times New Roman" w:cs="Times New Roman"/>
            <w:sz w:val="24"/>
            <w:szCs w:val="24"/>
          </w:rPr>
          <w:delText xml:space="preserve">always </w:delText>
        </w:r>
      </w:del>
      <w:r w:rsidR="00B7042E">
        <w:rPr>
          <w:rFonts w:ascii="Times New Roman" w:hAnsi="Times New Roman" w:cs="Times New Roman"/>
          <w:sz w:val="24"/>
          <w:szCs w:val="24"/>
        </w:rPr>
        <w:t xml:space="preserve">positive deviations, while the </w:t>
      </w:r>
      <w:proofErr w:type="spellStart"/>
      <w:r w:rsidR="00B7042E" w:rsidRPr="008B2FE9">
        <w:rPr>
          <w:rFonts w:ascii="Times New Roman" w:hAnsi="Times New Roman" w:cs="Times New Roman"/>
          <w:i/>
          <w:sz w:val="24"/>
          <w:szCs w:val="24"/>
        </w:rPr>
        <w:t>Chlamydomonas</w:t>
      </w:r>
      <w:proofErr w:type="spellEnd"/>
      <w:r w:rsidR="00B7042E" w:rsidRPr="008B2FE9">
        <w:rPr>
          <w:rFonts w:ascii="Times New Roman" w:hAnsi="Times New Roman" w:cs="Times New Roman"/>
          <w:i/>
          <w:sz w:val="24"/>
          <w:szCs w:val="24"/>
        </w:rPr>
        <w:t>-Chlorella</w:t>
      </w:r>
      <w:r w:rsidR="00B7042E">
        <w:rPr>
          <w:rFonts w:ascii="Times New Roman" w:hAnsi="Times New Roman" w:cs="Times New Roman"/>
          <w:sz w:val="24"/>
          <w:szCs w:val="24"/>
        </w:rPr>
        <w:t xml:space="preserve"> pair shifted from positive to negative deviation</w:t>
      </w:r>
      <w:ins w:id="861" w:author="Garcia Carreras, Bernardo" w:date="2017-02-22T14:39:00Z">
        <w:r w:rsidR="00BD3178">
          <w:rPr>
            <w:rFonts w:ascii="Times New Roman" w:hAnsi="Times New Roman" w:cs="Times New Roman"/>
            <w:sz w:val="24"/>
            <w:szCs w:val="24"/>
          </w:rPr>
          <w:t>s</w:t>
        </w:r>
      </w:ins>
      <w:r w:rsidR="00B7042E">
        <w:rPr>
          <w:rFonts w:ascii="Times New Roman" w:hAnsi="Times New Roman" w:cs="Times New Roman"/>
          <w:sz w:val="24"/>
          <w:szCs w:val="24"/>
        </w:rPr>
        <w:t xml:space="preserve"> and thus from facilitation to negative impact of competition depen</w:t>
      </w:r>
      <w:r w:rsidR="005B4F50">
        <w:rPr>
          <w:rFonts w:ascii="Times New Roman" w:hAnsi="Times New Roman" w:cs="Times New Roman"/>
          <w:sz w:val="24"/>
          <w:szCs w:val="24"/>
        </w:rPr>
        <w:t>ding on the temperature (Fig. 4</w:t>
      </w:r>
      <w:r w:rsidR="00B7042E">
        <w:rPr>
          <w:rFonts w:ascii="Times New Roman" w:hAnsi="Times New Roman" w:cs="Times New Roman"/>
          <w:sz w:val="24"/>
          <w:szCs w:val="24"/>
        </w:rPr>
        <w:t>)</w:t>
      </w:r>
      <w:r w:rsidR="00584671">
        <w:rPr>
          <w:rFonts w:ascii="Times New Roman" w:hAnsi="Times New Roman" w:cs="Times New Roman"/>
          <w:sz w:val="24"/>
          <w:szCs w:val="24"/>
        </w:rPr>
        <w:t>. Higher yields than expected when species were grown in isolation suggests</w:t>
      </w:r>
      <w:r w:rsidR="00854D6F">
        <w:rPr>
          <w:rFonts w:ascii="Times New Roman" w:hAnsi="Times New Roman" w:cs="Times New Roman"/>
          <w:sz w:val="24"/>
          <w:szCs w:val="24"/>
        </w:rPr>
        <w:t xml:space="preserve"> positive</w:t>
      </w:r>
      <w:r w:rsidR="00584671">
        <w:rPr>
          <w:rFonts w:ascii="Times New Roman" w:hAnsi="Times New Roman" w:cs="Times New Roman"/>
          <w:sz w:val="24"/>
          <w:szCs w:val="24"/>
        </w:rPr>
        <w:t xml:space="preserve"> </w:t>
      </w:r>
      <w:r w:rsidR="00854D6F">
        <w:rPr>
          <w:rFonts w:ascii="Times New Roman" w:hAnsi="Times New Roman" w:cs="Times New Roman"/>
          <w:sz w:val="24"/>
          <w:szCs w:val="24"/>
        </w:rPr>
        <w:t>“</w:t>
      </w:r>
      <w:proofErr w:type="spellStart"/>
      <w:r w:rsidR="00584671">
        <w:rPr>
          <w:rFonts w:ascii="Times New Roman" w:hAnsi="Times New Roman" w:cs="Times New Roman"/>
          <w:sz w:val="24"/>
          <w:szCs w:val="24"/>
        </w:rPr>
        <w:t>complementarity</w:t>
      </w:r>
      <w:proofErr w:type="spellEnd"/>
      <w:r w:rsidR="00584671">
        <w:rPr>
          <w:rFonts w:ascii="Times New Roman" w:hAnsi="Times New Roman" w:cs="Times New Roman"/>
          <w:sz w:val="24"/>
          <w:szCs w:val="24"/>
        </w:rPr>
        <w:t xml:space="preserve"> effects</w:t>
      </w:r>
      <w:r w:rsidR="00854D6F">
        <w:rPr>
          <w:rFonts w:ascii="Times New Roman" w:hAnsi="Times New Roman" w:cs="Times New Roman"/>
          <w:sz w:val="24"/>
          <w:szCs w:val="24"/>
        </w:rPr>
        <w:t>”</w:t>
      </w:r>
      <w:r w:rsidR="00584671">
        <w:rPr>
          <w:rFonts w:ascii="Times New Roman" w:hAnsi="Times New Roman" w:cs="Times New Roman"/>
          <w:sz w:val="24"/>
          <w:szCs w:val="24"/>
        </w:rPr>
        <w:t xml:space="preserve"> (either facil</w:t>
      </w:r>
      <w:r w:rsidR="00854D6F">
        <w:rPr>
          <w:rFonts w:ascii="Times New Roman" w:hAnsi="Times New Roman" w:cs="Times New Roman"/>
          <w:sz w:val="24"/>
          <w:szCs w:val="24"/>
        </w:rPr>
        <w:t>itation or resource partitioning</w:t>
      </w:r>
      <w:r w:rsidR="00584671">
        <w:rPr>
          <w:rFonts w:ascii="Times New Roman" w:hAnsi="Times New Roman" w:cs="Times New Roman"/>
          <w:sz w:val="24"/>
          <w:szCs w:val="24"/>
        </w:rPr>
        <w:t xml:space="preserve">), while the more generally observed lower yields suggested </w:t>
      </w:r>
      <w:r w:rsidR="00854D6F">
        <w:rPr>
          <w:rFonts w:ascii="Times New Roman" w:hAnsi="Times New Roman" w:cs="Times New Roman"/>
          <w:sz w:val="24"/>
          <w:szCs w:val="24"/>
        </w:rPr>
        <w:t>“</w:t>
      </w:r>
      <w:r w:rsidR="00584671">
        <w:rPr>
          <w:rFonts w:ascii="Times New Roman" w:hAnsi="Times New Roman" w:cs="Times New Roman"/>
          <w:sz w:val="24"/>
          <w:szCs w:val="24"/>
        </w:rPr>
        <w:t>selective processes</w:t>
      </w:r>
      <w:r w:rsidR="00854D6F">
        <w:rPr>
          <w:rFonts w:ascii="Times New Roman" w:hAnsi="Times New Roman" w:cs="Times New Roman"/>
          <w:sz w:val="24"/>
          <w:szCs w:val="24"/>
        </w:rPr>
        <w:t>”</w:t>
      </w:r>
      <w:r w:rsidR="00584671">
        <w:rPr>
          <w:rFonts w:ascii="Times New Roman" w:hAnsi="Times New Roman" w:cs="Times New Roman"/>
          <w:sz w:val="24"/>
          <w:szCs w:val="24"/>
        </w:rPr>
        <w:t xml:space="preserve"> such as interspecific competition. This pattern was particularly observed in pairs involving </w:t>
      </w:r>
      <w:proofErr w:type="spellStart"/>
      <w:r w:rsidR="00584671" w:rsidRPr="00584671">
        <w:rPr>
          <w:rFonts w:ascii="Times New Roman" w:hAnsi="Times New Roman" w:cs="Times New Roman"/>
          <w:i/>
          <w:sz w:val="24"/>
          <w:szCs w:val="24"/>
        </w:rPr>
        <w:t>Selenastrum</w:t>
      </w:r>
      <w:proofErr w:type="spellEnd"/>
      <w:r w:rsidR="00584671">
        <w:rPr>
          <w:rFonts w:ascii="Times New Roman" w:hAnsi="Times New Roman" w:cs="Times New Roman"/>
          <w:sz w:val="24"/>
          <w:szCs w:val="24"/>
        </w:rPr>
        <w:t>, suggesting that competition with this species was particularly costly for the pair.</w:t>
      </w:r>
      <w:r w:rsidR="00B7042E">
        <w:rPr>
          <w:rFonts w:ascii="Times New Roman" w:hAnsi="Times New Roman" w:cs="Times New Roman"/>
          <w:sz w:val="24"/>
          <w:szCs w:val="24"/>
        </w:rPr>
        <w:t xml:space="preserve"> </w:t>
      </w:r>
      <w:r w:rsidR="006B5EA5">
        <w:rPr>
          <w:rFonts w:ascii="Times New Roman" w:hAnsi="Times New Roman" w:cs="Times New Roman"/>
          <w:sz w:val="24"/>
          <w:szCs w:val="24"/>
        </w:rPr>
        <w:t>A model</w:t>
      </w:r>
      <w:r w:rsidR="00B7042E">
        <w:rPr>
          <w:rFonts w:ascii="Times New Roman" w:hAnsi="Times New Roman" w:cs="Times New Roman"/>
          <w:sz w:val="24"/>
          <w:szCs w:val="24"/>
        </w:rPr>
        <w:t xml:space="preserve"> of deviation from the expected yield </w:t>
      </w:r>
      <w:r w:rsidR="006B5EA5">
        <w:rPr>
          <w:rFonts w:ascii="Times New Roman" w:hAnsi="Times New Roman" w:cs="Times New Roman"/>
          <w:sz w:val="24"/>
          <w:szCs w:val="24"/>
        </w:rPr>
        <w:t>as a function</w:t>
      </w:r>
      <w:r w:rsidR="00B7042E">
        <w:rPr>
          <w:rFonts w:ascii="Times New Roman" w:hAnsi="Times New Roman" w:cs="Times New Roman"/>
          <w:sz w:val="24"/>
          <w:szCs w:val="24"/>
        </w:rPr>
        <w:t xml:space="preserve"> of </w:t>
      </w:r>
      <w:proofErr w:type="gramStart"/>
      <w:r w:rsidR="00B7042E">
        <w:rPr>
          <w:rFonts w:ascii="Times New Roman" w:hAnsi="Times New Roman" w:cs="Times New Roman"/>
          <w:sz w:val="24"/>
          <w:szCs w:val="24"/>
        </w:rPr>
        <w:t>pairs</w:t>
      </w:r>
      <w:proofErr w:type="gramEnd"/>
      <w:r w:rsidR="00B7042E">
        <w:rPr>
          <w:rFonts w:ascii="Times New Roman" w:hAnsi="Times New Roman" w:cs="Times New Roman"/>
          <w:sz w:val="24"/>
          <w:szCs w:val="24"/>
        </w:rPr>
        <w:t xml:space="preserve"> identity, temperature and</w:t>
      </w:r>
      <w:r w:rsidR="006B5EA5">
        <w:rPr>
          <w:rFonts w:ascii="Times New Roman" w:hAnsi="Times New Roman" w:cs="Times New Roman"/>
          <w:sz w:val="24"/>
          <w:szCs w:val="24"/>
        </w:rPr>
        <w:t xml:space="preserve"> </w:t>
      </w:r>
      <w:r w:rsidR="006B5EA5">
        <w:rPr>
          <w:rFonts w:ascii="Times New Roman" w:hAnsi="Times New Roman" w:cs="Times New Roman"/>
          <w:sz w:val="24"/>
          <w:szCs w:val="24"/>
        </w:rPr>
        <w:lastRenderedPageBreak/>
        <w:t xml:space="preserve">nutrient level </w:t>
      </w:r>
      <w:r w:rsidR="00B7042E">
        <w:rPr>
          <w:rFonts w:ascii="Times New Roman" w:hAnsi="Times New Roman" w:cs="Times New Roman"/>
          <w:sz w:val="24"/>
          <w:szCs w:val="24"/>
        </w:rPr>
        <w:t>showed</w:t>
      </w:r>
      <w:r w:rsidR="008B2FE9">
        <w:rPr>
          <w:rFonts w:ascii="Times New Roman" w:hAnsi="Times New Roman" w:cs="Times New Roman"/>
          <w:sz w:val="24"/>
          <w:szCs w:val="24"/>
        </w:rPr>
        <w:t xml:space="preserve"> complex interactions between pair of species identity, te</w:t>
      </w:r>
      <w:r w:rsidR="0028310C">
        <w:rPr>
          <w:rFonts w:ascii="Times New Roman" w:hAnsi="Times New Roman" w:cs="Times New Roman"/>
          <w:sz w:val="24"/>
          <w:szCs w:val="24"/>
        </w:rPr>
        <w:t>mperature and nutrients (Table 6</w:t>
      </w:r>
      <w:r w:rsidR="008B2FE9">
        <w:rPr>
          <w:rFonts w:ascii="Times New Roman" w:hAnsi="Times New Roman" w:cs="Times New Roman"/>
          <w:sz w:val="24"/>
          <w:szCs w:val="24"/>
        </w:rPr>
        <w:t xml:space="preserve">). </w:t>
      </w:r>
    </w:p>
    <w:p w:rsidR="00756992" w:rsidRDefault="00A25E17">
      <w:pPr>
        <w:pStyle w:val="Heading1"/>
        <w:spacing w:line="240" w:lineRule="auto"/>
      </w:pPr>
      <w:r>
        <w:t>Discussion</w:t>
      </w:r>
    </w:p>
    <w:p w:rsidR="00756992" w:rsidRDefault="0049431C">
      <w:pPr>
        <w:spacing w:line="240" w:lineRule="auto"/>
        <w:jc w:val="both"/>
        <w:rPr>
          <w:rFonts w:ascii="Times New Roman" w:hAnsi="Times New Roman" w:cs="Times New Roman"/>
          <w:sz w:val="24"/>
          <w:szCs w:val="24"/>
        </w:rPr>
      </w:pPr>
      <w:r w:rsidRPr="0049431C">
        <w:rPr>
          <w:rFonts w:ascii="Times New Roman" w:hAnsi="Times New Roman" w:cs="Times New Roman"/>
          <w:sz w:val="24"/>
          <w:szCs w:val="24"/>
        </w:rPr>
        <w:t>We found that traits governing species nutrient physiology were not fixed values for a species but varied plastically with temperature.</w:t>
      </w:r>
      <w:r>
        <w:rPr>
          <w:rFonts w:ascii="Times New Roman" w:hAnsi="Times New Roman" w:cs="Times New Roman"/>
          <w:b/>
          <w:sz w:val="24"/>
          <w:szCs w:val="24"/>
        </w:rPr>
        <w:t xml:space="preserve"> </w:t>
      </w:r>
      <w:r w:rsidR="00675ED9">
        <w:rPr>
          <w:rFonts w:ascii="Times New Roman" w:hAnsi="Times New Roman" w:cs="Times New Roman"/>
          <w:sz w:val="24"/>
          <w:szCs w:val="24"/>
        </w:rPr>
        <w:t>Growth rate depended both on temperature and nutrients non-linearly for each species. Half-saturation constant</w:t>
      </w:r>
      <w:ins w:id="862" w:author="Garcia Carreras, Bernardo" w:date="2017-02-22T14:41:00Z">
        <w:r w:rsidR="006C19F1">
          <w:rPr>
            <w:rFonts w:ascii="Times New Roman" w:hAnsi="Times New Roman" w:cs="Times New Roman"/>
            <w:sz w:val="24"/>
            <w:szCs w:val="24"/>
          </w:rPr>
          <w:t>s</w:t>
        </w:r>
      </w:ins>
      <w:r w:rsidR="00675ED9">
        <w:rPr>
          <w:rFonts w:ascii="Times New Roman" w:hAnsi="Times New Roman" w:cs="Times New Roman"/>
          <w:sz w:val="24"/>
          <w:szCs w:val="24"/>
        </w:rPr>
        <w:t xml:space="preserve"> </w:t>
      </w:r>
      <w:r w:rsidR="00A560C2">
        <w:rPr>
          <w:rFonts w:ascii="Times New Roman" w:hAnsi="Times New Roman" w:cs="Times New Roman"/>
          <w:sz w:val="24"/>
          <w:szCs w:val="24"/>
        </w:rPr>
        <w:t xml:space="preserve">generally </w:t>
      </w:r>
      <w:r w:rsidR="00675ED9">
        <w:rPr>
          <w:rFonts w:ascii="Times New Roman" w:hAnsi="Times New Roman" w:cs="Times New Roman"/>
          <w:sz w:val="24"/>
          <w:szCs w:val="24"/>
        </w:rPr>
        <w:t>increased with temperature</w:t>
      </w:r>
      <w:r w:rsidR="00A560C2">
        <w:rPr>
          <w:rFonts w:ascii="Times New Roman" w:hAnsi="Times New Roman" w:cs="Times New Roman"/>
          <w:sz w:val="24"/>
          <w:szCs w:val="24"/>
        </w:rPr>
        <w:t xml:space="preserve">. These results are in accordance with </w:t>
      </w:r>
      <w:del w:id="863" w:author="Garcia Carreras, Bernardo" w:date="2017-02-22T14:41:00Z">
        <w:r w:rsidR="00675ED9" w:rsidDel="006C19F1">
          <w:rPr>
            <w:rFonts w:ascii="Times New Roman" w:hAnsi="Times New Roman" w:cs="Times New Roman"/>
            <w:sz w:val="24"/>
            <w:szCs w:val="24"/>
          </w:rPr>
          <w:delText xml:space="preserve"> </w:delText>
        </w:r>
      </w:del>
      <w:r w:rsidR="00675ED9">
        <w:rPr>
          <w:rFonts w:ascii="Times New Roman" w:hAnsi="Times New Roman" w:cs="Times New Roman"/>
          <w:sz w:val="24"/>
          <w:szCs w:val="24"/>
        </w:rPr>
        <w:t xml:space="preserve">previous results showing a positive relationship between </w:t>
      </w:r>
      <m:oMath>
        <m:sSub>
          <m:sSubPr>
            <m:ctrlPr>
              <w:ins w:id="864" w:author="Garcia Carreras, Bernardo" w:date="2017-02-22T14:41:00Z">
                <w:rPr>
                  <w:rFonts w:ascii="Cambria Math" w:hAnsi="Cambria Math" w:cs="Times New Roman"/>
                  <w:i/>
                  <w:sz w:val="24"/>
                  <w:szCs w:val="24"/>
                </w:rPr>
              </w:ins>
            </m:ctrlPr>
          </m:sSubPr>
          <m:e>
            <w:ins w:id="865" w:author="Garcia Carreras, Bernardo" w:date="2017-02-22T14:41:00Z">
              <m:r>
                <w:rPr>
                  <w:rFonts w:ascii="Cambria Math" w:hAnsi="Cambria Math" w:cs="Times New Roman"/>
                  <w:sz w:val="24"/>
                  <w:szCs w:val="24"/>
                </w:rPr>
                <m:t>K</m:t>
              </m:r>
            </w:ins>
          </m:e>
          <m:sub>
            <w:ins w:id="866" w:author="Garcia Carreras, Bernardo" w:date="2017-02-22T14:41:00Z">
              <m:r>
                <w:rPr>
                  <w:rFonts w:ascii="Cambria Math" w:hAnsi="Cambria Math" w:cs="Times New Roman"/>
                  <w:sz w:val="24"/>
                  <w:szCs w:val="24"/>
                </w:rPr>
                <m:t>S</m:t>
              </m:r>
            </w:ins>
          </m:sub>
        </m:sSub>
        <w:ins w:id="867" w:author="Garcia Carreras, Bernardo" w:date="2017-03-15T18:58:00Z"/>
      </m:oMath>
      <w:r w:rsidR="003C4918">
        <w:rPr>
          <w:rFonts w:ascii="Times New Roman" w:hAnsi="Times New Roman" w:cs="Times New Roman"/>
          <w:sz w:val="24"/>
          <w:szCs w:val="24"/>
        </w:rPr>
        <w:t xml:space="preserve"> </w:t>
      </w:r>
      <w:del w:id="868" w:author="Garcia Carreras, Bernardo" w:date="2017-02-22T14:41:00Z">
        <w:r w:rsidR="00675ED9" w:rsidDel="006C19F1">
          <w:rPr>
            <w:rFonts w:ascii="Times New Roman" w:hAnsi="Times New Roman" w:cs="Times New Roman"/>
            <w:sz w:val="24"/>
            <w:szCs w:val="24"/>
          </w:rPr>
          <w:delText xml:space="preserve">Ks </w:delText>
        </w:r>
      </w:del>
      <w:r w:rsidR="00675ED9">
        <w:rPr>
          <w:rFonts w:ascii="Times New Roman" w:hAnsi="Times New Roman" w:cs="Times New Roman"/>
          <w:sz w:val="24"/>
          <w:szCs w:val="24"/>
        </w:rPr>
        <w:t xml:space="preserve">and temperature in plants </w:t>
      </w:r>
      <w:r w:rsidR="00AB5751">
        <w:rPr>
          <w:rFonts w:ascii="Times New Roman" w:hAnsi="Times New Roman" w:cs="Times New Roman"/>
          <w:sz w:val="24"/>
          <w:szCs w:val="24"/>
        </w:rPr>
        <w:fldChar w:fldCharType="begin"/>
      </w:r>
      <w:r w:rsidR="00675ED9">
        <w:rPr>
          <w:rFonts w:ascii="Times New Roman" w:hAnsi="Times New Roman" w:cs="Times New Roman"/>
          <w:sz w:val="24"/>
          <w:szCs w:val="24"/>
        </w:rPr>
        <w:instrText xml:space="preserve"> ADDIN ZOTERO_ITEM CSL_CITATION {"citationID":"2i2cjs18o6","properties":{"formattedCitation":"(Carter &amp; Lathwell 1967)","plainCitation":"(Carter &amp; Lathwell 1967)"},"citationItems":[{"id":8173,"uris":["http://zotero.org/users/718951/items/C3S3GPMR"],"uri":["http://zotero.org/users/718951/items/C3S3GPMR"],"itemData":{"id":8173,"type":"article-journal","title":"Effects of Temperature on Orthophosphate Absorption by Excised Corn Roots","container-title":"Plant Physiology","page":"1407-1412","volume":"42","issue":"10","source":"www.plantphysiol.org","abstract":"The uptake of orthophosphate (32P) by excised corn roots, Zea mays L. was studied using roots grown on 0.2 mm CaSO4. Nine concentrations of KH2PO4 from 1 to 256 μm were used at temperatures of 20°, 30°, and 40°. Enzyme kinetic analysis was applied to the data obtained. Two apparent mechanisms (sites) of phosphate uptake were observed, 1 dominating at high P concentrations and 1 at low P concentrations. A Km of 1.36 × 10−4 and a Vmax of 177 × 10−9 moles per gram of roots per hour at 30° was calculated for the mechanism dominating at high P concentrations. Similar calculations gave a Km of 6.09 × 10−6 and a Vmax of 162 × 10−9 moles per gram of roots per hour at 30° for the mechanism dominating at low P concentrations. The Q10 for both mechanisms was approximately 2. Calculation of thermodynamic values from the data gave ΔF of − 5200 cal, ΔH of − 950 to − 1400 cal, and a enthalpy of activation (A) of 10,300 to 13,800 cal per mole for the mechanism dominating at high P concentrations. Similar calculations from the data for the mechanism dominating at low P concentrations gave a ΔF of − 7300 cal, ΔH of − 10,700 to − 8200 cal, and a A of 9300 to 18,900 cal per mole. If the dual mechanism interpretation of this kind of data adequately describes this system, then both mechanisms of P absorption by corn roots involve chemical reactions.","DOI":"10.1104/pp.42.10.1407","ISSN":", 1532-2548","note":"PMID: 16656670","journalAbbreviation":"Plant Physiol.","language":"en","author":[{"family":"Carter","given":"O. G."},{"family":"Lathwell","given":"D. J."}],"issued":{"date-parts":[["1967",1,10]]}}}],"schema":"https://github.com/citation-style-language/schema/raw/master/csl-citation.json"} </w:instrText>
      </w:r>
      <w:r w:rsidR="00AB5751">
        <w:rPr>
          <w:rFonts w:ascii="Times New Roman" w:hAnsi="Times New Roman" w:cs="Times New Roman"/>
          <w:sz w:val="24"/>
          <w:szCs w:val="24"/>
        </w:rPr>
        <w:fldChar w:fldCharType="separate"/>
      </w:r>
      <w:r w:rsidR="00675ED9" w:rsidRPr="00675ED9">
        <w:rPr>
          <w:rFonts w:ascii="Times New Roman" w:hAnsi="Times New Roman" w:cs="Times New Roman"/>
          <w:sz w:val="24"/>
        </w:rPr>
        <w:t>(Carter &amp; Lathwell 1967)</w:t>
      </w:r>
      <w:r w:rsidR="00AB5751">
        <w:rPr>
          <w:rFonts w:ascii="Times New Roman" w:hAnsi="Times New Roman" w:cs="Times New Roman"/>
          <w:sz w:val="24"/>
          <w:szCs w:val="24"/>
        </w:rPr>
        <w:fldChar w:fldCharType="end"/>
      </w:r>
      <w:r w:rsidR="00675ED9">
        <w:rPr>
          <w:rFonts w:ascii="Times New Roman" w:hAnsi="Times New Roman" w:cs="Times New Roman"/>
          <w:sz w:val="24"/>
          <w:szCs w:val="24"/>
        </w:rPr>
        <w:t xml:space="preserve"> or in algae for nitrogen </w:t>
      </w:r>
      <w:r w:rsidR="00AB5751">
        <w:rPr>
          <w:rFonts w:ascii="Times New Roman" w:hAnsi="Times New Roman" w:cs="Times New Roman"/>
          <w:sz w:val="24"/>
          <w:szCs w:val="24"/>
        </w:rPr>
        <w:fldChar w:fldCharType="begin"/>
      </w:r>
      <w:r w:rsidR="00675ED9">
        <w:rPr>
          <w:rFonts w:ascii="Times New Roman" w:hAnsi="Times New Roman" w:cs="Times New Roman"/>
          <w:sz w:val="24"/>
          <w:szCs w:val="24"/>
        </w:rPr>
        <w:instrText xml:space="preserve"> ADDIN ZOTERO_ITEM CSL_CITATION {"citationID":"ovQuFfx6","properties":{"unsorted":true,"formattedCitation":"(Sterner &amp; Grover 1998; Aksnes &amp; Egge 1991)","plainCitation":"(Sterner &amp; Grover 1998; Aksnes &amp; Egge 1991)"},"citationItems":[{"id":8150,"uris":["http://zotero.org/users/718951/items/GQQGVM65"],"uri":["http://zotero.org/users/718951/items/GQQGVM65"],"itemData":{"id":8150,"type":"article-journal","title":"Algal growth in warm temperate reservoirs: kinetic examination of nitrogen, temperature, light, and other nutrients","container-title":"Water Research","page":"3539-3548","volume":"32","issue":"12","source":"ScienceDirect","abstract":"Nutrient limited growth of the phytoplankton assemblage in two Texas reservoirs was studied by a combination of nutrient addition experiments and statistical modeling. Dilution bioassays were run to ascertain the qualitative and quantitative patterns in nutrient limitation. Algal growth was frequently and strongly nutrient limited, particularly when temperature was &amp;gt;22°C. By itself, N was more often stimulatory than P, though strong additional enhancement of growth by P and trace nutrients was often detected. Monod growth kinetics indicated that half-saturation constants for N limited growth for the entire algal assemblage were in the range 20–200 μg N/L, relatively high compared to literature values, and increased with increasing temperature. Maximal growth was also an increasing function of temperature. A single temperature-dependent model was fit to the growth dynamics for all experiments showing N-limitation. The model μ=0.0256·T([DIN]/66.0+[DIN]) where μ is specific growth rate (d−1), T is temperature (°C) and [DIN] is dissolved inorganic N (μmol/L) fit the experimental results reasonably well (r2=0.82). However, only a modest predictive power for growth in the controls (our best estimate of growth in situ) was achieved (r2=0.26). Thus, even with unusually detailed, site-specific fitting of model parameters, accurately modeling algal growth in natural ecosystems can remain a challenge.","DOI":"10.1016/S0043-1354(98)00165-1","ISSN":"0043-1354","shortTitle":"Algal growth in warm temperate reservoirs","journalAbbreviation":"Water Research","author":[{"family":"Sterner","given":"Robert W."},{"family":"Grover","given":"James P."}],"issued":{"date-parts":[["1998",12]]}}},{"id":8156,"uris":["http://zotero.org/users/718951/items/WZNMV8KJ"],"uri":["http://zotero.org/users/718951/items/WZNMV8KJ"],"itemData":{"id":8156,"type":"article-journal","title":"A theoretical model for nutrient uptake in phytoplankton","container-title":"Marine Ecology Progress Series","page":"65-72","volume":"70","author":[{"family":"Aksnes","given":"D. L."},{"family":"Egge","given":"J. K."}],"issued":{"date-parts":[["1991"]]}}}],"schema":"https://github.com/citation-style-language/schema/raw/master/csl-citation.json"} </w:instrText>
      </w:r>
      <w:r w:rsidR="00AB5751">
        <w:rPr>
          <w:rFonts w:ascii="Times New Roman" w:hAnsi="Times New Roman" w:cs="Times New Roman"/>
          <w:sz w:val="24"/>
          <w:szCs w:val="24"/>
        </w:rPr>
        <w:fldChar w:fldCharType="separate"/>
      </w:r>
      <w:r w:rsidR="00675ED9" w:rsidRPr="00675ED9">
        <w:rPr>
          <w:rFonts w:ascii="Times New Roman" w:hAnsi="Times New Roman" w:cs="Times New Roman"/>
          <w:sz w:val="24"/>
        </w:rPr>
        <w:t>(</w:t>
      </w:r>
      <w:ins w:id="869" w:author="Garcia Carreras, Bernardo" w:date="2017-02-22T14:41:00Z">
        <w:r w:rsidR="00C112DE" w:rsidRPr="00675ED9">
          <w:rPr>
            <w:rFonts w:ascii="Times New Roman" w:hAnsi="Times New Roman" w:cs="Times New Roman"/>
            <w:sz w:val="24"/>
          </w:rPr>
          <w:t>Aksnes &amp; Egge 1991</w:t>
        </w:r>
        <w:r w:rsidR="00C112DE">
          <w:rPr>
            <w:rFonts w:ascii="Times New Roman" w:hAnsi="Times New Roman" w:cs="Times New Roman"/>
            <w:sz w:val="24"/>
          </w:rPr>
          <w:t xml:space="preserve">; </w:t>
        </w:r>
      </w:ins>
      <w:r w:rsidR="00675ED9" w:rsidRPr="00675ED9">
        <w:rPr>
          <w:rFonts w:ascii="Times New Roman" w:hAnsi="Times New Roman" w:cs="Times New Roman"/>
          <w:sz w:val="24"/>
        </w:rPr>
        <w:t>Sterner &amp; Grover 1998</w:t>
      </w:r>
      <w:del w:id="870" w:author="Garcia Carreras, Bernardo" w:date="2017-02-22T14:41:00Z">
        <w:r w:rsidR="00675ED9" w:rsidRPr="00675ED9" w:rsidDel="00C112DE">
          <w:rPr>
            <w:rFonts w:ascii="Times New Roman" w:hAnsi="Times New Roman" w:cs="Times New Roman"/>
            <w:sz w:val="24"/>
          </w:rPr>
          <w:delText>; Aksnes &amp; Egge 1991</w:delText>
        </w:r>
      </w:del>
      <w:r w:rsidR="00675ED9" w:rsidRPr="00675ED9">
        <w:rPr>
          <w:rFonts w:ascii="Times New Roman" w:hAnsi="Times New Roman" w:cs="Times New Roman"/>
          <w:sz w:val="24"/>
        </w:rPr>
        <w:t>)</w:t>
      </w:r>
      <w:r w:rsidR="00AB5751">
        <w:rPr>
          <w:rFonts w:ascii="Times New Roman" w:hAnsi="Times New Roman" w:cs="Times New Roman"/>
          <w:sz w:val="24"/>
          <w:szCs w:val="24"/>
        </w:rPr>
        <w:fldChar w:fldCharType="end"/>
      </w:r>
      <w:r w:rsidR="00092CAF">
        <w:rPr>
          <w:rFonts w:ascii="Times New Roman" w:hAnsi="Times New Roman" w:cs="Times New Roman"/>
          <w:sz w:val="24"/>
          <w:szCs w:val="24"/>
        </w:rPr>
        <w:t xml:space="preserve"> and silicon </w:t>
      </w:r>
      <w:r w:rsidR="00AB5751">
        <w:rPr>
          <w:rFonts w:ascii="Times New Roman" w:hAnsi="Times New Roman" w:cs="Times New Roman"/>
          <w:sz w:val="24"/>
          <w:szCs w:val="24"/>
        </w:rPr>
        <w:fldChar w:fldCharType="begin"/>
      </w:r>
      <w:r w:rsidR="00092CAF">
        <w:rPr>
          <w:rFonts w:ascii="Times New Roman" w:hAnsi="Times New Roman" w:cs="Times New Roman"/>
          <w:sz w:val="24"/>
          <w:szCs w:val="24"/>
        </w:rPr>
        <w:instrText xml:space="preserve"> ADDIN ZOTERO_ITEM CSL_CITATION {"citationID":"6hgk4fp1t","properties":{"formattedCitation":"(Mechling &amp; Kilham 1982)","plainCitation":"(Mechling &amp; Kilham 1982)"},"citationItems":[{"id":8582,"uris":["http://zotero.org/users/718951/items/68Q6DNUM"],"uri":["http://zotero.org/users/718951/items/68Q6DNUM"],"itemData":{"id":8582,"type":"article-journal","title":"Temperature Effects on Silicon Limited Growth of the Lake Michigan Diatom Stephanodiscus Minutus (bacillariophyceae)1","container-title":"Journal of Phycology","page":"199-205","volume":"18","issue":"2","source":"Wiley Online Library","abstract":"The effect of temperature on the silicon limited growth and nutrient kinetics of Stephanodiscus minutus Grun. was examined using batch and semicontinuous culture methods. Short-term batch culture methods gave maximum growth rates which were essentially constant over the temperature range of 10° to 20°C (μ3= 0.71–0.80 d−1). The half-saturation constant for growth (Ks) was significantly lowest at 10°C (Ks= 0.31 μM Si; 0.22–0.41), and higher at both 15°C (Ks= 1.03 μM Si; 0.68–1.47) and 20°C (Ks= 0.88 μM Si; 0.60–1.22). Two methods were used to evaluate the semicontinuous experiments. The Droop relationship showed that the minimum cell quota was about 1.50 × 10−7 nmol Si cell−1, but there was much overlap in the results at all three temperatures. The Monod growth relationship for the semicontinuous experiments gave estimates of Ks which were lowest at 15°C (Ks= 0.12 μM Si), and higher at 10°C (Ks= 0.68 μM Si) and 20°C (Ks= 1.24 μM Si), although 95% confidence intervals overlapped. The maximum growth rate estimates for the semicontinuous experiments were similar at 10° and 15°, and higher at 20°C, but the number of points used in making the calculations makes the results less reliable than those from batch cultures. Generally, there were no consistent significant differences in the silicon limited growth of S. minutus over the temperature range studied. Our values of Ks for S. minutus are the lowest recorded for a freshwater diatom, and are consistent with the distribution of this species in nature. Generally, this species becomes abundant in areas with high phosphorus loading and very low silicon levels (low Si:P loading rates). Stephanodiscus species are also fossil indicators of eutrophication in north temperate lakes.","DOI":"10.1111/j.1529-8817.1982.tb03174.x","ISSN":"1529-8817","language":"en","author":[{"family":"Mechling","given":"Joyce A."},{"family":"Kilham","given":"Susan Soltau"}],"issued":{"date-parts":[["1982",6,1]]}}}],"schema":"https://github.com/citation-style-language/schema/raw/master/csl-citation.json"} </w:instrText>
      </w:r>
      <w:r w:rsidR="00AB5751">
        <w:rPr>
          <w:rFonts w:ascii="Times New Roman" w:hAnsi="Times New Roman" w:cs="Times New Roman"/>
          <w:sz w:val="24"/>
          <w:szCs w:val="24"/>
        </w:rPr>
        <w:fldChar w:fldCharType="separate"/>
      </w:r>
      <w:r w:rsidR="00092CAF" w:rsidRPr="00092CAF">
        <w:rPr>
          <w:rFonts w:ascii="Times New Roman" w:hAnsi="Times New Roman" w:cs="Times New Roman"/>
          <w:sz w:val="24"/>
        </w:rPr>
        <w:t>(Mechling &amp; Kilham 1982)</w:t>
      </w:r>
      <w:r w:rsidR="00AB5751">
        <w:rPr>
          <w:rFonts w:ascii="Times New Roman" w:hAnsi="Times New Roman" w:cs="Times New Roman"/>
          <w:sz w:val="24"/>
          <w:szCs w:val="24"/>
        </w:rPr>
        <w:fldChar w:fldCharType="end"/>
      </w:r>
      <w:r w:rsidR="00675ED9">
        <w:rPr>
          <w:rFonts w:ascii="Times New Roman" w:hAnsi="Times New Roman" w:cs="Times New Roman"/>
          <w:sz w:val="24"/>
          <w:szCs w:val="24"/>
        </w:rPr>
        <w:t>.</w:t>
      </w:r>
      <w:r w:rsidR="00616537">
        <w:rPr>
          <w:rFonts w:ascii="Times New Roman" w:hAnsi="Times New Roman" w:cs="Times New Roman"/>
          <w:sz w:val="24"/>
          <w:szCs w:val="24"/>
        </w:rPr>
        <w:t xml:space="preserve"> </w:t>
      </w:r>
      <w:del w:id="871" w:author="Garcia Carreras, Bernardo" w:date="2017-03-15T20:34:00Z">
        <w:r w:rsidR="00616537" w:rsidDel="00E0465D">
          <w:rPr>
            <w:rFonts w:ascii="Times New Roman" w:hAnsi="Times New Roman" w:cs="Times New Roman"/>
            <w:sz w:val="24"/>
            <w:szCs w:val="24"/>
          </w:rPr>
          <w:delText>While s</w:delText>
        </w:r>
      </w:del>
      <w:ins w:id="872" w:author="Garcia Carreras, Bernardo" w:date="2017-03-15T20:34:00Z">
        <w:r w:rsidR="00E0465D">
          <w:rPr>
            <w:rFonts w:ascii="Times New Roman" w:hAnsi="Times New Roman" w:cs="Times New Roman"/>
            <w:sz w:val="24"/>
            <w:szCs w:val="24"/>
          </w:rPr>
          <w:t>S</w:t>
        </w:r>
      </w:ins>
      <w:r w:rsidR="00616537">
        <w:rPr>
          <w:rFonts w:ascii="Times New Roman" w:hAnsi="Times New Roman" w:cs="Times New Roman"/>
          <w:sz w:val="24"/>
          <w:szCs w:val="24"/>
        </w:rPr>
        <w:t>tudies investigating effects of climate change on algal biomass often consider</w:t>
      </w:r>
      <w:ins w:id="873" w:author="Garcia Carreras, Bernardo" w:date="2017-02-22T14:42:00Z">
        <w:r w:rsidR="006C19F1">
          <w:rPr>
            <w:rFonts w:ascii="Times New Roman" w:hAnsi="Times New Roman" w:cs="Times New Roman"/>
            <w:sz w:val="24"/>
            <w:szCs w:val="24"/>
          </w:rPr>
          <w:t xml:space="preserve"> the</w:t>
        </w:r>
      </w:ins>
      <w:r w:rsidR="00616537">
        <w:rPr>
          <w:rFonts w:ascii="Times New Roman" w:hAnsi="Times New Roman" w:cs="Times New Roman"/>
          <w:sz w:val="24"/>
          <w:szCs w:val="24"/>
        </w:rPr>
        <w:t xml:space="preserve"> half-saturation constant to be independent of temperature </w:t>
      </w:r>
      <w:r w:rsidR="00AB5751">
        <w:rPr>
          <w:rFonts w:ascii="Times New Roman" w:hAnsi="Times New Roman" w:cs="Times New Roman"/>
          <w:sz w:val="24"/>
          <w:szCs w:val="24"/>
        </w:rPr>
        <w:fldChar w:fldCharType="begin"/>
      </w:r>
      <w:r w:rsidR="00D7404A">
        <w:rPr>
          <w:rFonts w:ascii="Times New Roman" w:hAnsi="Times New Roman" w:cs="Times New Roman"/>
          <w:sz w:val="24"/>
          <w:szCs w:val="24"/>
        </w:rPr>
        <w:instrText xml:space="preserve"> ADDIN ZOTERO_ITEM CSL_CITATION {"citationID":"vQZlbFJe","properties":{"formattedCitation":"{\\rtf (Goldman &amp; Carpenter 1974; Ye {\\i{}et al.} 2011; Thomas {\\i{}et al.} 2017)}","plainCitation":"(Goldman &amp; Carpenter 1974; Ye et al. 2011; Thomas et al. 2017)"},"citationItems":[{"id":8162,"uris":["http://zotero.org/users/718951/items/HPT2TQTX"],"uri":["http://zotero.org/users/718951/items/HPT2TQTX"],"itemData":{"id":8162,"type":"article-journal","title":"A kinetic approach to the effect of temperature on algal growth","container-title":"Limnology and Oceanography","page":"756–766","volume":"19","issue":"5","source":"Google Scholar","author":[{"family":"Goldman","given":"Joel C."},{"family":"Carpenter","given":"Edward J."}],"issued":{"date-parts":[["1974"]]}}},{"id":8157,"uris":["http://zotero.org/users/718951/items/W7VUDUI3"],"uri":["http://zotero.org/users/718951/items/W7VUDUI3"],"itemData":{"id":8157,"type":"article-journal","title":"Long-term joint effect of nutrients and temperature increase on algal growth in Lake Taihu, China","container-title":"Journal of Environmental Sciences","page":"222-227","volume":"23","issue":"2","source":"ScienceDirect","abstract":"To study how global warming and eutrophication affect water ecosystems, a multiplicative growth Monod model, modified by incorporating the Arrhenius equation, was applied to Lake Taihu to quantitatively study the relationships between algal biomass and both nutrients and temperature using long-term data. To qualitatively assess which factor was a limitation of the improved model, temperature variables were calculated using annual mean air temperature (AT), water temperature (WT), and their average temperature (ST), while substrate variables were calculated using annual mean total nitrogen (TN), total phosphorus (TP), and their weighted aggregate (R), respectively. The nine fitted curves showed that TN and AT were two important factors influencing algal growth; AT limited growth as algal photosynthesis is mainly carried out near the water surface; N leakage of phytoplankton and internal phosphorus load from sediment explains why TN was the best predictor of peak biomass using the Monod model. The fitted results suggest that annual mean algal biomass increased by 0.145 times when annual mean AT increased by 1.0°C. Results also showed that the more eutrophic the lake, the greater the effect AT had on algal growth. Subsequently, the long-term joint effect of annual temperature increase and eutrophication to water ecosystems can be quantitatively assessed and predicted.","DOI":"10.1016/S1001-0742(10)60396-8","ISSN":"1001-0742","journalAbbreviation":"Journal of Environmental Sciences","author":[{"family":"Ye","given":"Chun"},{"family":"Shen","given":"Zhemin"},{"family":"Zhang","given":"Tao"},{"family":"Fan","given":"Maohong"},{"family":"Lei","given":"Yangming"},{"family":"Zhang","given":"Jianda"}],"issued":{"date-parts":[["2011",2,1]]}}},{"id":8579,"uris":["http://zotero.org/users/718951/items/5XIPGGG4"],"uri":["http://zotero.org/users/718951/items/5XIPGGG4"],"itemData":{"id":8579,"type":"article-journal","title":"Temperature-nutrient interactions exacerbate sensitivity to warming in phytoplankton","container-title":"Global Change Biology","page":"n/a-n/a","source":"Wiley Online Library","abstract":"Temperature and nutrients are fundamental, highly nonlinear drivers of biological processes, but we know little about how they interact to influence growth. This has hampered attempts to model population growth and competition in dynamic environments, which is critical in forecasting species distributions, as well as the diversity and productivity of communities. To address this, we propose a new model of population growth that includes the temperature-nutrient interaction and test a novel prediction: that a species’ optimum temperature for growth, Topt, is a saturating function of nutrient concentration. We find strong support for this prediction in experiments with a marine diatom, Thalassiosira pseudonana: Topt decreases by 3-6°C at low nitrogen and phosphorus concentrations. This interaction implies that species are more vulnerable to hot, low nutrient conditions than previous models account for. The interaction dramatically alters species’ range limits in the ocean, projected based on current temperature and nitrate levels as well as those forecast for the future. Ranges are smaller not only than projections based on the individual variables, but also than projected ranges based on a simpler model of temperature-nutrient interactions. Nutrient deprivation is therefore likely to exacerbate environmental warming's effects on communities. This article is protected by copyright. All rights reserved.","DOI":"10.1111/gcb.13641","ISSN":"1365-2486","journalAbbreviation":"Glob Change Biol","language":"en","author":[{"family":"Thomas","given":"Mridul K."},{"family":"Aranguren-Gassis","given":"María"},{"family":"Kremer","given":"Colin T."},{"family":"Gould","given":"Marilyn R."},{"family":"Anderson","given":"Krista"},{"family":"Klausmeier","given":"Christopher A."},{"family":"Litchman","given":"Elena"}],"issued":{"date-parts":[["2017",1,1]]}}}],"schema":"https://github.com/citation-style-language/schema/raw/master/csl-citation.json"} </w:instrText>
      </w:r>
      <w:r w:rsidR="00AB5751">
        <w:rPr>
          <w:rFonts w:ascii="Times New Roman" w:hAnsi="Times New Roman" w:cs="Times New Roman"/>
          <w:sz w:val="24"/>
          <w:szCs w:val="24"/>
        </w:rPr>
        <w:fldChar w:fldCharType="separate"/>
      </w:r>
      <w:r w:rsidR="00D7404A" w:rsidRPr="00D7404A">
        <w:rPr>
          <w:rFonts w:ascii="Times New Roman" w:hAnsi="Times New Roman" w:cs="Times New Roman"/>
          <w:sz w:val="24"/>
          <w:szCs w:val="24"/>
        </w:rPr>
        <w:t xml:space="preserve">(Goldman &amp; Carpenter 1974; Ye </w:t>
      </w:r>
      <w:r w:rsidR="00D7404A" w:rsidRPr="00D7404A">
        <w:rPr>
          <w:rFonts w:ascii="Times New Roman" w:hAnsi="Times New Roman" w:cs="Times New Roman"/>
          <w:i/>
          <w:iCs/>
          <w:sz w:val="24"/>
          <w:szCs w:val="24"/>
        </w:rPr>
        <w:t>et al.</w:t>
      </w:r>
      <w:r w:rsidR="00D7404A" w:rsidRPr="00D7404A">
        <w:rPr>
          <w:rFonts w:ascii="Times New Roman" w:hAnsi="Times New Roman" w:cs="Times New Roman"/>
          <w:sz w:val="24"/>
          <w:szCs w:val="24"/>
        </w:rPr>
        <w:t xml:space="preserve"> 2011; Thomas </w:t>
      </w:r>
      <w:r w:rsidR="00D7404A" w:rsidRPr="00D7404A">
        <w:rPr>
          <w:rFonts w:ascii="Times New Roman" w:hAnsi="Times New Roman" w:cs="Times New Roman"/>
          <w:i/>
          <w:iCs/>
          <w:sz w:val="24"/>
          <w:szCs w:val="24"/>
        </w:rPr>
        <w:t>et al.</w:t>
      </w:r>
      <w:r w:rsidR="00D7404A" w:rsidRPr="00D7404A">
        <w:rPr>
          <w:rFonts w:ascii="Times New Roman" w:hAnsi="Times New Roman" w:cs="Times New Roman"/>
          <w:sz w:val="24"/>
          <w:szCs w:val="24"/>
        </w:rPr>
        <w:t xml:space="preserve"> 2017)</w:t>
      </w:r>
      <w:r w:rsidR="00AB5751">
        <w:rPr>
          <w:rFonts w:ascii="Times New Roman" w:hAnsi="Times New Roman" w:cs="Times New Roman"/>
          <w:sz w:val="24"/>
          <w:szCs w:val="24"/>
        </w:rPr>
        <w:fldChar w:fldCharType="end"/>
      </w:r>
      <w:ins w:id="874" w:author="Garcia Carreras, Bernardo" w:date="2017-03-15T20:34:00Z">
        <w:r w:rsidR="00E0465D">
          <w:rPr>
            <w:rFonts w:ascii="Times New Roman" w:hAnsi="Times New Roman" w:cs="Times New Roman"/>
            <w:sz w:val="24"/>
            <w:szCs w:val="24"/>
          </w:rPr>
          <w:t>;</w:t>
        </w:r>
      </w:ins>
      <w:del w:id="875" w:author="Garcia Carreras, Bernardo" w:date="2017-03-15T20:34:00Z">
        <w:r w:rsidR="00616537" w:rsidDel="00E0465D">
          <w:rPr>
            <w:rFonts w:ascii="Times New Roman" w:hAnsi="Times New Roman" w:cs="Times New Roman"/>
            <w:sz w:val="24"/>
            <w:szCs w:val="24"/>
          </w:rPr>
          <w:delText>,</w:delText>
        </w:r>
      </w:del>
      <w:r w:rsidR="00616537">
        <w:rPr>
          <w:rFonts w:ascii="Times New Roman" w:hAnsi="Times New Roman" w:cs="Times New Roman"/>
          <w:sz w:val="24"/>
          <w:szCs w:val="24"/>
        </w:rPr>
        <w:t xml:space="preserve"> our results </w:t>
      </w:r>
      <w:commentRangeStart w:id="876"/>
      <w:r w:rsidR="00616537">
        <w:rPr>
          <w:rFonts w:ascii="Times New Roman" w:hAnsi="Times New Roman" w:cs="Times New Roman"/>
          <w:sz w:val="24"/>
          <w:szCs w:val="24"/>
        </w:rPr>
        <w:t>highlight the importance of considering thermal dependency of nutrient-limited growth</w:t>
      </w:r>
      <w:commentRangeEnd w:id="876"/>
      <w:r w:rsidR="006C19F1">
        <w:rPr>
          <w:rStyle w:val="CommentReference"/>
        </w:rPr>
        <w:commentReference w:id="876"/>
      </w:r>
      <w:r w:rsidR="00616537">
        <w:rPr>
          <w:rFonts w:ascii="Times New Roman" w:hAnsi="Times New Roman" w:cs="Times New Roman"/>
          <w:sz w:val="24"/>
          <w:szCs w:val="24"/>
        </w:rPr>
        <w:t>.</w:t>
      </w:r>
      <w:r w:rsidR="00030FDA">
        <w:rPr>
          <w:rFonts w:ascii="Times New Roman" w:hAnsi="Times New Roman" w:cs="Times New Roman"/>
          <w:sz w:val="24"/>
          <w:szCs w:val="24"/>
        </w:rPr>
        <w:t xml:space="preserve"> Further, </w:t>
      </w:r>
      <w:r w:rsidR="00616537">
        <w:rPr>
          <w:rFonts w:ascii="Times New Roman" w:hAnsi="Times New Roman" w:cs="Times New Roman"/>
          <w:sz w:val="24"/>
          <w:szCs w:val="24"/>
        </w:rPr>
        <w:t xml:space="preserve">the </w:t>
      </w:r>
      <w:r w:rsidR="00030FDA">
        <w:rPr>
          <w:rFonts w:ascii="Times New Roman" w:hAnsi="Times New Roman" w:cs="Times New Roman"/>
          <w:sz w:val="24"/>
          <w:szCs w:val="24"/>
        </w:rPr>
        <w:t xml:space="preserve">relationship between temperature and nutrient physiology depended on species identity, with for instance </w:t>
      </w:r>
      <w:proofErr w:type="spellStart"/>
      <w:r w:rsidR="00692D9F">
        <w:rPr>
          <w:rFonts w:ascii="Times New Roman" w:hAnsi="Times New Roman" w:cs="Times New Roman"/>
          <w:i/>
          <w:sz w:val="24"/>
          <w:szCs w:val="24"/>
        </w:rPr>
        <w:t>Selenastrum</w:t>
      </w:r>
      <w:proofErr w:type="spellEnd"/>
      <w:r w:rsidR="00A02E1C">
        <w:rPr>
          <w:rFonts w:ascii="Times New Roman" w:hAnsi="Times New Roman" w:cs="Times New Roman"/>
          <w:sz w:val="24"/>
          <w:szCs w:val="24"/>
        </w:rPr>
        <w:t xml:space="preserve"> having a much</w:t>
      </w:r>
      <w:r w:rsidR="00616537">
        <w:rPr>
          <w:rFonts w:ascii="Times New Roman" w:hAnsi="Times New Roman" w:cs="Times New Roman"/>
          <w:sz w:val="24"/>
          <w:szCs w:val="24"/>
        </w:rPr>
        <w:t xml:space="preserve"> higher</w:t>
      </w:r>
      <w:r w:rsidR="00030FDA">
        <w:rPr>
          <w:rFonts w:ascii="Times New Roman" w:hAnsi="Times New Roman" w:cs="Times New Roman"/>
          <w:sz w:val="24"/>
          <w:szCs w:val="24"/>
        </w:rPr>
        <w:t xml:space="preserve"> half-saturation</w:t>
      </w:r>
      <w:r w:rsidR="00A560C2">
        <w:rPr>
          <w:rFonts w:ascii="Times New Roman" w:hAnsi="Times New Roman" w:cs="Times New Roman"/>
          <w:sz w:val="24"/>
          <w:szCs w:val="24"/>
        </w:rPr>
        <w:t xml:space="preserve"> constant than</w:t>
      </w:r>
      <w:r w:rsidR="00616537">
        <w:rPr>
          <w:rFonts w:ascii="Times New Roman" w:hAnsi="Times New Roman" w:cs="Times New Roman"/>
          <w:sz w:val="24"/>
          <w:szCs w:val="24"/>
        </w:rPr>
        <w:t xml:space="preserve"> </w:t>
      </w:r>
      <w:proofErr w:type="spellStart"/>
      <w:r w:rsidR="00616537" w:rsidRPr="00616537">
        <w:rPr>
          <w:rFonts w:ascii="Times New Roman" w:hAnsi="Times New Roman" w:cs="Times New Roman"/>
          <w:i/>
          <w:sz w:val="24"/>
          <w:szCs w:val="24"/>
        </w:rPr>
        <w:t>Ankistrodesmus</w:t>
      </w:r>
      <w:proofErr w:type="spellEnd"/>
      <w:r w:rsidR="00030FDA">
        <w:rPr>
          <w:rFonts w:ascii="Times New Roman" w:hAnsi="Times New Roman" w:cs="Times New Roman"/>
          <w:sz w:val="24"/>
          <w:szCs w:val="24"/>
        </w:rPr>
        <w:t>.</w:t>
      </w:r>
      <w:r w:rsidR="005A4EB3">
        <w:rPr>
          <w:rFonts w:ascii="Times New Roman" w:hAnsi="Times New Roman" w:cs="Times New Roman"/>
          <w:sz w:val="24"/>
          <w:szCs w:val="24"/>
        </w:rPr>
        <w:t xml:space="preserve"> </w:t>
      </w:r>
    </w:p>
    <w:p w:rsidR="00756992" w:rsidRDefault="001D4AAB">
      <w:pPr>
        <w:spacing w:line="240" w:lineRule="auto"/>
        <w:jc w:val="both"/>
        <w:rPr>
          <w:rFonts w:ascii="Times New Roman" w:hAnsi="Times New Roman" w:cs="Times New Roman"/>
          <w:sz w:val="24"/>
          <w:szCs w:val="24"/>
        </w:rPr>
      </w:pPr>
      <w:del w:id="877" w:author="Garcia Carreras, Bernardo" w:date="2017-02-22T14:43:00Z">
        <w:r w:rsidDel="00BB6D1E">
          <w:rPr>
            <w:rFonts w:ascii="Times New Roman" w:hAnsi="Times New Roman" w:cs="Times New Roman"/>
            <w:sz w:val="24"/>
            <w:szCs w:val="24"/>
          </w:rPr>
          <w:delText xml:space="preserve">Photosynthesis </w:delText>
        </w:r>
      </w:del>
      <w:proofErr w:type="spellStart"/>
      <w:ins w:id="878" w:author="Garcia Carreras, Bernardo" w:date="2017-02-22T14:43:00Z">
        <w:r w:rsidR="00BB6D1E">
          <w:rPr>
            <w:rFonts w:ascii="Times New Roman" w:hAnsi="Times New Roman" w:cs="Times New Roman"/>
            <w:sz w:val="24"/>
            <w:szCs w:val="24"/>
          </w:rPr>
          <w:t>Photosynthesic</w:t>
        </w:r>
        <w:proofErr w:type="spellEnd"/>
        <w:r w:rsidR="00BB6D1E">
          <w:rPr>
            <w:rFonts w:ascii="Times New Roman" w:hAnsi="Times New Roman" w:cs="Times New Roman"/>
            <w:sz w:val="24"/>
            <w:szCs w:val="24"/>
          </w:rPr>
          <w:t xml:space="preserve"> </w:t>
        </w:r>
      </w:ins>
      <w:r>
        <w:rPr>
          <w:rFonts w:ascii="Times New Roman" w:hAnsi="Times New Roman" w:cs="Times New Roman"/>
          <w:sz w:val="24"/>
          <w:szCs w:val="24"/>
        </w:rPr>
        <w:t xml:space="preserve">ability was also linked to temperature and phosphate level. </w:t>
      </w:r>
      <w:r w:rsidR="00A560C2">
        <w:rPr>
          <w:rFonts w:ascii="Times New Roman" w:hAnsi="Times New Roman" w:cs="Times New Roman"/>
          <w:sz w:val="24"/>
          <w:szCs w:val="24"/>
        </w:rPr>
        <w:t>Photochemical efficiency</w:t>
      </w:r>
      <w:r w:rsidR="00234400">
        <w:rPr>
          <w:rFonts w:ascii="Times New Roman" w:hAnsi="Times New Roman" w:cs="Times New Roman"/>
          <w:sz w:val="24"/>
          <w:szCs w:val="24"/>
        </w:rPr>
        <w:t xml:space="preserve"> has been shown to be dependent on nutrient availability in marine phytoplankton, with a decrease of photochemical efficiency in highly stratified marine populati</w:t>
      </w:r>
      <w:r w:rsidR="00D97171">
        <w:rPr>
          <w:rFonts w:ascii="Times New Roman" w:hAnsi="Times New Roman" w:cs="Times New Roman"/>
          <w:sz w:val="24"/>
          <w:szCs w:val="24"/>
        </w:rPr>
        <w:t>ons where nutrient</w:t>
      </w:r>
      <w:ins w:id="879" w:author="Garcia Carreras, Bernardo" w:date="2017-02-22T14:43:00Z">
        <w:r w:rsidR="00BB6D1E">
          <w:rPr>
            <w:rFonts w:ascii="Times New Roman" w:hAnsi="Times New Roman" w:cs="Times New Roman"/>
            <w:sz w:val="24"/>
            <w:szCs w:val="24"/>
          </w:rPr>
          <w:t>s</w:t>
        </w:r>
      </w:ins>
      <w:r w:rsidR="00D97171">
        <w:rPr>
          <w:rFonts w:ascii="Times New Roman" w:hAnsi="Times New Roman" w:cs="Times New Roman"/>
          <w:sz w:val="24"/>
          <w:szCs w:val="24"/>
        </w:rPr>
        <w:t xml:space="preserve"> </w:t>
      </w:r>
      <w:del w:id="880" w:author="Garcia Carreras, Bernardo" w:date="2017-02-22T14:43:00Z">
        <w:r w:rsidR="00D97171" w:rsidDel="00BB6D1E">
          <w:rPr>
            <w:rFonts w:ascii="Times New Roman" w:hAnsi="Times New Roman" w:cs="Times New Roman"/>
            <w:sz w:val="24"/>
            <w:szCs w:val="24"/>
          </w:rPr>
          <w:delText xml:space="preserve">was </w:delText>
        </w:r>
      </w:del>
      <w:ins w:id="881" w:author="Garcia Carreras, Bernardo" w:date="2017-02-22T14:43:00Z">
        <w:r w:rsidR="00BB6D1E">
          <w:rPr>
            <w:rFonts w:ascii="Times New Roman" w:hAnsi="Times New Roman" w:cs="Times New Roman"/>
            <w:sz w:val="24"/>
            <w:szCs w:val="24"/>
          </w:rPr>
          <w:t xml:space="preserve">were </w:t>
        </w:r>
      </w:ins>
      <w:r w:rsidR="00D97171">
        <w:rPr>
          <w:rFonts w:ascii="Times New Roman" w:hAnsi="Times New Roman" w:cs="Times New Roman"/>
          <w:sz w:val="24"/>
          <w:szCs w:val="24"/>
        </w:rPr>
        <w:t>depleted</w:t>
      </w:r>
      <w:r w:rsidR="00234400">
        <w:rPr>
          <w:rFonts w:ascii="Times New Roman" w:hAnsi="Times New Roman" w:cs="Times New Roman"/>
          <w:sz w:val="24"/>
          <w:szCs w:val="24"/>
        </w:rPr>
        <w:t xml:space="preserve"> </w:t>
      </w:r>
      <w:r w:rsidR="00AB5751">
        <w:rPr>
          <w:rFonts w:ascii="Times New Roman" w:hAnsi="Times New Roman" w:cs="Times New Roman"/>
          <w:sz w:val="24"/>
          <w:szCs w:val="24"/>
        </w:rPr>
        <w:fldChar w:fldCharType="begin"/>
      </w:r>
      <w:r w:rsidR="007A7B52">
        <w:rPr>
          <w:rFonts w:ascii="Times New Roman" w:hAnsi="Times New Roman" w:cs="Times New Roman"/>
          <w:sz w:val="24"/>
          <w:szCs w:val="24"/>
        </w:rPr>
        <w:instrText xml:space="preserve"> ADDIN ZOTERO_ITEM CSL_CITATION {"citationID":"IqrcTuAK","properties":{"formattedCitation":"{\\rtf (Moore {\\i{}et al.} 2003; Suggett {\\i{}et al.} 2009)}","plainCitation":"(Moore et al. 2003; Suggett et al. 2009)"},"citationItems":[{"id":8303,"uris":["http://zotero.org/users/718951/items/VVI3B376"],"uri":["http://zotero.org/users/718951/items/VVI3B376"],"itemData":{"id":8303,"type":"article-journal","title":"Physical controls on phytoplankton physiology and production at a shelf sea front: a fast repetition-rate fluorometer based field study","container-title":"Marine Ecology Progress Series","page":"29-45","volume":"259","source":"Inter-Research Science Center","abstract":"ABSTRACT: Observations of phytoplankton physiology collected using a fast repetition-rate fluorometer (FRRF) in the vicinity of a shelf-sea tidal-mixing front are presented. These data are combined with more traditional 14C-based measurements and observations of environmental parameters, including estimates of turbulent dissipation rates, in order to investigate the influence of physical forcing on the productivity of the system. Low nutrient concentrations on the stratified side of the front result in a reduction of photosynthetic efficiency. Conversely, the high degree of vertical mixing on the mixed side of the front constrains the ability of phytoplankton to adjust their photosynthetic apparatus to the ambient irradiance field. Redistribution of phytoplankton biomass and variations in physiological parameters also result from the spring-neap tidal cycle. FRRF- and 14C-derived physiological measurements are compared in the context of environmental gradients in the region. A strong correlation was found between independently measured functional absorption cross-sections (σPSII) and maximal photosynthetic rates (P*max). Such a relationship was unlikely to have been causative and may have resulted from shifts in the balance between light-harvesting and carbon fixation across the front. The association of changes in P*max with variations in σPSII provided the basis for the development of an empirical model, specific to the system and time of study, which utilised FRRF data to extrapolate between primary productivity rates measured at fixed sites. When applied to high-resolution cross-frontal data, the model suggested small-scale variations in productivity related to both spatial and temporal physical forcing including the spring-neap cycle.","DOI":"10.3354/meps259029","shortTitle":"Physical controls on phytoplankton physiology and production at a shelf sea front","journalAbbreviation":"Mar Ecol Prog Ser","author":[{"family":"Moore","given":"C. Mark"},{"family":"Suggett","given":"David"},{"family":"Holligan","given":"Patrick M."},{"family":"Sharples","given":"Jonathan"},{"family":"Abraham","given":"Edward R."},{"family":"Lucas","given":"Mike I."},{"family":"Rippeth","given":"Tom P."},{"family":"Fisher","given":"Neil R."},{"family":"Simpson","given":"John H."},{"family":"Hydes","given":"David J."}],"issued":{"date-parts":[["2003",9,12]]}}},{"id":8312,"uris":["http://zotero.org/users/718951/items/7TDA2G9C"],"uri":["http://zotero.org/users/718951/items/7TDA2G9C"],"itemData":{"id":8312,"type":"article-journal","title":"Interpretation of fast repetition rate (FRR) fluorescence: signatures of phytoplankton community structure versus physiological state","container-title":"Marine Ecology Progress Series","page":"1-19","volume":"376","source":"CrossRef","abstract":"Introduction of active chlorophyll a fluorescence protocols, in particular fast repetition rate (FRR) fluorometry, to oceanography and limnology 15 yr ago has enabled rapid assessment of photosynthetic physiology in situ. The FRR protocol generates simultaneous measurements of Photosystem II (PSII) effective absorption cross sections (termed σPSII) and photochemical efficiency (termed Fv/Fm). Both Fv/Fm and σPSII measurements have been utilised to examine the effects of physiological stress on the photosynthetic apparatus of phytoplankton in an ever growing number of fluorescence-based studies. However, it is now becoming clearer that in situ values of Fv/Fm and σPSII also contain taxonomic information. Here, we present a synthesis of previously unpublished and published data, which show that Fv/Fm and σPSII vary principally with broad-scale changes in community structure. These patterns observed in situ conform to trends observed in laboratory-grown cultures of a range of phytoplankton taxa. The magnitudes of variability in Fv/Fm and σPSII driven by changes in phytoplankton community structure often exceed that induced by nutrient limitation (as determined from controlled nutrient addition experiments). An exception to this general trend occurs in high-nutrient, low-chlorophyll a (HNLC) regions, where strong phenotypic changes in Fv/Fm and σPSII have been repeatedly demonstrated on relief of iron limitation. Overall, FRR fluorescence measurements of both Fv/Fm and σPSII in natural populations represent a combination of the taxonomic ‘signature’ (values of Fv/Fm and σPSII determined by the taxa present) within the phytoplankton community that is further modified according to the (photo-) physiological status. As such, fluorescence-based investigations of mixed populations must account for potential variations in phytoplankton community structure before interpretations of physiological status are made.","DOI":"10.3354/meps07830","ISSN":"0171-8630, 1616-1599","shortTitle":"Interpretation of fast repetition rate (FRR) fluorescence","language":"en","author":[{"family":"Suggett","given":"Dj"},{"family":"Moore","given":"Cm"},{"family":"Hickman","given":"Ae"},{"family":"Geider","given":"Rj"}],"issued":{"date-parts":[["2009",2,11]]}}}],"schema":"https://github.com/citation-style-language/schema/raw/master/csl-citation.json"} </w:instrText>
      </w:r>
      <w:r w:rsidR="00AB5751">
        <w:rPr>
          <w:rFonts w:ascii="Times New Roman" w:hAnsi="Times New Roman" w:cs="Times New Roman"/>
          <w:sz w:val="24"/>
          <w:szCs w:val="24"/>
        </w:rPr>
        <w:fldChar w:fldCharType="separate"/>
      </w:r>
      <w:r w:rsidR="00D97171" w:rsidRPr="00D97171">
        <w:rPr>
          <w:rFonts w:ascii="Times New Roman" w:hAnsi="Times New Roman" w:cs="Times New Roman"/>
          <w:sz w:val="24"/>
          <w:szCs w:val="24"/>
        </w:rPr>
        <w:t xml:space="preserve">(Moore </w:t>
      </w:r>
      <w:r w:rsidR="00D97171" w:rsidRPr="00D97171">
        <w:rPr>
          <w:rFonts w:ascii="Times New Roman" w:hAnsi="Times New Roman" w:cs="Times New Roman"/>
          <w:i/>
          <w:iCs/>
          <w:sz w:val="24"/>
          <w:szCs w:val="24"/>
        </w:rPr>
        <w:t>et al.</w:t>
      </w:r>
      <w:r w:rsidR="00D97171" w:rsidRPr="00D97171">
        <w:rPr>
          <w:rFonts w:ascii="Times New Roman" w:hAnsi="Times New Roman" w:cs="Times New Roman"/>
          <w:sz w:val="24"/>
          <w:szCs w:val="24"/>
        </w:rPr>
        <w:t xml:space="preserve"> 2003; Suggett </w:t>
      </w:r>
      <w:r w:rsidR="00D97171" w:rsidRPr="00D97171">
        <w:rPr>
          <w:rFonts w:ascii="Times New Roman" w:hAnsi="Times New Roman" w:cs="Times New Roman"/>
          <w:i/>
          <w:iCs/>
          <w:sz w:val="24"/>
          <w:szCs w:val="24"/>
        </w:rPr>
        <w:t>et al.</w:t>
      </w:r>
      <w:r w:rsidR="00D97171" w:rsidRPr="00D97171">
        <w:rPr>
          <w:rFonts w:ascii="Times New Roman" w:hAnsi="Times New Roman" w:cs="Times New Roman"/>
          <w:sz w:val="24"/>
          <w:szCs w:val="24"/>
        </w:rPr>
        <w:t xml:space="preserve"> 2009)</w:t>
      </w:r>
      <w:r w:rsidR="00AB5751">
        <w:rPr>
          <w:rFonts w:ascii="Times New Roman" w:hAnsi="Times New Roman" w:cs="Times New Roman"/>
          <w:sz w:val="24"/>
          <w:szCs w:val="24"/>
        </w:rPr>
        <w:fldChar w:fldCharType="end"/>
      </w:r>
      <w:r w:rsidR="00845DCE">
        <w:rPr>
          <w:rFonts w:ascii="Times New Roman" w:hAnsi="Times New Roman" w:cs="Times New Roman"/>
          <w:sz w:val="24"/>
          <w:szCs w:val="24"/>
        </w:rPr>
        <w:t xml:space="preserve">. </w:t>
      </w:r>
      <w:r w:rsidR="002E05C8" w:rsidRPr="00FF1A93">
        <w:rPr>
          <w:rFonts w:ascii="Times New Roman" w:hAnsi="Times New Roman" w:cs="Times New Roman"/>
          <w:sz w:val="24"/>
          <w:szCs w:val="24"/>
        </w:rPr>
        <w:t xml:space="preserve">Further, </w:t>
      </w:r>
      <w:r w:rsidR="00D97171">
        <w:rPr>
          <w:rFonts w:ascii="Times New Roman" w:hAnsi="Times New Roman" w:cs="Times New Roman"/>
          <w:sz w:val="24"/>
          <w:szCs w:val="24"/>
        </w:rPr>
        <w:t>studies have shown a</w:t>
      </w:r>
      <w:r w:rsidR="00FF1A93" w:rsidRPr="00FF1A93">
        <w:rPr>
          <w:rFonts w:ascii="Times New Roman" w:hAnsi="Times New Roman" w:cs="Times New Roman"/>
          <w:sz w:val="24"/>
          <w:szCs w:val="24"/>
        </w:rPr>
        <w:t xml:space="preserve"> </w:t>
      </w:r>
      <w:r w:rsidR="002E05C8" w:rsidRPr="00FF1A93">
        <w:rPr>
          <w:rFonts w:ascii="Times New Roman" w:hAnsi="Times New Roman" w:cs="Times New Roman"/>
          <w:sz w:val="24"/>
          <w:szCs w:val="24"/>
        </w:rPr>
        <w:t xml:space="preserve">taxonomic signature </w:t>
      </w:r>
      <w:r w:rsidR="00D97171">
        <w:rPr>
          <w:rFonts w:ascii="Times New Roman" w:hAnsi="Times New Roman" w:cs="Times New Roman"/>
          <w:sz w:val="24"/>
          <w:szCs w:val="24"/>
        </w:rPr>
        <w:t>of photochemical efficiency</w:t>
      </w:r>
      <w:r w:rsidR="00A560C2">
        <w:rPr>
          <w:rFonts w:ascii="Times New Roman" w:hAnsi="Times New Roman" w:cs="Times New Roman"/>
          <w:sz w:val="24"/>
          <w:szCs w:val="24"/>
        </w:rPr>
        <w:t xml:space="preserve"> </w:t>
      </w:r>
      <w:r w:rsidR="00AB5751">
        <w:rPr>
          <w:rFonts w:ascii="Times New Roman" w:hAnsi="Times New Roman" w:cs="Times New Roman"/>
          <w:sz w:val="24"/>
          <w:szCs w:val="24"/>
        </w:rPr>
        <w:fldChar w:fldCharType="begin"/>
      </w:r>
      <w:r w:rsidR="007A7B52">
        <w:rPr>
          <w:rFonts w:ascii="Times New Roman" w:hAnsi="Times New Roman" w:cs="Times New Roman"/>
          <w:sz w:val="24"/>
          <w:szCs w:val="24"/>
        </w:rPr>
        <w:instrText xml:space="preserve"> ADDIN ZOTERO_ITEM CSL_CITATION {"citationID":"21p1ekal7d","properties":{"formattedCitation":"{\\rtf (Suggett {\\i{}et al.} 2009)}","plainCitation":"(Suggett et al. 2009)"},"citationItems":[{"id":8312,"uris":["http://zotero.org/users/718951/items/7TDA2G9C"],"uri":["http://zotero.org/users/718951/items/7TDA2G9C"],"itemData":{"id":8312,"type":"article-journal","title":"Interpretation of fast repetition rate (FRR) fluorescence: signatures of phytoplankton community structure versus physiological state","container-title":"Marine Ecology Progress Series","page":"1-19","volume":"376","source":"CrossRef","abstract":"Introduction of active chlorophyll a fluorescence protocols, in particular fast repetition rate (FRR) fluorometry, to oceanography and limnology 15 yr ago has enabled rapid assessment of photosynthetic physiology in situ. The FRR protocol generates simultaneous measurements of Photosystem II (PSII) effective absorption cross sections (termed σPSII) and photochemical efficiency (termed Fv/Fm). Both Fv/Fm and σPSII measurements have been utilised to examine the effects of physiological stress on the photosynthetic apparatus of phytoplankton in an ever growing number of fluorescence-based studies. However, it is now becoming clearer that in situ values of Fv/Fm and σPSII also contain taxonomic information. Here, we present a synthesis of previously unpublished and published data, which show that Fv/Fm and σPSII vary principally with broad-scale changes in community structure. These patterns observed in situ conform to trends observed in laboratory-grown cultures of a range of phytoplankton taxa. The magnitudes of variability in Fv/Fm and σPSII driven by changes in phytoplankton community structure often exceed that induced by nutrient limitation (as determined from controlled nutrient addition experiments). An exception to this general trend occurs in high-nutrient, low-chlorophyll a (HNLC) regions, where strong phenotypic changes in Fv/Fm and σPSII have been repeatedly demonstrated on relief of iron limitation. Overall, FRR fluorescence measurements of both Fv/Fm and σPSII in natural populations represent a combination of the taxonomic ‘signature’ (values of Fv/Fm and σPSII determined by the taxa present) within the phytoplankton community that is further modified according to the (photo-) physiological status. As such, fluorescence-based investigations of mixed populations must account for potential variations in phytoplankton community structure before interpretations of physiological status are made.","DOI":"10.3354/meps07830","ISSN":"0171-8630, 1616-1599","shortTitle":"Interpretation of fast repetition rate (FRR) fluorescence","language":"en","author":[{"family":"Suggett","given":"Dj"},{"family":"Moore","given":"Cm"},{"family":"Hickman","given":"Ae"},{"family":"Geider","given":"Rj"}],"issued":{"date-parts":[["2009",2,11]]}}}],"schema":"https://github.com/citation-style-language/schema/raw/master/csl-citation.json"} </w:instrText>
      </w:r>
      <w:r w:rsidR="00AB5751">
        <w:rPr>
          <w:rFonts w:ascii="Times New Roman" w:hAnsi="Times New Roman" w:cs="Times New Roman"/>
          <w:sz w:val="24"/>
          <w:szCs w:val="24"/>
        </w:rPr>
        <w:fldChar w:fldCharType="separate"/>
      </w:r>
      <w:r w:rsidR="00FF1A93" w:rsidRPr="002E05C8">
        <w:rPr>
          <w:rFonts w:ascii="Times New Roman" w:hAnsi="Times New Roman" w:cs="Times New Roman"/>
          <w:sz w:val="24"/>
          <w:szCs w:val="24"/>
        </w:rPr>
        <w:t xml:space="preserve">(Suggett </w:t>
      </w:r>
      <w:r w:rsidR="00FF1A93" w:rsidRPr="002E05C8">
        <w:rPr>
          <w:rFonts w:ascii="Times New Roman" w:hAnsi="Times New Roman" w:cs="Times New Roman"/>
          <w:i/>
          <w:iCs/>
          <w:sz w:val="24"/>
          <w:szCs w:val="24"/>
        </w:rPr>
        <w:t>et al.</w:t>
      </w:r>
      <w:r w:rsidR="00FF1A93" w:rsidRPr="002E05C8">
        <w:rPr>
          <w:rFonts w:ascii="Times New Roman" w:hAnsi="Times New Roman" w:cs="Times New Roman"/>
          <w:sz w:val="24"/>
          <w:szCs w:val="24"/>
        </w:rPr>
        <w:t xml:space="preserve"> 2009)</w:t>
      </w:r>
      <w:r w:rsidR="00AB5751">
        <w:rPr>
          <w:rFonts w:ascii="Times New Roman" w:hAnsi="Times New Roman" w:cs="Times New Roman"/>
          <w:sz w:val="24"/>
          <w:szCs w:val="24"/>
        </w:rPr>
        <w:fldChar w:fldCharType="end"/>
      </w:r>
      <w:r w:rsidR="00FF1A93">
        <w:rPr>
          <w:rFonts w:ascii="Times New Roman" w:hAnsi="Times New Roman" w:cs="Times New Roman"/>
          <w:sz w:val="24"/>
          <w:szCs w:val="24"/>
        </w:rPr>
        <w:t xml:space="preserve">. </w:t>
      </w:r>
      <w:r w:rsidR="00D97171">
        <w:rPr>
          <w:rFonts w:ascii="Times New Roman" w:hAnsi="Times New Roman" w:cs="Times New Roman"/>
          <w:sz w:val="24"/>
          <w:szCs w:val="24"/>
        </w:rPr>
        <w:t>Here we show that not only photochemical efficiency depends on nutrien</w:t>
      </w:r>
      <w:r w:rsidR="00A560C2">
        <w:rPr>
          <w:rFonts w:ascii="Times New Roman" w:hAnsi="Times New Roman" w:cs="Times New Roman"/>
          <w:sz w:val="24"/>
          <w:szCs w:val="24"/>
        </w:rPr>
        <w:t>t concentration</w:t>
      </w:r>
      <w:r w:rsidR="00D97171">
        <w:rPr>
          <w:rFonts w:ascii="Times New Roman" w:hAnsi="Times New Roman" w:cs="Times New Roman"/>
          <w:sz w:val="24"/>
          <w:szCs w:val="24"/>
        </w:rPr>
        <w:t xml:space="preserve">, but it also depends on temperature level with complex interactions with species identity. </w:t>
      </w:r>
      <w:r>
        <w:rPr>
          <w:rFonts w:ascii="Times New Roman" w:hAnsi="Times New Roman" w:cs="Times New Roman"/>
          <w:sz w:val="24"/>
          <w:szCs w:val="24"/>
        </w:rPr>
        <w:t>This photochemical efficiency was a good predictor of species growth rates.</w:t>
      </w:r>
    </w:p>
    <w:p w:rsidR="00756992" w:rsidRDefault="00D7404A">
      <w:pPr>
        <w:spacing w:line="240" w:lineRule="auto"/>
        <w:jc w:val="both"/>
        <w:rPr>
          <w:ins w:id="882" w:author="Garcia Carreras, Bernardo" w:date="2017-03-15T20:35:00Z"/>
          <w:rFonts w:ascii="Times New Roman" w:hAnsi="Times New Roman" w:cs="Times New Roman"/>
          <w:sz w:val="24"/>
          <w:szCs w:val="24"/>
        </w:rPr>
      </w:pPr>
      <w:r>
        <w:rPr>
          <w:rFonts w:ascii="Times New Roman" w:hAnsi="Times New Roman" w:cs="Times New Roman"/>
          <w:sz w:val="24"/>
          <w:szCs w:val="24"/>
        </w:rPr>
        <w:t xml:space="preserve">Competitive outcomes between pairs of species varied with temperature and nutrient conditions. These results match previous studies, where temperature has been shown to influence competitive </w:t>
      </w:r>
      <w:r w:rsidR="003060B8">
        <w:rPr>
          <w:rFonts w:ascii="Times New Roman" w:hAnsi="Times New Roman" w:cs="Times New Roman"/>
          <w:sz w:val="24"/>
          <w:szCs w:val="24"/>
        </w:rPr>
        <w:t xml:space="preserve">interactions </w:t>
      </w:r>
      <w:r>
        <w:rPr>
          <w:rFonts w:ascii="Times New Roman" w:hAnsi="Times New Roman" w:cs="Times New Roman"/>
          <w:sz w:val="24"/>
          <w:szCs w:val="24"/>
        </w:rPr>
        <w:t xml:space="preserve">in various groups including phytoplankton, arthropods and vertebrates (see </w:t>
      </w:r>
      <w:r w:rsidR="00AB5751">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{"citationID":"37mhe0c99","properties":{"formattedCitation":"(Dunson &amp; Travis 1991)","plainCitation":"(Dunson &amp; Travis 1991)"},"citationItems":[{"id":7090,"uris":["http://zotero.org/users/718951/items/H3KIIM57"],"uri":["http://zotero.org/users/718951/items/H3KIIM57"],"itemData":{"id":7090,"type":"article-journal","title":"The Role of Abiotic Factors in Community Organization","container-title":"The American Naturalist","page":"1067-1091","volume":"138","issue":"5","source":"journals.uchicago.edu (Atypon)","abstract":"Very few ecological studies have attempted to fully test the integrative role of abiotic and biotic factors in interspecific interactions. There is little if any dispute about the value of such an approach in community ecology. However, there is great disagreement over the present direction of the field; we advocate a reemphasis of the integrative role of abiotic and biotic factors. By using literature examples and data on the role of salinity in reversing the competitive relations between fish of the genus Lucania, we have suggested a reemphasis on these interactions. This represents a blend of the traditional fields of ecology, physiology, and toxicology and could facilitate progress in community ecology. As such it could also be a significant part of the new direction sought for the field of physiological ecology. Finally, we are not arguing that abiotic parameters are necessarily more important than any of a group of multiple factors that may be involved in regulating community structure, only that they must be included as possible controlling variables in any complete study.","DOI":"10.1086/285270","ISSN":"0003-0147","journalAbbreviation":"The American Naturalist","author":[{"family":"Dunson","given":"William A."},{"family":"Travis","given":"Joseph"}],"issued":{"date-parts":[["1991",11,1]]}}}],"schema":"https://github.com/citation-style-language/schema/raw/master/csl-citation.json"} </w:instrText>
      </w:r>
      <w:r w:rsidR="00AB5751">
        <w:rPr>
          <w:rFonts w:ascii="Times New Roman" w:hAnsi="Times New Roman" w:cs="Times New Roman"/>
          <w:sz w:val="24"/>
          <w:szCs w:val="24"/>
        </w:rPr>
        <w:fldChar w:fldCharType="separate"/>
      </w:r>
      <w:del w:id="883" w:author="Garcia Carreras, Bernardo" w:date="2017-02-22T14:44:00Z">
        <w:r w:rsidRPr="00D7404A" w:rsidDel="00987862">
          <w:rPr>
            <w:rFonts w:ascii="Times New Roman" w:hAnsi="Times New Roman" w:cs="Times New Roman"/>
            <w:sz w:val="24"/>
          </w:rPr>
          <w:delText>(</w:delText>
        </w:r>
      </w:del>
      <w:r w:rsidRPr="00D7404A">
        <w:rPr>
          <w:rFonts w:ascii="Times New Roman" w:hAnsi="Times New Roman" w:cs="Times New Roman"/>
          <w:sz w:val="24"/>
        </w:rPr>
        <w:t>Dunson &amp; Travis 1991</w:t>
      </w:r>
      <w:del w:id="884" w:author="Garcia Carreras, Bernardo" w:date="2017-02-22T14:44:00Z">
        <w:r w:rsidRPr="00D7404A" w:rsidDel="00987862">
          <w:rPr>
            <w:rFonts w:ascii="Times New Roman" w:hAnsi="Times New Roman" w:cs="Times New Roman"/>
            <w:sz w:val="24"/>
          </w:rPr>
          <w:delText>)</w:delText>
        </w:r>
      </w:del>
      <w:r w:rsidR="00AB5751">
        <w:rPr>
          <w:rFonts w:ascii="Times New Roman" w:hAnsi="Times New Roman" w:cs="Times New Roman"/>
          <w:sz w:val="24"/>
          <w:szCs w:val="24"/>
        </w:rPr>
        <w:fldChar w:fldCharType="end"/>
      </w:r>
      <w:r>
        <w:rPr>
          <w:rFonts w:ascii="Times New Roman" w:hAnsi="Times New Roman" w:cs="Times New Roman"/>
          <w:sz w:val="24"/>
          <w:szCs w:val="24"/>
        </w:rPr>
        <w:t xml:space="preserve"> for a review). </w:t>
      </w:r>
      <w:commentRangeStart w:id="885"/>
      <w:ins w:id="886" w:author="Garcia Carreras, Bernardo" w:date="2017-03-15T19:17:00Z">
        <w:r w:rsidR="000B0644">
          <w:rPr>
            <w:rFonts w:ascii="Times New Roman" w:hAnsi="Times New Roman" w:cs="Times New Roman"/>
            <w:sz w:val="24"/>
            <w:szCs w:val="24"/>
          </w:rPr>
          <w:t>Surprisingly</w:t>
        </w:r>
      </w:ins>
      <w:commentRangeEnd w:id="885"/>
      <w:ins w:id="887" w:author="Garcia Carreras, Bernardo" w:date="2017-03-15T19:24:00Z">
        <w:r w:rsidR="000B0644">
          <w:rPr>
            <w:rStyle w:val="CommentReference"/>
          </w:rPr>
          <w:commentReference w:id="885"/>
        </w:r>
      </w:ins>
      <w:ins w:id="888" w:author="Garcia Carreras, Bernardo" w:date="2017-03-15T19:17:00Z">
        <w:r w:rsidR="000B0644">
          <w:rPr>
            <w:rFonts w:ascii="Times New Roman" w:hAnsi="Times New Roman" w:cs="Times New Roman"/>
            <w:sz w:val="24"/>
            <w:szCs w:val="24"/>
          </w:rPr>
          <w:t xml:space="preserve">, </w:t>
        </w:r>
      </w:ins>
      <w:ins w:id="889" w:author="Garcia Carreras, Bernardo" w:date="2017-03-15T19:22:00Z">
        <w:r w:rsidR="000B0644">
          <w:rPr>
            <w:rFonts w:ascii="Times New Roman" w:hAnsi="Times New Roman" w:cs="Times New Roman"/>
            <w:sz w:val="24"/>
            <w:szCs w:val="24"/>
          </w:rPr>
          <w:t xml:space="preserve">mismatches in </w:t>
        </w:r>
      </w:ins>
      <w:ins w:id="890" w:author="Garcia Carreras, Bernardo" w:date="2017-03-15T20:11:00Z">
        <w:r w:rsidR="00C91B85">
          <w:rPr>
            <w:rFonts w:ascii="Times New Roman" w:hAnsi="Times New Roman" w:cs="Times New Roman"/>
            <w:sz w:val="24"/>
            <w:szCs w:val="24"/>
          </w:rPr>
          <w:t xml:space="preserve">photochemical efficiency </w:t>
        </w:r>
      </w:ins>
      <w:ins w:id="891" w:author="Garcia Carreras, Bernardo" w:date="2017-03-15T19:22:00Z">
        <w:r w:rsidR="000B0644">
          <w:rPr>
            <w:rFonts w:ascii="Times New Roman" w:hAnsi="Times New Roman" w:cs="Times New Roman"/>
            <w:sz w:val="24"/>
            <w:szCs w:val="24"/>
          </w:rPr>
          <w:t>were a better predictor of competitive outcomes than growth rates (Table 4).</w:t>
        </w:r>
      </w:ins>
      <w:ins w:id="892" w:author="Garcia Carreras, Bernardo" w:date="2017-03-15T19:24:00Z">
        <w:r w:rsidR="000B0644">
          <w:rPr>
            <w:rFonts w:ascii="Times New Roman" w:hAnsi="Times New Roman" w:cs="Times New Roman"/>
            <w:sz w:val="24"/>
            <w:szCs w:val="24"/>
          </w:rPr>
          <w:t xml:space="preserve"> </w:t>
        </w:r>
      </w:ins>
      <w:ins w:id="893" w:author="Garcia Carreras, Bernardo" w:date="2017-03-15T20:15:00Z">
        <w:r w:rsidR="00711655">
          <w:rPr>
            <w:rFonts w:ascii="Times New Roman" w:hAnsi="Times New Roman" w:cs="Times New Roman"/>
            <w:sz w:val="24"/>
            <w:szCs w:val="24"/>
          </w:rPr>
          <w:t xml:space="preserve">[…]. </w:t>
        </w:r>
      </w:ins>
      <w:ins w:id="894" w:author="Garcia Carreras, Bernardo" w:date="2017-03-15T19:33:00Z">
        <w:r w:rsidR="00A11B83">
          <w:rPr>
            <w:rFonts w:ascii="Times New Roman" w:hAnsi="Times New Roman" w:cs="Times New Roman"/>
            <w:sz w:val="24"/>
            <w:szCs w:val="24"/>
          </w:rPr>
          <w:t>Of the nutrient uptake traits,</w:t>
        </w:r>
      </w:ins>
      <w:ins w:id="895" w:author="Garcia Carreras, Bernardo" w:date="2017-03-15T19:34:00Z">
        <w:r w:rsidR="00A11B83">
          <w:rPr>
            <w:rFonts w:ascii="Times New Roman" w:hAnsi="Times New Roman" w:cs="Times New Roman"/>
            <w:sz w:val="24"/>
            <w:szCs w:val="24"/>
          </w:rPr>
          <w:t xml:space="preserve"> mismatches in</w:t>
        </w:r>
      </w:ins>
      <w:ins w:id="896" w:author="Garcia Carreras, Bernardo" w:date="2017-03-15T19:33:00Z">
        <w:r w:rsidR="00A11B83">
          <w:rPr>
            <w:rFonts w:ascii="Times New Roman" w:hAnsi="Times New Roman" w:cs="Times New Roman"/>
            <w:sz w:val="24"/>
            <w:szCs w:val="24"/>
          </w:rPr>
          <w:t xml:space="preserve"> </w:t>
        </w:r>
      </w:ins>
      <m:oMath>
        <m:sSub>
          <m:sSubPr>
            <m:ctrlPr>
              <w:ins w:id="897" w:author="Garcia Carreras, Bernardo" w:date="2017-03-15T19:34:00Z">
                <w:rPr>
                  <w:rFonts w:ascii="Cambria Math" w:hAnsi="Cambria Math" w:cs="Times New Roman"/>
                  <w:i/>
                  <w:sz w:val="24"/>
                  <w:szCs w:val="24"/>
                </w:rPr>
              </w:ins>
            </m:ctrlPr>
          </m:sSubPr>
          <m:e>
            <w:ins w:id="898" w:author="Garcia Carreras, Bernardo" w:date="2017-03-15T19:34:00Z">
              <m:r>
                <w:rPr>
                  <w:rFonts w:ascii="Cambria Math" w:hAnsi="Cambria Math" w:cs="Times New Roman"/>
                  <w:sz w:val="24"/>
                  <w:szCs w:val="24"/>
                </w:rPr>
                <m:t>μ</m:t>
              </m:r>
            </w:ins>
          </m:e>
          <m:sub>
            <w:ins w:id="899" w:author="Garcia Carreras, Bernardo" w:date="2017-03-15T19:34:00Z">
              <m:r>
                <m:rPr>
                  <m:nor/>
                </m:rPr>
                <w:rPr>
                  <w:rFonts w:ascii="Cambria Math" w:hAnsi="Cambria Math" w:cs="Times New Roman"/>
                  <w:sz w:val="24"/>
                  <w:szCs w:val="24"/>
                </w:rPr>
                <m:t>max</m:t>
              </m:r>
            </w:ins>
          </m:sub>
        </m:sSub>
        <w:ins w:id="900" w:author="Garcia Carreras, Bernardo" w:date="2017-03-15T19:34:00Z"/>
      </m:oMath>
      <w:r w:rsidR="00A11B83">
        <w:rPr>
          <w:rFonts w:ascii="Times New Roman" w:hAnsi="Times New Roman" w:cs="Times New Roman"/>
          <w:sz w:val="24"/>
          <w:szCs w:val="24"/>
        </w:rPr>
        <w:t xml:space="preserve"> were clearly a better predictor of competitive ability than performance at low nutrient concentrations, although knowledge of mismatches in both traits</w:t>
      </w:r>
      <w:ins w:id="901" w:author="Garcia Carreras, Bernardo" w:date="2017-03-15T19:35:00Z">
        <w:r w:rsidR="00A11B83">
          <w:rPr>
            <w:rFonts w:ascii="Times New Roman" w:hAnsi="Times New Roman" w:cs="Times New Roman"/>
            <w:sz w:val="24"/>
            <w:szCs w:val="24"/>
          </w:rPr>
          <w:t xml:space="preserve"> using the model</w:t>
        </w:r>
      </w:ins>
      <w:ins w:id="902" w:author="Garcia Carreras, Bernardo" w:date="2017-03-15T19:34:00Z">
        <w:r w:rsidR="00A11B83">
          <w:rPr>
            <w:rFonts w:ascii="Times New Roman" w:hAnsi="Times New Roman" w:cs="Times New Roman"/>
            <w:sz w:val="24"/>
            <w:szCs w:val="24"/>
          </w:rPr>
          <w:t xml:space="preserve"> helped</w:t>
        </w:r>
      </w:ins>
      <w:ins w:id="903" w:author="Garcia Carreras, Bernardo" w:date="2017-03-15T19:35:00Z">
        <w:r w:rsidR="00A11B83">
          <w:rPr>
            <w:rFonts w:ascii="Times New Roman" w:hAnsi="Times New Roman" w:cs="Times New Roman"/>
            <w:sz w:val="24"/>
            <w:szCs w:val="24"/>
          </w:rPr>
          <w:t xml:space="preserve"> improve predictive power. Our results in fact indicate that </w:t>
        </w:r>
      </w:ins>
      <m:oMath>
        <m:sSub>
          <m:sSubPr>
            <m:ctrlPr>
              <w:ins w:id="904" w:author="Garcia Carreras, Bernardo" w:date="2017-03-15T19:37:00Z">
                <w:rPr>
                  <w:rFonts w:ascii="Cambria Math" w:hAnsi="Cambria Math" w:cs="Times New Roman"/>
                  <w:i/>
                  <w:sz w:val="24"/>
                  <w:szCs w:val="24"/>
                </w:rPr>
              </w:ins>
            </m:ctrlPr>
          </m:sSubPr>
          <m:e>
            <w:ins w:id="905" w:author="Garcia Carreras, Bernardo" w:date="2017-03-15T19:37:00Z">
              <m:r>
                <w:rPr>
                  <w:rFonts w:ascii="Cambria Math" w:hAnsi="Cambria Math" w:cs="Times New Roman"/>
                  <w:sz w:val="24"/>
                  <w:szCs w:val="24"/>
                </w:rPr>
                <m:t>μ</m:t>
              </m:r>
            </w:ins>
          </m:e>
          <m:sub>
            <w:ins w:id="906" w:author="Garcia Carreras, Bernardo" w:date="2017-03-15T19:37:00Z">
              <m:r>
                <m:rPr>
                  <m:nor/>
                </m:rPr>
                <w:rPr>
                  <w:rFonts w:ascii="Cambria Math" w:hAnsi="Cambria Math" w:cs="Times New Roman"/>
                  <w:sz w:val="24"/>
                  <w:szCs w:val="24"/>
                </w:rPr>
                <m:t>max</m:t>
              </m:r>
            </w:ins>
          </m:sub>
        </m:sSub>
        <w:ins w:id="907" w:author="Garcia Carreras, Bernardo" w:date="2017-03-15T19:37:00Z"/>
      </m:oMath>
      <w:r w:rsidR="00A11B83">
        <w:rPr>
          <w:rFonts w:ascii="Times New Roman" w:hAnsi="Times New Roman" w:cs="Times New Roman"/>
          <w:sz w:val="24"/>
          <w:szCs w:val="24"/>
        </w:rPr>
        <w:t xml:space="preserve"> was the more important trait </w:t>
      </w:r>
      <w:ins w:id="908" w:author="Garcia Carreras, Bernardo" w:date="2017-03-15T19:35:00Z">
        <w:r w:rsidR="00A11B83">
          <w:rPr>
            <w:rFonts w:ascii="Times New Roman" w:hAnsi="Times New Roman" w:cs="Times New Roman"/>
            <w:sz w:val="24"/>
            <w:szCs w:val="24"/>
          </w:rPr>
          <w:t xml:space="preserve">even at low nutrient concentrations, when we would have expected </w:t>
        </w:r>
      </w:ins>
      <m:oMath>
        <m:sSub>
          <m:sSubPr>
            <m:ctrlPr>
              <w:ins w:id="909" w:author="Garcia Carreras, Bernardo" w:date="2017-03-15T19:36:00Z">
                <w:rPr>
                  <w:rFonts w:ascii="Cambria Math" w:hAnsi="Cambria Math" w:cs="Times New Roman"/>
                  <w:i/>
                  <w:sz w:val="24"/>
                  <w:szCs w:val="24"/>
                </w:rPr>
              </w:ins>
            </m:ctrlPr>
          </m:sSubPr>
          <m:e>
            <w:ins w:id="910" w:author="Garcia Carreras, Bernardo" w:date="2017-03-15T19:36:00Z">
              <m:r>
                <w:rPr>
                  <w:rFonts w:ascii="Cambria Math" w:hAnsi="Cambria Math" w:cs="Times New Roman"/>
                  <w:sz w:val="24"/>
                  <w:szCs w:val="24"/>
                </w:rPr>
                <m:t>K</m:t>
              </m:r>
            </w:ins>
          </m:e>
          <m:sub>
            <w:ins w:id="911" w:author="Garcia Carreras, Bernardo" w:date="2017-03-15T19:36:00Z">
              <m:r>
                <w:rPr>
                  <w:rFonts w:ascii="Cambria Math" w:hAnsi="Cambria Math" w:cs="Times New Roman"/>
                  <w:sz w:val="24"/>
                  <w:szCs w:val="24"/>
                </w:rPr>
                <m:t>S</m:t>
              </m:r>
            </w:ins>
          </m:sub>
        </m:sSub>
        <w:ins w:id="912" w:author="Garcia Carreras, Bernardo" w:date="2017-03-15T19:36:00Z"/>
      </m:oMath>
      <w:r w:rsidR="00A11B83">
        <w:rPr>
          <w:rFonts w:ascii="Times New Roman" w:hAnsi="Times New Roman" w:cs="Times New Roman"/>
          <w:sz w:val="24"/>
          <w:szCs w:val="24"/>
        </w:rPr>
        <w:t xml:space="preserve"> to be most significant (Table 4, Figure 4).</w:t>
      </w:r>
      <w:ins w:id="913" w:author="Garcia Carreras, Bernardo" w:date="2017-03-15T19:38:00Z">
        <w:r w:rsidR="00041157">
          <w:rPr>
            <w:rFonts w:ascii="Times New Roman" w:hAnsi="Times New Roman" w:cs="Times New Roman"/>
            <w:sz w:val="24"/>
            <w:szCs w:val="24"/>
          </w:rPr>
          <w:t xml:space="preserve"> </w:t>
        </w:r>
      </w:ins>
      <w:ins w:id="914" w:author="Garcia Carreras, Bernardo" w:date="2017-03-15T19:39:00Z">
        <w:r w:rsidR="00041157">
          <w:rPr>
            <w:rFonts w:ascii="Times New Roman" w:hAnsi="Times New Roman" w:cs="Times New Roman"/>
            <w:sz w:val="24"/>
            <w:szCs w:val="24"/>
          </w:rPr>
          <w:t xml:space="preserve"> </w:t>
        </w:r>
      </w:ins>
      <w:del w:id="915" w:author="Garcia Carreras, Bernardo" w:date="2017-03-15T19:16:00Z">
        <w:r w:rsidR="0099643E" w:rsidDel="000B0644">
          <w:rPr>
            <w:rFonts w:ascii="Times New Roman" w:hAnsi="Times New Roman" w:cs="Times New Roman"/>
            <w:sz w:val="24"/>
            <w:szCs w:val="24"/>
          </w:rPr>
          <w:delText>Further</w:delText>
        </w:r>
        <w:r w:rsidR="00D97171" w:rsidDel="000B0644">
          <w:rPr>
            <w:rFonts w:ascii="Times New Roman" w:hAnsi="Times New Roman" w:cs="Times New Roman"/>
            <w:sz w:val="24"/>
            <w:szCs w:val="24"/>
          </w:rPr>
          <w:delText>, we showed that</w:delText>
        </w:r>
        <w:r w:rsidR="00A02E1C" w:rsidDel="000B0644">
          <w:rPr>
            <w:rFonts w:ascii="Times New Roman" w:hAnsi="Times New Roman" w:cs="Times New Roman"/>
            <w:sz w:val="24"/>
            <w:szCs w:val="24"/>
          </w:rPr>
          <w:delText xml:space="preserve"> species nutrient physiology traits were a </w:delText>
        </w:r>
        <w:commentRangeStart w:id="916"/>
        <w:r w:rsidR="00A02E1C" w:rsidDel="000B0644">
          <w:rPr>
            <w:rFonts w:ascii="Times New Roman" w:hAnsi="Times New Roman" w:cs="Times New Roman"/>
            <w:sz w:val="24"/>
            <w:szCs w:val="24"/>
          </w:rPr>
          <w:delText>good predictor of species competition</w:delText>
        </w:r>
        <w:commentRangeEnd w:id="916"/>
        <w:r w:rsidR="00987862" w:rsidDel="000B0644">
          <w:rPr>
            <w:rStyle w:val="CommentReference"/>
          </w:rPr>
          <w:commentReference w:id="916"/>
        </w:r>
        <w:r w:rsidR="00A02E1C" w:rsidDel="000B0644">
          <w:rPr>
            <w:rFonts w:ascii="Times New Roman" w:hAnsi="Times New Roman" w:cs="Times New Roman"/>
            <w:sz w:val="24"/>
            <w:szCs w:val="24"/>
          </w:rPr>
          <w:delText xml:space="preserve">. </w:delText>
        </w:r>
      </w:del>
      <w:del w:id="917" w:author="Garcia Carreras, Bernardo" w:date="2017-03-15T19:38:00Z">
        <w:r w:rsidR="00A02E1C" w:rsidDel="00041157">
          <w:rPr>
            <w:rFonts w:ascii="Times New Roman" w:hAnsi="Times New Roman" w:cs="Times New Roman"/>
            <w:sz w:val="24"/>
            <w:szCs w:val="24"/>
          </w:rPr>
          <w:delText xml:space="preserve">Modelling species growth rate as a function of maximum growth rate </w:delText>
        </w:r>
      </w:del>
      <w:del w:id="918" w:author="Garcia Carreras, Bernardo" w:date="2017-02-22T14:45:00Z">
        <w:r w:rsidR="00A02E1C" w:rsidDel="00987862">
          <w:rPr>
            <w:rFonts w:ascii="Times New Roman" w:hAnsi="Times New Roman" w:cs="Times New Roman"/>
            <w:sz w:val="24"/>
            <w:szCs w:val="24"/>
          </w:rPr>
          <w:delText xml:space="preserve">μmax </w:delText>
        </w:r>
      </w:del>
      <w:del w:id="919" w:author="Garcia Carreras, Bernardo" w:date="2017-03-15T19:38:00Z">
        <w:r w:rsidR="00A02E1C" w:rsidDel="00041157">
          <w:rPr>
            <w:rFonts w:ascii="Times New Roman" w:hAnsi="Times New Roman" w:cs="Times New Roman"/>
            <w:sz w:val="24"/>
            <w:szCs w:val="24"/>
          </w:rPr>
          <w:delText xml:space="preserve">and </w:delText>
        </w:r>
      </w:del>
      <w:del w:id="920" w:author="Garcia Carreras, Bernardo" w:date="2017-02-22T14:45:00Z">
        <w:r w:rsidR="00A02E1C" w:rsidDel="00987862">
          <w:rPr>
            <w:rFonts w:ascii="Times New Roman" w:hAnsi="Times New Roman" w:cs="Times New Roman"/>
            <w:sz w:val="24"/>
            <w:szCs w:val="24"/>
          </w:rPr>
          <w:delText xml:space="preserve">half-saturating constant </w:delText>
        </w:r>
      </w:del>
      <w:del w:id="921" w:author="Garcia Carreras, Bernardo" w:date="2017-02-22T14:46:00Z">
        <w:r w:rsidR="00A02E1C" w:rsidDel="00987862">
          <w:rPr>
            <w:rFonts w:ascii="Times New Roman" w:hAnsi="Times New Roman" w:cs="Times New Roman"/>
            <w:sz w:val="24"/>
            <w:szCs w:val="24"/>
          </w:rPr>
          <w:delText>Ks</w:delText>
        </w:r>
      </w:del>
      <w:del w:id="922" w:author="Garcia Carreras, Bernardo" w:date="2017-03-15T19:38:00Z">
        <w:r w:rsidR="00A02E1C" w:rsidDel="00041157">
          <w:rPr>
            <w:rFonts w:ascii="Times New Roman" w:hAnsi="Times New Roman" w:cs="Times New Roman"/>
            <w:sz w:val="24"/>
            <w:szCs w:val="24"/>
          </w:rPr>
          <w:delText>, we found that 63</w:delText>
        </w:r>
      </w:del>
      <w:del w:id="923" w:author="Garcia Carreras, Bernardo" w:date="2017-02-22T14:46:00Z">
        <w:r w:rsidR="00A02E1C" w:rsidDel="00987862">
          <w:rPr>
            <w:rFonts w:ascii="Times New Roman" w:hAnsi="Times New Roman" w:cs="Times New Roman"/>
            <w:sz w:val="24"/>
            <w:szCs w:val="24"/>
          </w:rPr>
          <w:delText xml:space="preserve"> </w:delText>
        </w:r>
      </w:del>
      <w:del w:id="924" w:author="Garcia Carreras, Bernardo" w:date="2017-03-15T19:38:00Z">
        <w:r w:rsidR="00A02E1C" w:rsidDel="00041157">
          <w:rPr>
            <w:rFonts w:ascii="Times New Roman" w:hAnsi="Times New Roman" w:cs="Times New Roman"/>
            <w:sz w:val="24"/>
            <w:szCs w:val="24"/>
          </w:rPr>
          <w:delText>% of competitive outcomes were correctly predicted by the model, and that the model was better than chance in 95</w:delText>
        </w:r>
      </w:del>
      <w:del w:id="925" w:author="Garcia Carreras, Bernardo" w:date="2017-02-22T14:46:00Z">
        <w:r w:rsidR="00A02E1C" w:rsidDel="00987862">
          <w:rPr>
            <w:rFonts w:ascii="Times New Roman" w:hAnsi="Times New Roman" w:cs="Times New Roman"/>
            <w:sz w:val="24"/>
            <w:szCs w:val="24"/>
          </w:rPr>
          <w:delText xml:space="preserve"> </w:delText>
        </w:r>
      </w:del>
      <w:del w:id="926" w:author="Garcia Carreras, Bernardo" w:date="2017-03-15T19:38:00Z">
        <w:r w:rsidR="00A02E1C" w:rsidDel="00041157">
          <w:rPr>
            <w:rFonts w:ascii="Times New Roman" w:hAnsi="Times New Roman" w:cs="Times New Roman"/>
            <w:sz w:val="24"/>
            <w:szCs w:val="24"/>
          </w:rPr>
          <w:delText xml:space="preserve">% of the time. These predictions were mainly due to differences in the maximum growth rate </w:delText>
        </w:r>
      </w:del>
      <w:del w:id="927" w:author="Garcia Carreras, Bernardo" w:date="2017-02-22T14:46:00Z">
        <w:r w:rsidR="00A02E1C" w:rsidDel="00987862">
          <w:rPr>
            <w:rFonts w:ascii="Times New Roman" w:hAnsi="Times New Roman" w:cs="Times New Roman"/>
            <w:sz w:val="24"/>
            <w:szCs w:val="24"/>
          </w:rPr>
          <w:delText xml:space="preserve">μmax </w:delText>
        </w:r>
      </w:del>
      <w:del w:id="928" w:author="Garcia Carreras, Bernardo" w:date="2017-03-15T19:38:00Z">
        <w:r w:rsidR="00A02E1C" w:rsidDel="00041157">
          <w:rPr>
            <w:rFonts w:ascii="Times New Roman" w:hAnsi="Times New Roman" w:cs="Times New Roman"/>
            <w:sz w:val="24"/>
            <w:szCs w:val="24"/>
          </w:rPr>
          <w:delText xml:space="preserve">between species and temperatures, while </w:delText>
        </w:r>
      </w:del>
      <w:del w:id="929" w:author="Garcia Carreras, Bernardo" w:date="2017-02-22T14:46:00Z">
        <w:r w:rsidR="00A02E1C" w:rsidDel="00987862">
          <w:rPr>
            <w:rFonts w:ascii="Times New Roman" w:hAnsi="Times New Roman" w:cs="Times New Roman"/>
            <w:sz w:val="24"/>
            <w:szCs w:val="24"/>
          </w:rPr>
          <w:delText xml:space="preserve">Ks </w:delText>
        </w:r>
      </w:del>
      <w:del w:id="930" w:author="Garcia Carreras, Bernardo" w:date="2017-03-15T19:38:00Z">
        <w:r w:rsidR="00A02E1C" w:rsidDel="00041157">
          <w:rPr>
            <w:rFonts w:ascii="Times New Roman" w:hAnsi="Times New Roman" w:cs="Times New Roman"/>
            <w:sz w:val="24"/>
            <w:szCs w:val="24"/>
          </w:rPr>
          <w:delText xml:space="preserve">was less important. </w:delText>
        </w:r>
      </w:del>
      <w:r w:rsidR="00A02E1C">
        <w:rPr>
          <w:rFonts w:ascii="Times New Roman" w:hAnsi="Times New Roman" w:cs="Times New Roman"/>
          <w:sz w:val="24"/>
          <w:szCs w:val="24"/>
        </w:rPr>
        <w:t xml:space="preserve">This could be due to the </w:t>
      </w:r>
      <w:del w:id="931" w:author="Garcia Carreras, Bernardo" w:date="2017-02-22T14:46:00Z">
        <w:r w:rsidR="00A02E1C" w:rsidDel="00987862">
          <w:rPr>
            <w:rFonts w:ascii="Times New Roman" w:hAnsi="Times New Roman" w:cs="Times New Roman"/>
            <w:sz w:val="24"/>
            <w:szCs w:val="24"/>
          </w:rPr>
          <w:delText>reltatively</w:delText>
        </w:r>
      </w:del>
      <w:ins w:id="932" w:author="Garcia Carreras, Bernardo" w:date="2017-02-22T14:46:00Z">
        <w:r w:rsidR="00987862">
          <w:rPr>
            <w:rFonts w:ascii="Times New Roman" w:hAnsi="Times New Roman" w:cs="Times New Roman"/>
            <w:sz w:val="24"/>
            <w:szCs w:val="24"/>
          </w:rPr>
          <w:t>relatively</w:t>
        </w:r>
      </w:ins>
      <w:r w:rsidR="00A02E1C">
        <w:rPr>
          <w:rFonts w:ascii="Times New Roman" w:hAnsi="Times New Roman" w:cs="Times New Roman"/>
          <w:sz w:val="24"/>
          <w:szCs w:val="24"/>
        </w:rPr>
        <w:t xml:space="preserve"> </w:t>
      </w:r>
      <w:del w:id="933" w:author="Garcia Carreras, Bernardo" w:date="2017-02-22T14:46:00Z">
        <w:r w:rsidR="00A02E1C" w:rsidDel="00987862">
          <w:rPr>
            <w:rFonts w:ascii="Times New Roman" w:hAnsi="Times New Roman" w:cs="Times New Roman"/>
            <w:sz w:val="24"/>
            <w:szCs w:val="24"/>
          </w:rPr>
          <w:delText xml:space="preserve">high </w:delText>
        </w:r>
      </w:del>
      <w:ins w:id="934" w:author="Garcia Carreras, Bernardo" w:date="2017-02-22T14:46:00Z">
        <w:r w:rsidR="00987862">
          <w:rPr>
            <w:rFonts w:ascii="Times New Roman" w:hAnsi="Times New Roman" w:cs="Times New Roman"/>
            <w:sz w:val="24"/>
            <w:szCs w:val="24"/>
          </w:rPr>
          <w:t xml:space="preserve">large </w:t>
        </w:r>
      </w:ins>
      <w:r w:rsidR="00A02E1C">
        <w:rPr>
          <w:rFonts w:ascii="Times New Roman" w:hAnsi="Times New Roman" w:cs="Times New Roman"/>
          <w:sz w:val="24"/>
          <w:szCs w:val="24"/>
        </w:rPr>
        <w:t xml:space="preserve">confidence intervals </w:t>
      </w:r>
      <w:del w:id="935" w:author="Garcia Carreras, Bernardo" w:date="2017-02-22T14:46:00Z">
        <w:r w:rsidR="00A02E1C" w:rsidDel="00987862">
          <w:rPr>
            <w:rFonts w:ascii="Times New Roman" w:hAnsi="Times New Roman" w:cs="Times New Roman"/>
            <w:sz w:val="24"/>
            <w:szCs w:val="24"/>
          </w:rPr>
          <w:delText>on our estimation of</w:delText>
        </w:r>
      </w:del>
      <w:ins w:id="936" w:author="Garcia Carreras, Bernardo" w:date="2017-02-22T14:46:00Z">
        <w:r w:rsidR="00987862">
          <w:rPr>
            <w:rFonts w:ascii="Times New Roman" w:hAnsi="Times New Roman" w:cs="Times New Roman"/>
            <w:sz w:val="24"/>
            <w:szCs w:val="24"/>
          </w:rPr>
          <w:t xml:space="preserve">around our estimates of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ins>
      <w:del w:id="937" w:author="Garcia Carreras, Bernardo" w:date="2017-02-22T14:46:00Z">
        <w:r w:rsidR="00A02E1C" w:rsidDel="00987862">
          <w:rPr>
            <w:rFonts w:ascii="Times New Roman" w:hAnsi="Times New Roman" w:cs="Times New Roman"/>
            <w:sz w:val="24"/>
            <w:szCs w:val="24"/>
          </w:rPr>
          <w:delText xml:space="preserve"> Ks</w:delText>
        </w:r>
      </w:del>
      <w:r w:rsidR="00A02E1C">
        <w:rPr>
          <w:rFonts w:ascii="Times New Roman" w:hAnsi="Times New Roman" w:cs="Times New Roman"/>
          <w:sz w:val="24"/>
          <w:szCs w:val="24"/>
        </w:rPr>
        <w:t>, or to the fact that the lowest concentration of phosphate used in the competition experiment, 1</w:t>
      </w:r>
      <w:r>
        <w:rPr>
          <w:rFonts w:ascii="Times New Roman" w:hAnsi="Times New Roman" w:cs="Times New Roman"/>
          <w:sz w:val="24"/>
          <w:szCs w:val="24"/>
        </w:rPr>
        <w:t xml:space="preserve"> </w:t>
      </w:r>
      <w:r w:rsidR="00A02E1C">
        <w:rPr>
          <w:rFonts w:ascii="Times New Roman" w:hAnsi="Times New Roman" w:cs="Times New Roman"/>
          <w:sz w:val="24"/>
          <w:szCs w:val="24"/>
        </w:rPr>
        <w:t>μmol</w:t>
      </w:r>
      <w:ins w:id="938" w:author="Garcia Carreras, Bernardo" w:date="2017-02-22T14:47:00Z">
        <w:r w:rsidR="00987862">
          <w:rPr>
            <w:rFonts w:ascii="Times New Roman" w:hAnsi="Times New Roman" w:cs="Times New Roman"/>
            <w:sz w:val="24"/>
            <w:szCs w:val="24"/>
          </w:rPr>
          <w:t>·</w:t>
        </w:r>
      </w:ins>
      <w:del w:id="939" w:author="Garcia Carreras, Bernardo" w:date="2017-02-22T14:47:00Z">
        <w:r w:rsidR="00A02E1C" w:rsidDel="00987862">
          <w:rPr>
            <w:rFonts w:ascii="Times New Roman" w:hAnsi="Times New Roman" w:cs="Times New Roman"/>
            <w:sz w:val="24"/>
            <w:szCs w:val="24"/>
          </w:rPr>
          <w:delText>.</w:delText>
        </w:r>
      </w:del>
      <w:r w:rsidR="00A02E1C">
        <w:rPr>
          <w:rFonts w:ascii="Times New Roman" w:hAnsi="Times New Roman" w:cs="Times New Roman"/>
          <w:sz w:val="24"/>
          <w:szCs w:val="24"/>
        </w:rPr>
        <w:t>L</w:t>
      </w:r>
      <w:r w:rsidR="00A02E1C" w:rsidRPr="00A02E1C">
        <w:rPr>
          <w:rFonts w:ascii="Times New Roman" w:hAnsi="Times New Roman" w:cs="Times New Roman"/>
          <w:sz w:val="24"/>
          <w:szCs w:val="24"/>
          <w:vertAlign w:val="superscript"/>
        </w:rPr>
        <w:t>-1</w:t>
      </w:r>
      <w:r w:rsidR="00A02E1C">
        <w:rPr>
          <w:rFonts w:ascii="Times New Roman" w:hAnsi="Times New Roman" w:cs="Times New Roman"/>
          <w:sz w:val="24"/>
          <w:szCs w:val="24"/>
        </w:rPr>
        <w:t xml:space="preserve">, was still relatively high compared to the half-saturating constant of most species. </w:t>
      </w:r>
      <w:ins w:id="940" w:author="Garcia Carreras, Bernardo" w:date="2017-03-15T20:15:00Z">
        <w:r w:rsidR="00254709">
          <w:rPr>
            <w:rFonts w:ascii="Times New Roman" w:hAnsi="Times New Roman" w:cs="Times New Roman"/>
            <w:sz w:val="24"/>
            <w:szCs w:val="24"/>
          </w:rPr>
          <w:t xml:space="preserve">Our results on the predictability of competitive outcomes </w:t>
        </w:r>
      </w:ins>
      <w:ins w:id="941" w:author="Garcia Carreras, Bernardo" w:date="2017-03-15T20:17:00Z">
        <w:r w:rsidR="00254709">
          <w:rPr>
            <w:rFonts w:ascii="Times New Roman" w:hAnsi="Times New Roman" w:cs="Times New Roman"/>
            <w:sz w:val="24"/>
            <w:szCs w:val="24"/>
          </w:rPr>
          <w:t xml:space="preserve">(Table 4) </w:t>
        </w:r>
      </w:ins>
      <w:ins w:id="942" w:author="Garcia Carreras, Bernardo" w:date="2017-03-15T20:15:00Z">
        <w:r w:rsidR="00254709">
          <w:rPr>
            <w:rFonts w:ascii="Times New Roman" w:hAnsi="Times New Roman" w:cs="Times New Roman"/>
            <w:sz w:val="24"/>
            <w:szCs w:val="24"/>
          </w:rPr>
          <w:t xml:space="preserve">should also be interpreted in the context that </w:t>
        </w:r>
      </w:ins>
      <w:ins w:id="943" w:author="Garcia Carreras, Bernardo" w:date="2017-03-15T20:17:00Z">
        <w:r w:rsidR="00803828">
          <w:rPr>
            <w:rFonts w:ascii="Times New Roman" w:hAnsi="Times New Roman" w:cs="Times New Roman"/>
            <w:sz w:val="24"/>
            <w:szCs w:val="24"/>
          </w:rPr>
          <w:t>competitions</w:t>
        </w:r>
      </w:ins>
      <w:ins w:id="944" w:author="Garcia Carreras, Bernardo" w:date="2017-03-15T20:15:00Z">
        <w:r w:rsidR="00254709">
          <w:rPr>
            <w:rFonts w:ascii="Times New Roman" w:hAnsi="Times New Roman" w:cs="Times New Roman"/>
            <w:sz w:val="24"/>
            <w:szCs w:val="24"/>
          </w:rPr>
          <w:t xml:space="preserve"> were very variable across replicates (Figure 3), that is to say, both competing species were </w:t>
        </w:r>
      </w:ins>
      <w:ins w:id="945" w:author="Garcia Carreras, Bernardo" w:date="2017-03-15T20:17:00Z">
        <w:r w:rsidR="00254709">
          <w:rPr>
            <w:rFonts w:ascii="Times New Roman" w:hAnsi="Times New Roman" w:cs="Times New Roman"/>
            <w:sz w:val="24"/>
            <w:szCs w:val="24"/>
          </w:rPr>
          <w:t xml:space="preserve">often </w:t>
        </w:r>
      </w:ins>
      <w:ins w:id="946" w:author="Garcia Carreras, Bernardo" w:date="2017-03-15T20:15:00Z">
        <w:r w:rsidR="00254709">
          <w:rPr>
            <w:rFonts w:ascii="Times New Roman" w:hAnsi="Times New Roman" w:cs="Times New Roman"/>
            <w:sz w:val="24"/>
            <w:szCs w:val="24"/>
          </w:rPr>
          <w:t xml:space="preserve">observed to win across six replicates. </w:t>
        </w:r>
      </w:ins>
      <w:ins w:id="947" w:author="Garcia Carreras, Bernardo" w:date="2017-03-15T19:58:00Z">
        <w:r w:rsidR="00A113A6">
          <w:rPr>
            <w:rFonts w:ascii="Times New Roman" w:hAnsi="Times New Roman" w:cs="Times New Roman"/>
            <w:sz w:val="24"/>
            <w:szCs w:val="24"/>
          </w:rPr>
          <w:t xml:space="preserve">Competitive outcomes were highly predictable when excluding competitions involving </w:t>
        </w:r>
        <w:proofErr w:type="spellStart"/>
        <w:r w:rsidR="00A113A6" w:rsidRPr="00A113A6">
          <w:rPr>
            <w:rFonts w:ascii="Times New Roman" w:hAnsi="Times New Roman" w:cs="Times New Roman"/>
            <w:i/>
            <w:sz w:val="24"/>
            <w:szCs w:val="24"/>
          </w:rPr>
          <w:t>Selenastrum</w:t>
        </w:r>
        <w:proofErr w:type="spellEnd"/>
        <w:r w:rsidR="00A113A6">
          <w:rPr>
            <w:rFonts w:ascii="Times New Roman" w:hAnsi="Times New Roman" w:cs="Times New Roman"/>
            <w:sz w:val="24"/>
            <w:szCs w:val="24"/>
          </w:rPr>
          <w:t xml:space="preserve">, suggesting that those species predominantly compete for resources (and </w:t>
        </w:r>
        <w:r w:rsidR="00A113A6">
          <w:rPr>
            <w:rFonts w:ascii="Times New Roman" w:hAnsi="Times New Roman" w:cs="Times New Roman"/>
            <w:sz w:val="24"/>
            <w:szCs w:val="24"/>
          </w:rPr>
          <w:lastRenderedPageBreak/>
          <w:t xml:space="preserve">implying that there is little interspecific interaction). </w:t>
        </w:r>
      </w:ins>
      <w:del w:id="948" w:author="Garcia Carreras, Bernardo" w:date="2017-03-15T19:59:00Z">
        <w:r w:rsidR="00A02E1C" w:rsidRPr="00A113A6" w:rsidDel="00A113A6">
          <w:rPr>
            <w:rFonts w:ascii="Times New Roman" w:hAnsi="Times New Roman" w:cs="Times New Roman"/>
            <w:sz w:val="24"/>
            <w:szCs w:val="24"/>
          </w:rPr>
          <w:delText>While</w:delText>
        </w:r>
        <w:r w:rsidR="00A02E1C" w:rsidDel="00A113A6">
          <w:rPr>
            <w:rFonts w:ascii="Times New Roman" w:hAnsi="Times New Roman" w:cs="Times New Roman"/>
            <w:sz w:val="24"/>
            <w:szCs w:val="24"/>
          </w:rPr>
          <w:delText xml:space="preserve"> our </w:delText>
        </w:r>
      </w:del>
      <w:del w:id="949" w:author="Garcia Carreras, Bernardo" w:date="2017-02-22T14:47:00Z">
        <w:r w:rsidR="00A02E1C" w:rsidDel="00987862">
          <w:rPr>
            <w:rFonts w:ascii="Times New Roman" w:hAnsi="Times New Roman" w:cs="Times New Roman"/>
            <w:sz w:val="24"/>
            <w:szCs w:val="24"/>
          </w:rPr>
          <w:delText xml:space="preserve">explanative </w:delText>
        </w:r>
      </w:del>
      <w:del w:id="950" w:author="Garcia Carreras, Bernardo" w:date="2017-03-15T19:59:00Z">
        <w:r w:rsidR="00A02E1C" w:rsidDel="00A113A6">
          <w:rPr>
            <w:rFonts w:ascii="Times New Roman" w:hAnsi="Times New Roman" w:cs="Times New Roman"/>
            <w:sz w:val="24"/>
            <w:szCs w:val="24"/>
          </w:rPr>
          <w:delText xml:space="preserve">power for predicting competitive outcome was relatively similar across nutrient and temperature conditions, it </w:delText>
        </w:r>
      </w:del>
      <w:del w:id="951" w:author="Garcia Carreras, Bernardo" w:date="2017-02-22T14:47:00Z">
        <w:r w:rsidR="00A02E1C" w:rsidDel="00987862">
          <w:rPr>
            <w:rFonts w:ascii="Times New Roman" w:hAnsi="Times New Roman" w:cs="Times New Roman"/>
            <w:sz w:val="24"/>
            <w:szCs w:val="24"/>
          </w:rPr>
          <w:delText xml:space="preserve">was more different </w:delText>
        </w:r>
      </w:del>
      <w:del w:id="952" w:author="Garcia Carreras, Bernardo" w:date="2017-03-15T19:59:00Z">
        <w:r w:rsidR="00A02E1C" w:rsidDel="00A113A6">
          <w:rPr>
            <w:rFonts w:ascii="Times New Roman" w:hAnsi="Times New Roman" w:cs="Times New Roman"/>
            <w:sz w:val="24"/>
            <w:szCs w:val="24"/>
          </w:rPr>
          <w:delText xml:space="preserve">between species. Particularly, competitive outcomes involving </w:delText>
        </w:r>
        <w:r w:rsidR="00A02E1C" w:rsidRPr="00A02E1C" w:rsidDel="00A113A6">
          <w:rPr>
            <w:rFonts w:ascii="Times New Roman" w:hAnsi="Times New Roman" w:cs="Times New Roman"/>
            <w:i/>
            <w:sz w:val="24"/>
            <w:szCs w:val="24"/>
          </w:rPr>
          <w:delText>Selenastum</w:delText>
        </w:r>
        <w:r w:rsidR="00A02E1C" w:rsidDel="00A113A6">
          <w:rPr>
            <w:rFonts w:ascii="Times New Roman" w:hAnsi="Times New Roman" w:cs="Times New Roman"/>
            <w:sz w:val="24"/>
            <w:szCs w:val="24"/>
          </w:rPr>
          <w:delText xml:space="preserve"> were considerably more difficult to predict, and removing this species </w:delText>
        </w:r>
      </w:del>
      <w:del w:id="953" w:author="Garcia Carreras, Bernardo" w:date="2017-02-22T14:47:00Z">
        <w:r w:rsidR="00A02E1C" w:rsidDel="00987862">
          <w:rPr>
            <w:rFonts w:ascii="Times New Roman" w:hAnsi="Times New Roman" w:cs="Times New Roman"/>
            <w:sz w:val="24"/>
            <w:szCs w:val="24"/>
          </w:rPr>
          <w:delText xml:space="preserve">largely </w:delText>
        </w:r>
      </w:del>
      <w:del w:id="954" w:author="Garcia Carreras, Bernardo" w:date="2017-03-15T19:59:00Z">
        <w:r w:rsidR="00A02E1C" w:rsidDel="00A113A6">
          <w:rPr>
            <w:rFonts w:ascii="Times New Roman" w:hAnsi="Times New Roman" w:cs="Times New Roman"/>
            <w:sz w:val="24"/>
            <w:szCs w:val="24"/>
          </w:rPr>
          <w:delText xml:space="preserve">increased our explanative power. </w:delText>
        </w:r>
      </w:del>
      <w:ins w:id="955" w:author="Garcia Carreras, Bernardo" w:date="2017-03-15T19:59:00Z">
        <w:r w:rsidR="00A113A6">
          <w:rPr>
            <w:rFonts w:ascii="Times New Roman" w:hAnsi="Times New Roman" w:cs="Times New Roman"/>
            <w:sz w:val="24"/>
            <w:szCs w:val="24"/>
          </w:rPr>
          <w:t xml:space="preserve">On the other hand, the predictability of </w:t>
        </w:r>
        <w:proofErr w:type="spellStart"/>
        <w:r w:rsidR="00A113A6" w:rsidRPr="00A113A6">
          <w:rPr>
            <w:rFonts w:ascii="Times New Roman" w:hAnsi="Times New Roman" w:cs="Times New Roman"/>
            <w:i/>
            <w:sz w:val="24"/>
            <w:szCs w:val="24"/>
          </w:rPr>
          <w:t>Selenastrum</w:t>
        </w:r>
        <w:r w:rsidR="00A113A6">
          <w:rPr>
            <w:rFonts w:ascii="Times New Roman" w:hAnsi="Times New Roman" w:cs="Times New Roman"/>
            <w:sz w:val="24"/>
            <w:szCs w:val="24"/>
          </w:rPr>
          <w:t>’s</w:t>
        </w:r>
        <w:proofErr w:type="spellEnd"/>
        <w:r w:rsidR="00A113A6">
          <w:rPr>
            <w:rFonts w:ascii="Times New Roman" w:hAnsi="Times New Roman" w:cs="Times New Roman"/>
            <w:sz w:val="24"/>
            <w:szCs w:val="24"/>
          </w:rPr>
          <w:t xml:space="preserve"> competitive outcomes</w:t>
        </w:r>
      </w:ins>
      <w:ins w:id="956" w:author="Garcia Carreras, Bernardo" w:date="2017-03-15T20:01:00Z">
        <w:r w:rsidR="00A113A6">
          <w:rPr>
            <w:rFonts w:ascii="Times New Roman" w:hAnsi="Times New Roman" w:cs="Times New Roman"/>
            <w:sz w:val="24"/>
            <w:szCs w:val="24"/>
          </w:rPr>
          <w:t xml:space="preserve"> was poor.</w:t>
        </w:r>
      </w:ins>
      <w:ins w:id="957" w:author="Garcia Carreras, Bernardo" w:date="2017-03-15T19:59:00Z">
        <w:r w:rsidR="00A113A6">
          <w:rPr>
            <w:rFonts w:ascii="Times New Roman" w:hAnsi="Times New Roman" w:cs="Times New Roman"/>
            <w:sz w:val="24"/>
            <w:szCs w:val="24"/>
          </w:rPr>
          <w:t xml:space="preserve"> </w:t>
        </w:r>
      </w:ins>
      <w:ins w:id="958" w:author="Garcia Carreras, Bernardo" w:date="2017-03-15T20:01:00Z">
        <w:r w:rsidR="00A113A6" w:rsidRPr="00A113A6">
          <w:rPr>
            <w:rFonts w:ascii="Times New Roman" w:hAnsi="Times New Roman" w:cs="Times New Roman"/>
            <w:sz w:val="24"/>
            <w:szCs w:val="24"/>
          </w:rPr>
          <w:t>This</w:t>
        </w:r>
        <w:r w:rsidR="00A113A6">
          <w:rPr>
            <w:rFonts w:ascii="Times New Roman" w:hAnsi="Times New Roman" w:cs="Times New Roman"/>
            <w:sz w:val="24"/>
            <w:szCs w:val="24"/>
          </w:rPr>
          <w:t xml:space="preserve"> might have been due to the fact that our discriminating power for this species was low (Table S3b)</w:t>
        </w:r>
      </w:ins>
      <w:ins w:id="959" w:author="Garcia Carreras, Bernardo" w:date="2017-03-15T19:59:00Z">
        <w:r w:rsidR="00A113A6">
          <w:rPr>
            <w:rFonts w:ascii="Times New Roman" w:hAnsi="Times New Roman" w:cs="Times New Roman"/>
            <w:sz w:val="24"/>
            <w:szCs w:val="24"/>
          </w:rPr>
          <w:t xml:space="preserve">, </w:t>
        </w:r>
      </w:ins>
      <w:ins w:id="960" w:author="Garcia Carreras, Bernardo" w:date="2017-03-15T20:02:00Z">
        <w:r w:rsidR="00A113A6">
          <w:rPr>
            <w:rFonts w:ascii="Times New Roman" w:hAnsi="Times New Roman" w:cs="Times New Roman"/>
            <w:sz w:val="24"/>
            <w:szCs w:val="24"/>
          </w:rPr>
          <w:t xml:space="preserve">but </w:t>
        </w:r>
      </w:ins>
      <w:ins w:id="961" w:author="Garcia Carreras, Bernardo" w:date="2017-03-15T19:59:00Z">
        <w:r w:rsidR="00A113A6">
          <w:rPr>
            <w:rFonts w:ascii="Times New Roman" w:hAnsi="Times New Roman" w:cs="Times New Roman"/>
            <w:sz w:val="24"/>
            <w:szCs w:val="24"/>
          </w:rPr>
          <w:t xml:space="preserve">could </w:t>
        </w:r>
      </w:ins>
      <w:ins w:id="962" w:author="Garcia Carreras, Bernardo" w:date="2017-03-15T20:02:00Z">
        <w:r w:rsidR="00A113A6">
          <w:rPr>
            <w:rFonts w:ascii="Times New Roman" w:hAnsi="Times New Roman" w:cs="Times New Roman"/>
            <w:sz w:val="24"/>
            <w:szCs w:val="24"/>
          </w:rPr>
          <w:t xml:space="preserve">also </w:t>
        </w:r>
      </w:ins>
      <w:ins w:id="963" w:author="Garcia Carreras, Bernardo" w:date="2017-03-15T19:59:00Z">
        <w:r w:rsidR="00A113A6">
          <w:rPr>
            <w:rFonts w:ascii="Times New Roman" w:hAnsi="Times New Roman" w:cs="Times New Roman"/>
            <w:sz w:val="24"/>
            <w:szCs w:val="24"/>
          </w:rPr>
          <w:t xml:space="preserve">indicate that competitions </w:t>
        </w:r>
      </w:ins>
      <w:ins w:id="964" w:author="Garcia Carreras, Bernardo" w:date="2017-03-15T20:00:00Z">
        <w:r w:rsidR="00A113A6">
          <w:rPr>
            <w:rFonts w:ascii="Times New Roman" w:hAnsi="Times New Roman" w:cs="Times New Roman"/>
            <w:sz w:val="24"/>
            <w:szCs w:val="24"/>
          </w:rPr>
          <w:t>with</w:t>
        </w:r>
      </w:ins>
      <w:ins w:id="965" w:author="Garcia Carreras, Bernardo" w:date="2017-03-15T19:59:00Z">
        <w:r w:rsidR="00A113A6">
          <w:rPr>
            <w:rFonts w:ascii="Times New Roman" w:hAnsi="Times New Roman" w:cs="Times New Roman"/>
            <w:sz w:val="24"/>
            <w:szCs w:val="24"/>
          </w:rPr>
          <w:t xml:space="preserve"> this species </w:t>
        </w:r>
      </w:ins>
      <w:ins w:id="966" w:author="Garcia Carreras, Bernardo" w:date="2017-03-15T20:00:00Z">
        <w:r w:rsidR="00A113A6">
          <w:rPr>
            <w:rFonts w:ascii="Times New Roman" w:hAnsi="Times New Roman" w:cs="Times New Roman"/>
            <w:sz w:val="24"/>
            <w:szCs w:val="24"/>
          </w:rPr>
          <w:t>might</w:t>
        </w:r>
      </w:ins>
      <w:ins w:id="967" w:author="Garcia Carreras, Bernardo" w:date="2017-03-15T19:59:00Z">
        <w:r w:rsidR="00A113A6">
          <w:rPr>
            <w:rFonts w:ascii="Times New Roman" w:hAnsi="Times New Roman" w:cs="Times New Roman"/>
            <w:sz w:val="24"/>
            <w:szCs w:val="24"/>
          </w:rPr>
          <w:t xml:space="preserve"> </w:t>
        </w:r>
      </w:ins>
      <w:ins w:id="968" w:author="Garcia Carreras, Bernardo" w:date="2017-03-15T20:02:00Z">
        <w:r w:rsidR="00A113A6">
          <w:rPr>
            <w:rFonts w:ascii="Times New Roman" w:hAnsi="Times New Roman" w:cs="Times New Roman"/>
            <w:sz w:val="24"/>
            <w:szCs w:val="24"/>
          </w:rPr>
          <w:t xml:space="preserve">have </w:t>
        </w:r>
      </w:ins>
      <w:ins w:id="969" w:author="Garcia Carreras, Bernardo" w:date="2017-03-15T20:00:00Z">
        <w:r w:rsidR="00A113A6">
          <w:rPr>
            <w:rFonts w:ascii="Times New Roman" w:hAnsi="Times New Roman" w:cs="Times New Roman"/>
            <w:sz w:val="24"/>
            <w:szCs w:val="24"/>
          </w:rPr>
          <w:t>involve</w:t>
        </w:r>
      </w:ins>
      <w:ins w:id="970" w:author="Garcia Carreras, Bernardo" w:date="2017-03-15T20:02:00Z">
        <w:r w:rsidR="00A113A6">
          <w:rPr>
            <w:rFonts w:ascii="Times New Roman" w:hAnsi="Times New Roman" w:cs="Times New Roman"/>
            <w:sz w:val="24"/>
            <w:szCs w:val="24"/>
          </w:rPr>
          <w:t>d</w:t>
        </w:r>
      </w:ins>
      <w:ins w:id="971" w:author="Garcia Carreras, Bernardo" w:date="2017-03-15T20:00:00Z">
        <w:r w:rsidR="00A113A6">
          <w:rPr>
            <w:rFonts w:ascii="Times New Roman" w:hAnsi="Times New Roman" w:cs="Times New Roman"/>
            <w:sz w:val="24"/>
            <w:szCs w:val="24"/>
          </w:rPr>
          <w:t xml:space="preserve"> some </w:t>
        </w:r>
      </w:ins>
      <w:ins w:id="972" w:author="Garcia Carreras, Bernardo" w:date="2017-03-15T20:02:00Z">
        <w:r w:rsidR="00A113A6">
          <w:rPr>
            <w:rFonts w:ascii="Times New Roman" w:hAnsi="Times New Roman" w:cs="Times New Roman"/>
            <w:sz w:val="24"/>
            <w:szCs w:val="24"/>
          </w:rPr>
          <w:t xml:space="preserve">significant </w:t>
        </w:r>
      </w:ins>
      <w:ins w:id="973" w:author="Garcia Carreras, Bernardo" w:date="2017-03-15T20:00:00Z">
        <w:r w:rsidR="00A113A6">
          <w:rPr>
            <w:rFonts w:ascii="Times New Roman" w:hAnsi="Times New Roman" w:cs="Times New Roman"/>
            <w:sz w:val="24"/>
            <w:szCs w:val="24"/>
          </w:rPr>
          <w:t>form of</w:t>
        </w:r>
      </w:ins>
      <w:ins w:id="974" w:author="Garcia Carreras, Bernardo" w:date="2017-03-15T20:01:00Z">
        <w:r w:rsidR="00A113A6">
          <w:rPr>
            <w:rFonts w:ascii="Times New Roman" w:hAnsi="Times New Roman" w:cs="Times New Roman"/>
            <w:sz w:val="24"/>
            <w:szCs w:val="24"/>
          </w:rPr>
          <w:t xml:space="preserve"> direct</w:t>
        </w:r>
      </w:ins>
      <w:ins w:id="975" w:author="Garcia Carreras, Bernardo" w:date="2017-03-15T20:00:00Z">
        <w:r w:rsidR="00A113A6">
          <w:rPr>
            <w:rFonts w:ascii="Times New Roman" w:hAnsi="Times New Roman" w:cs="Times New Roman"/>
            <w:sz w:val="24"/>
            <w:szCs w:val="24"/>
          </w:rPr>
          <w:t xml:space="preserve"> interspecific interaction</w:t>
        </w:r>
      </w:ins>
      <w:del w:id="976" w:author="Garcia Carreras, Bernardo" w:date="2017-03-15T20:01:00Z">
        <w:r w:rsidR="00A02E1C" w:rsidRPr="00A113A6" w:rsidDel="00A113A6">
          <w:rPr>
            <w:rFonts w:ascii="Times New Roman" w:hAnsi="Times New Roman" w:cs="Times New Roman"/>
            <w:sz w:val="24"/>
            <w:szCs w:val="24"/>
          </w:rPr>
          <w:delText>This</w:delText>
        </w:r>
        <w:r w:rsidR="00A02E1C" w:rsidDel="00A113A6">
          <w:rPr>
            <w:rFonts w:ascii="Times New Roman" w:hAnsi="Times New Roman" w:cs="Times New Roman"/>
            <w:sz w:val="24"/>
            <w:szCs w:val="24"/>
          </w:rPr>
          <w:delText xml:space="preserve"> might be due to the fact that our discriminating power for this species </w:delText>
        </w:r>
        <w:r w:rsidR="00680FD9" w:rsidDel="00A113A6">
          <w:rPr>
            <w:rFonts w:ascii="Times New Roman" w:hAnsi="Times New Roman" w:cs="Times New Roman"/>
            <w:sz w:val="24"/>
            <w:szCs w:val="24"/>
          </w:rPr>
          <w:delText xml:space="preserve">was low (Table S3b), </w:delText>
        </w:r>
      </w:del>
      <w:del w:id="977" w:author="Garcia Carreras, Bernardo" w:date="2017-03-15T20:03:00Z">
        <w:r w:rsidR="00680FD9" w:rsidDel="00A113A6">
          <w:rPr>
            <w:rFonts w:ascii="Times New Roman" w:hAnsi="Times New Roman" w:cs="Times New Roman"/>
            <w:sz w:val="24"/>
            <w:szCs w:val="24"/>
          </w:rPr>
          <w:delText xml:space="preserve">but might also be due to </w:delText>
        </w:r>
        <w:commentRangeStart w:id="978"/>
        <w:r w:rsidR="00680FD9" w:rsidDel="00A113A6">
          <w:rPr>
            <w:rFonts w:ascii="Times New Roman" w:hAnsi="Times New Roman" w:cs="Times New Roman"/>
            <w:sz w:val="24"/>
            <w:szCs w:val="24"/>
          </w:rPr>
          <w:delText>other competitive advantages</w:delText>
        </w:r>
        <w:commentRangeEnd w:id="978"/>
        <w:r w:rsidR="00987862" w:rsidDel="00A113A6">
          <w:rPr>
            <w:rStyle w:val="CommentReference"/>
          </w:rPr>
          <w:commentReference w:id="978"/>
        </w:r>
        <w:r w:rsidR="00680FD9" w:rsidDel="00A113A6">
          <w:rPr>
            <w:rFonts w:ascii="Times New Roman" w:hAnsi="Times New Roman" w:cs="Times New Roman"/>
            <w:sz w:val="24"/>
            <w:szCs w:val="24"/>
          </w:rPr>
          <w:delText>. Indeed</w:delText>
        </w:r>
      </w:del>
      <w:r w:rsidR="00680FD9">
        <w:rPr>
          <w:rFonts w:ascii="Times New Roman" w:hAnsi="Times New Roman" w:cs="Times New Roman"/>
          <w:sz w:val="24"/>
          <w:szCs w:val="24"/>
        </w:rPr>
        <w:t xml:space="preserve">, </w:t>
      </w:r>
      <w:ins w:id="979" w:author="Garcia Carreras, Bernardo" w:date="2017-03-15T20:03:00Z">
        <w:r w:rsidR="00A113A6">
          <w:rPr>
            <w:rFonts w:ascii="Times New Roman" w:hAnsi="Times New Roman" w:cs="Times New Roman"/>
            <w:sz w:val="24"/>
            <w:szCs w:val="24"/>
          </w:rPr>
          <w:t xml:space="preserve">as also indicated by the fact that </w:t>
        </w:r>
      </w:ins>
      <w:r w:rsidR="00680FD9">
        <w:rPr>
          <w:rFonts w:ascii="Times New Roman" w:hAnsi="Times New Roman" w:cs="Times New Roman"/>
          <w:sz w:val="24"/>
          <w:szCs w:val="24"/>
        </w:rPr>
        <w:t xml:space="preserve">competitive interactions involving </w:t>
      </w:r>
      <w:del w:id="980" w:author="Garcia Carreras, Bernardo" w:date="2017-03-15T20:03:00Z">
        <w:r w:rsidR="00680FD9" w:rsidDel="00A113A6">
          <w:rPr>
            <w:rFonts w:ascii="Times New Roman" w:hAnsi="Times New Roman" w:cs="Times New Roman"/>
            <w:sz w:val="24"/>
            <w:szCs w:val="24"/>
          </w:rPr>
          <w:delText xml:space="preserve">this pair </w:delText>
        </w:r>
      </w:del>
      <w:ins w:id="981" w:author="Garcia Carreras, Bernardo" w:date="2017-03-15T20:03:00Z">
        <w:r w:rsidR="00A113A6">
          <w:rPr>
            <w:rFonts w:ascii="Times New Roman" w:hAnsi="Times New Roman" w:cs="Times New Roman"/>
            <w:sz w:val="24"/>
            <w:szCs w:val="24"/>
          </w:rPr>
          <w:t xml:space="preserve">this species </w:t>
        </w:r>
      </w:ins>
      <w:r w:rsidR="00680FD9">
        <w:rPr>
          <w:rFonts w:ascii="Times New Roman" w:hAnsi="Times New Roman" w:cs="Times New Roman"/>
          <w:sz w:val="24"/>
          <w:szCs w:val="24"/>
        </w:rPr>
        <w:t>were all strongly negative</w:t>
      </w:r>
      <w:ins w:id="982" w:author="Garcia Carreras, Bernardo" w:date="2017-03-15T20:05:00Z">
        <w:r w:rsidR="00044AFB">
          <w:rPr>
            <w:rFonts w:ascii="Times New Roman" w:hAnsi="Times New Roman" w:cs="Times New Roman"/>
            <w:sz w:val="24"/>
            <w:szCs w:val="24"/>
          </w:rPr>
          <w:t xml:space="preserve"> (Figure 5)</w:t>
        </w:r>
      </w:ins>
      <w:r w:rsidR="00680FD9">
        <w:rPr>
          <w:rFonts w:ascii="Times New Roman" w:hAnsi="Times New Roman" w:cs="Times New Roman"/>
          <w:sz w:val="24"/>
          <w:szCs w:val="24"/>
        </w:rPr>
        <w:t>.</w:t>
      </w:r>
    </w:p>
    <w:p w:rsidR="00756992" w:rsidRDefault="00680FD9">
      <w:pPr>
        <w:spacing w:line="240" w:lineRule="auto"/>
        <w:jc w:val="both"/>
        <w:rPr>
          <w:del w:id="983" w:author="Garcia Carreras, Bernardo" w:date="2017-03-15T20:43:00Z"/>
          <w:rFonts w:ascii="Times New Roman" w:hAnsi="Times New Roman" w:cs="Times New Roman"/>
          <w:sz w:val="24"/>
          <w:szCs w:val="24"/>
        </w:rPr>
      </w:pPr>
      <w:del w:id="984" w:author="Garcia Carreras, Bernardo" w:date="2017-03-15T19:39:00Z">
        <w:r w:rsidDel="00FA6C64">
          <w:rPr>
            <w:rFonts w:ascii="Times New Roman" w:hAnsi="Times New Roman" w:cs="Times New Roman"/>
            <w:sz w:val="24"/>
            <w:szCs w:val="24"/>
          </w:rPr>
          <w:delText xml:space="preserve"> </w:delText>
        </w:r>
      </w:del>
    </w:p>
    <w:p w:rsidR="00756992" w:rsidRDefault="00D97171">
      <w:pPr>
        <w:spacing w:line="240" w:lineRule="auto"/>
        <w:jc w:val="both"/>
        <w:rPr>
          <w:rFonts w:ascii="Times New Roman" w:hAnsi="Times New Roman" w:cs="Times New Roman"/>
          <w:sz w:val="24"/>
          <w:szCs w:val="24"/>
        </w:rPr>
      </w:pPr>
      <w:del w:id="985" w:author="Garcia Carreras, Bernardo" w:date="2017-03-15T20:51:00Z">
        <w:r w:rsidDel="001232E7">
          <w:rPr>
            <w:rFonts w:ascii="Times New Roman" w:hAnsi="Times New Roman" w:cs="Times New Roman"/>
            <w:sz w:val="24"/>
            <w:szCs w:val="24"/>
          </w:rPr>
          <w:delText xml:space="preserve"> </w:delText>
        </w:r>
      </w:del>
      <w:r w:rsidR="00D7404A">
        <w:rPr>
          <w:rFonts w:ascii="Times New Roman" w:hAnsi="Times New Roman" w:cs="Times New Roman"/>
          <w:sz w:val="24"/>
          <w:szCs w:val="24"/>
        </w:rPr>
        <w:t>We highlight</w:t>
      </w:r>
      <w:ins w:id="986" w:author="Garcia Carreras, Bernardo" w:date="2017-02-22T14:48:00Z">
        <w:r w:rsidR="001D587C">
          <w:rPr>
            <w:rFonts w:ascii="Times New Roman" w:hAnsi="Times New Roman" w:cs="Times New Roman"/>
            <w:sz w:val="24"/>
            <w:szCs w:val="24"/>
          </w:rPr>
          <w:t>ed</w:t>
        </w:r>
      </w:ins>
      <w:r w:rsidR="00D7404A">
        <w:rPr>
          <w:rFonts w:ascii="Times New Roman" w:hAnsi="Times New Roman" w:cs="Times New Roman"/>
          <w:sz w:val="24"/>
          <w:szCs w:val="24"/>
        </w:rPr>
        <w:t xml:space="preserve"> different </w:t>
      </w:r>
      <w:del w:id="987" w:author="Garcia Carreras, Bernardo" w:date="2017-03-15T21:04:00Z">
        <w:r w:rsidR="00D7404A" w:rsidDel="002834FA">
          <w:rPr>
            <w:rFonts w:ascii="Times New Roman" w:hAnsi="Times New Roman" w:cs="Times New Roman"/>
            <w:sz w:val="24"/>
            <w:szCs w:val="24"/>
          </w:rPr>
          <w:delText>case studies</w:delText>
        </w:r>
      </w:del>
      <w:ins w:id="988" w:author="Garcia Carreras, Bernardo" w:date="2017-03-15T21:04:00Z">
        <w:r w:rsidR="002834FA">
          <w:rPr>
            <w:rFonts w:ascii="Times New Roman" w:hAnsi="Times New Roman" w:cs="Times New Roman"/>
            <w:sz w:val="24"/>
            <w:szCs w:val="24"/>
          </w:rPr>
          <w:t>competitions</w:t>
        </w:r>
      </w:ins>
      <w:r w:rsidR="00D7404A">
        <w:rPr>
          <w:rFonts w:ascii="Times New Roman" w:hAnsi="Times New Roman" w:cs="Times New Roman"/>
          <w:sz w:val="24"/>
          <w:szCs w:val="24"/>
        </w:rPr>
        <w:t xml:space="preserve"> where</w:t>
      </w:r>
      <w:r w:rsidR="00D45AF1" w:rsidRPr="00364F22">
        <w:rPr>
          <w:rFonts w:ascii="Times New Roman" w:hAnsi="Times New Roman" w:cs="Times New Roman"/>
          <w:sz w:val="24"/>
          <w:szCs w:val="24"/>
        </w:rPr>
        <w:t xml:space="preserve"> some species </w:t>
      </w:r>
      <w:del w:id="989" w:author="Garcia Carreras, Bernardo" w:date="2017-03-15T21:04:00Z">
        <w:r w:rsidR="00D45AF1" w:rsidRPr="00364F22" w:rsidDel="002834FA">
          <w:rPr>
            <w:rFonts w:ascii="Times New Roman" w:hAnsi="Times New Roman" w:cs="Times New Roman"/>
            <w:sz w:val="24"/>
            <w:szCs w:val="24"/>
          </w:rPr>
          <w:delText>were always better competitors than the others for some pairs of species</w:delText>
        </w:r>
      </w:del>
      <w:ins w:id="990" w:author="Garcia Carreras, Bernardo" w:date="2017-03-15T21:04:00Z">
        <w:r w:rsidR="002834FA">
          <w:rPr>
            <w:rFonts w:ascii="Times New Roman" w:hAnsi="Times New Roman" w:cs="Times New Roman"/>
            <w:sz w:val="24"/>
            <w:szCs w:val="24"/>
          </w:rPr>
          <w:t>always won</w:t>
        </w:r>
      </w:ins>
      <w:r w:rsidR="00D45AF1" w:rsidRPr="00364F22">
        <w:rPr>
          <w:rFonts w:ascii="Times New Roman" w:hAnsi="Times New Roman" w:cs="Times New Roman"/>
          <w:sz w:val="24"/>
          <w:szCs w:val="24"/>
        </w:rPr>
        <w:t xml:space="preserve">, while there were </w:t>
      </w:r>
      <w:del w:id="991" w:author="Garcia Carreras, Bernardo" w:date="2017-03-15T20:56:00Z">
        <w:r w:rsidR="00D45AF1" w:rsidRPr="00364F22" w:rsidDel="002E2B40">
          <w:rPr>
            <w:rFonts w:ascii="Times New Roman" w:hAnsi="Times New Roman" w:cs="Times New Roman"/>
            <w:sz w:val="24"/>
            <w:szCs w:val="24"/>
          </w:rPr>
          <w:delText xml:space="preserve">some </w:delText>
        </w:r>
      </w:del>
      <w:ins w:id="992" w:author="Garcia Carreras, Bernardo" w:date="2017-03-15T20:56:00Z">
        <w:r w:rsidR="002E2B40">
          <w:rPr>
            <w:rFonts w:ascii="Times New Roman" w:hAnsi="Times New Roman" w:cs="Times New Roman"/>
            <w:sz w:val="24"/>
            <w:szCs w:val="24"/>
          </w:rPr>
          <w:t>frequent</w:t>
        </w:r>
        <w:r w:rsidR="002E2B40" w:rsidRPr="00364F22">
          <w:rPr>
            <w:rFonts w:ascii="Times New Roman" w:hAnsi="Times New Roman" w:cs="Times New Roman"/>
            <w:sz w:val="24"/>
            <w:szCs w:val="24"/>
          </w:rPr>
          <w:t xml:space="preserve"> </w:t>
        </w:r>
      </w:ins>
      <w:r w:rsidR="00D45AF1" w:rsidRPr="00364F22">
        <w:rPr>
          <w:rFonts w:ascii="Times New Roman" w:hAnsi="Times New Roman" w:cs="Times New Roman"/>
          <w:sz w:val="24"/>
          <w:szCs w:val="24"/>
        </w:rPr>
        <w:t xml:space="preserve">reversals of competitive </w:t>
      </w:r>
      <w:del w:id="993" w:author="Garcia Carreras, Bernardo" w:date="2017-03-15T21:05:00Z">
        <w:r w:rsidR="00D45AF1" w:rsidRPr="00364F22" w:rsidDel="002834FA">
          <w:rPr>
            <w:rFonts w:ascii="Times New Roman" w:hAnsi="Times New Roman" w:cs="Times New Roman"/>
            <w:sz w:val="24"/>
            <w:szCs w:val="24"/>
          </w:rPr>
          <w:delText>advantages</w:delText>
        </w:r>
      </w:del>
      <w:ins w:id="994" w:author="Garcia Carreras, Bernardo" w:date="2017-03-15T21:05:00Z">
        <w:r w:rsidR="002834FA">
          <w:rPr>
            <w:rFonts w:ascii="Times New Roman" w:hAnsi="Times New Roman" w:cs="Times New Roman"/>
            <w:sz w:val="24"/>
            <w:szCs w:val="24"/>
          </w:rPr>
          <w:t>outcomes</w:t>
        </w:r>
      </w:ins>
      <w:ins w:id="995" w:author="Garcia Carreras, Bernardo" w:date="2017-03-15T20:56:00Z">
        <w:r w:rsidR="002E2B40">
          <w:rPr>
            <w:rFonts w:ascii="Times New Roman" w:hAnsi="Times New Roman" w:cs="Times New Roman"/>
            <w:sz w:val="24"/>
            <w:szCs w:val="24"/>
          </w:rPr>
          <w:t>, particularly</w:t>
        </w:r>
      </w:ins>
      <w:r w:rsidR="00D45AF1" w:rsidRPr="00364F22">
        <w:rPr>
          <w:rFonts w:ascii="Times New Roman" w:hAnsi="Times New Roman" w:cs="Times New Roman"/>
          <w:sz w:val="24"/>
          <w:szCs w:val="24"/>
        </w:rPr>
        <w:t xml:space="preserve"> with temperature and </w:t>
      </w:r>
      <w:ins w:id="996" w:author="Garcia Carreras, Bernardo" w:date="2017-03-15T20:56:00Z">
        <w:r w:rsidR="002E2B40">
          <w:rPr>
            <w:rFonts w:ascii="Times New Roman" w:hAnsi="Times New Roman" w:cs="Times New Roman"/>
            <w:sz w:val="24"/>
            <w:szCs w:val="24"/>
          </w:rPr>
          <w:t xml:space="preserve">less so with </w:t>
        </w:r>
      </w:ins>
      <w:r w:rsidR="00D45AF1" w:rsidRPr="00364F22">
        <w:rPr>
          <w:rFonts w:ascii="Times New Roman" w:hAnsi="Times New Roman" w:cs="Times New Roman"/>
          <w:sz w:val="24"/>
          <w:szCs w:val="24"/>
        </w:rPr>
        <w:t>nutrients</w:t>
      </w:r>
      <w:del w:id="997" w:author="Garcia Carreras, Bernardo" w:date="2017-03-15T20:56:00Z">
        <w:r w:rsidR="00D45AF1" w:rsidRPr="00364F22" w:rsidDel="002E2B40">
          <w:rPr>
            <w:rFonts w:ascii="Times New Roman" w:hAnsi="Times New Roman" w:cs="Times New Roman"/>
            <w:sz w:val="24"/>
            <w:szCs w:val="24"/>
          </w:rPr>
          <w:delText xml:space="preserve"> in others</w:delText>
        </w:r>
      </w:del>
      <w:r w:rsidR="00D45AF1" w:rsidRPr="00364F22">
        <w:rPr>
          <w:rFonts w:ascii="Times New Roman" w:hAnsi="Times New Roman" w:cs="Times New Roman"/>
          <w:sz w:val="24"/>
          <w:szCs w:val="24"/>
        </w:rPr>
        <w:t xml:space="preserve">. </w:t>
      </w:r>
      <w:ins w:id="998" w:author="Garcia Carreras, Bernardo" w:date="2017-03-15T21:05:00Z">
        <w:r w:rsidR="008025AE">
          <w:rPr>
            <w:rFonts w:ascii="Times New Roman" w:hAnsi="Times New Roman" w:cs="Times New Roman"/>
            <w:sz w:val="24"/>
            <w:szCs w:val="24"/>
          </w:rPr>
          <w:t xml:space="preserve">Reversals in competitive outcomes were often linked to analogous reversals in the values of </w:t>
        </w:r>
      </w:ins>
      <m:oMath>
        <m:sSub>
          <m:sSubPr>
            <m:ctrlPr>
              <w:ins w:id="999" w:author="Garcia Carreras, Bernardo" w:date="2017-03-15T21:06:00Z">
                <w:rPr>
                  <w:rFonts w:ascii="Cambria Math" w:hAnsi="Cambria Math" w:cs="Times New Roman"/>
                  <w:i/>
                  <w:sz w:val="24"/>
                  <w:szCs w:val="24"/>
                </w:rPr>
              </w:ins>
            </m:ctrlPr>
          </m:sSubPr>
          <m:e>
            <w:ins w:id="1000" w:author="Garcia Carreras, Bernardo" w:date="2017-03-15T21:06:00Z">
              <m:r>
                <w:rPr>
                  <w:rFonts w:ascii="Cambria Math" w:hAnsi="Cambria Math" w:cs="Times New Roman"/>
                  <w:sz w:val="24"/>
                  <w:szCs w:val="24"/>
                </w:rPr>
                <m:t>μ</m:t>
              </m:r>
            </w:ins>
          </m:e>
          <m:sub>
            <w:ins w:id="1001" w:author="Garcia Carreras, Bernardo" w:date="2017-03-15T21:06:00Z">
              <m:r>
                <m:rPr>
                  <m:nor/>
                </m:rPr>
                <w:rPr>
                  <w:rFonts w:ascii="Cambria Math" w:hAnsi="Cambria Math" w:cs="Times New Roman"/>
                  <w:sz w:val="24"/>
                  <w:szCs w:val="24"/>
                </w:rPr>
                <m:t>max</m:t>
              </m:r>
            </w:ins>
          </m:sub>
        </m:sSub>
        <w:ins w:id="1002" w:author="Garcia Carreras, Bernardo" w:date="2017-03-15T21:06:00Z"/>
      </m:oMath>
      <w:r w:rsidR="008025AE">
        <w:rPr>
          <w:rFonts w:ascii="Times New Roman" w:hAnsi="Times New Roman" w:cs="Times New Roman"/>
          <w:sz w:val="24"/>
          <w:szCs w:val="24"/>
        </w:rPr>
        <w:t xml:space="preserve">. </w:t>
      </w:r>
      <w:del w:id="1003" w:author="Garcia Carreras, Bernardo" w:date="2017-03-15T21:06:00Z">
        <w:r w:rsidR="00D45AF1" w:rsidRPr="00364F22" w:rsidDel="008025AE">
          <w:rPr>
            <w:rFonts w:ascii="Times New Roman" w:hAnsi="Times New Roman" w:cs="Times New Roman"/>
            <w:sz w:val="24"/>
            <w:szCs w:val="24"/>
          </w:rPr>
          <w:delText xml:space="preserve">Looking into the competitive advantages, they could be explained by differences in growth rates between pairs of species, which boiled down to differences in half-saturating constant and maximum growth rates. </w:delText>
        </w:r>
      </w:del>
      <w:del w:id="1004" w:author="Garcia Carreras, Bernardo" w:date="2017-03-15T21:10:00Z">
        <w:r w:rsidR="00D47A95" w:rsidRPr="00364F22" w:rsidDel="008025AE">
          <w:rPr>
            <w:rFonts w:ascii="Times New Roman" w:hAnsi="Times New Roman" w:cs="Times New Roman"/>
            <w:sz w:val="24"/>
            <w:szCs w:val="24"/>
          </w:rPr>
          <w:delText xml:space="preserve">These growth rate </w:delText>
        </w:r>
      </w:del>
      <w:ins w:id="1005" w:author="Garcia Carreras, Bernardo" w:date="2017-03-15T21:10:00Z">
        <w:r w:rsidR="008025AE">
          <w:rPr>
            <w:rFonts w:ascii="Times New Roman" w:hAnsi="Times New Roman" w:cs="Times New Roman"/>
            <w:sz w:val="24"/>
            <w:szCs w:val="24"/>
          </w:rPr>
          <w:t xml:space="preserve">Mismatches in both </w:t>
        </w:r>
        <m:oMath>
          <m:r>
            <w:rPr>
              <w:rFonts w:ascii="Cambria Math" w:hAnsi="Cambria Math" w:cs="Times New Roman"/>
              <w:sz w:val="24"/>
              <w:szCs w:val="24"/>
            </w:rPr>
            <m:t>μ</m:t>
          </m:r>
        </m:oMath>
        <w:r w:rsidR="008025AE">
          <w:rPr>
            <w:rFonts w:ascii="Times New Roman" w:hAnsi="Times New Roman" w:cs="Times New Roman"/>
            <w:sz w:val="24"/>
            <w:szCs w:val="24"/>
          </w:rPr>
          <w:t xml:space="preserve"> and </w:t>
        </w:r>
        <m:oMath>
          <w:commentRangeStart w:id="1006"/>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ins>
      <m:oMath>
        <w:del w:id="1007" w:author="Garcia Carreras, Bernardo" w:date="2017-03-15T21:11:00Z">
          <m:r>
            <m:rPr>
              <m:sty m:val="p"/>
            </m:rPr>
            <w:rPr>
              <w:rFonts w:ascii="Cambria Math" w:hAnsi="Cambria Math" w:cs="Times New Roman"/>
              <w:sz w:val="24"/>
              <w:szCs w:val="24"/>
            </w:rPr>
            <m:t>differences</m:t>
          </m:r>
        </w:del>
      </m:oMath>
      <w:r w:rsidR="00D47A95" w:rsidRPr="00364F22">
        <w:rPr>
          <w:rFonts w:ascii="Times New Roman" w:hAnsi="Times New Roman" w:cs="Times New Roman"/>
          <w:sz w:val="24"/>
          <w:szCs w:val="24"/>
        </w:rPr>
        <w:t xml:space="preserve"> </w:t>
      </w:r>
      <w:commentRangeEnd w:id="1006"/>
      <w:r w:rsidR="008025AE">
        <w:rPr>
          <w:rStyle w:val="CommentReference"/>
        </w:rPr>
        <w:commentReference w:id="1006"/>
      </w:r>
      <w:r w:rsidR="00D47A95" w:rsidRPr="00364F22">
        <w:rPr>
          <w:rFonts w:ascii="Times New Roman" w:hAnsi="Times New Roman" w:cs="Times New Roman"/>
          <w:sz w:val="24"/>
          <w:szCs w:val="24"/>
        </w:rPr>
        <w:t xml:space="preserve">were themselves linked to </w:t>
      </w:r>
      <w:ins w:id="1008" w:author="Garcia Carreras, Bernardo" w:date="2017-03-15T21:11:00Z">
        <w:r w:rsidR="008025AE">
          <w:rPr>
            <w:rFonts w:ascii="Times New Roman" w:hAnsi="Times New Roman" w:cs="Times New Roman"/>
            <w:sz w:val="24"/>
            <w:szCs w:val="24"/>
          </w:rPr>
          <w:t xml:space="preserve">mismatches in </w:t>
        </w:r>
      </w:ins>
      <w:r w:rsidR="00D47A95" w:rsidRPr="00364F22">
        <w:rPr>
          <w:rFonts w:ascii="Times New Roman" w:hAnsi="Times New Roman" w:cs="Times New Roman"/>
          <w:sz w:val="24"/>
          <w:szCs w:val="24"/>
        </w:rPr>
        <w:t>physiological traits</w:t>
      </w:r>
      <w:del w:id="1009" w:author="Garcia Carreras, Bernardo" w:date="2017-03-15T21:11:00Z">
        <w:r w:rsidR="00D47A95" w:rsidRPr="00364F22" w:rsidDel="008025AE">
          <w:rPr>
            <w:rFonts w:ascii="Times New Roman" w:hAnsi="Times New Roman" w:cs="Times New Roman"/>
            <w:sz w:val="24"/>
            <w:szCs w:val="24"/>
          </w:rPr>
          <w:delText xml:space="preserve"> such as the photosynthesis response to temperature and nutrient</w:delText>
        </w:r>
        <w:r w:rsidR="00E513D5" w:rsidRPr="00364F22" w:rsidDel="008025AE">
          <w:rPr>
            <w:rFonts w:ascii="Times New Roman" w:hAnsi="Times New Roman" w:cs="Times New Roman"/>
            <w:sz w:val="24"/>
            <w:szCs w:val="24"/>
          </w:rPr>
          <w:delText>s</w:delText>
        </w:r>
      </w:del>
      <w:r w:rsidR="00D47A95" w:rsidRPr="00364F22">
        <w:rPr>
          <w:rFonts w:ascii="Times New Roman" w:hAnsi="Times New Roman" w:cs="Times New Roman"/>
          <w:sz w:val="24"/>
          <w:szCs w:val="24"/>
        </w:rPr>
        <w:t>.</w:t>
      </w:r>
      <w:r w:rsidR="00E513D5" w:rsidRPr="00364F22">
        <w:rPr>
          <w:rFonts w:ascii="Times New Roman" w:hAnsi="Times New Roman" w:cs="Times New Roman"/>
          <w:sz w:val="24"/>
          <w:szCs w:val="24"/>
        </w:rPr>
        <w:t xml:space="preserve"> </w:t>
      </w:r>
      <w:r w:rsidR="00D45AF1" w:rsidRPr="00364F22">
        <w:rPr>
          <w:rFonts w:ascii="Times New Roman" w:hAnsi="Times New Roman" w:cs="Times New Roman"/>
          <w:sz w:val="24"/>
          <w:szCs w:val="24"/>
        </w:rPr>
        <w:t>Therefore</w:t>
      </w:r>
      <w:r w:rsidR="00D45AF1">
        <w:rPr>
          <w:rFonts w:ascii="Times New Roman" w:hAnsi="Times New Roman" w:cs="Times New Roman"/>
          <w:sz w:val="24"/>
          <w:szCs w:val="24"/>
        </w:rPr>
        <w:t xml:space="preserve"> having a better understanding on the thermal-dependency of species nutrient physiology </w:t>
      </w:r>
      <w:del w:id="1010" w:author="Garcia Carreras, Bernardo" w:date="2017-02-22T14:49:00Z">
        <w:r w:rsidR="00D45AF1" w:rsidDel="001D587C">
          <w:rPr>
            <w:rFonts w:ascii="Times New Roman" w:hAnsi="Times New Roman" w:cs="Times New Roman"/>
            <w:sz w:val="24"/>
            <w:szCs w:val="24"/>
          </w:rPr>
          <w:delText xml:space="preserve">seems </w:delText>
        </w:r>
      </w:del>
      <w:ins w:id="1011" w:author="Garcia Carreras, Bernardo" w:date="2017-02-22T14:49:00Z">
        <w:r w:rsidR="001D587C">
          <w:rPr>
            <w:rFonts w:ascii="Times New Roman" w:hAnsi="Times New Roman" w:cs="Times New Roman"/>
            <w:sz w:val="24"/>
            <w:szCs w:val="24"/>
          </w:rPr>
          <w:t xml:space="preserve">is </w:t>
        </w:r>
      </w:ins>
      <w:r w:rsidR="00D45AF1">
        <w:rPr>
          <w:rFonts w:ascii="Times New Roman" w:hAnsi="Times New Roman" w:cs="Times New Roman"/>
          <w:sz w:val="24"/>
          <w:szCs w:val="24"/>
        </w:rPr>
        <w:t>an important step if we are to understand how species competition can be affected by climate change.</w:t>
      </w:r>
      <w:r w:rsidR="00D47A95">
        <w:rPr>
          <w:rFonts w:ascii="Times New Roman" w:hAnsi="Times New Roman" w:cs="Times New Roman"/>
          <w:sz w:val="24"/>
          <w:szCs w:val="24"/>
        </w:rPr>
        <w:t xml:space="preserve"> </w:t>
      </w:r>
      <w:r w:rsidR="0018670C">
        <w:rPr>
          <w:rFonts w:ascii="Times New Roman" w:hAnsi="Times New Roman" w:cs="Times New Roman"/>
          <w:sz w:val="24"/>
          <w:szCs w:val="24"/>
        </w:rPr>
        <w:t xml:space="preserve">The results of our study contrast with some earlier studies, as </w:t>
      </w:r>
      <w:r w:rsidR="00AB5751">
        <w:rPr>
          <w:rFonts w:ascii="Times New Roman" w:hAnsi="Times New Roman" w:cs="Times New Roman"/>
          <w:sz w:val="24"/>
          <w:szCs w:val="24"/>
        </w:rPr>
        <w:fldChar w:fldCharType="begin"/>
      </w:r>
      <w:r w:rsidR="00D7404A">
        <w:rPr>
          <w:rFonts w:ascii="Times New Roman" w:hAnsi="Times New Roman" w:cs="Times New Roman"/>
          <w:sz w:val="24"/>
          <w:szCs w:val="24"/>
        </w:rPr>
        <w:instrText xml:space="preserve"> ADDIN ZOTERO_ITEM CSL_CITATION {"citationID":"jdpsbs97r","properties":{"formattedCitation":"(Park 1954)","plainCitation":"(Park 1954)"},"citationItems":[{"id":7094,"uris":["http://zotero.org/users/718951/items/RTN52994"],"uri":["http://zotero.org/users/718951/items/RTN52994"],"itemData":{"id":7094,"type":"article-journal","title":"Experimental Studies of Interspecies Competition II. Temperature, Humidity, and Competition in Two Species of Tribolium","container-title":"Physiological Zoology","page":"177-238","volume":"27","issue":"3","source":"JSTOR","ISSN":"0031-935X","journalAbbreviation":"Physiological Zoology","author":[{"family":"Park","given":"Thomas"}],"issued":{"date-parts":[["1954"]]}}}],"schema":"https://github.com/citation-style-language/schema/raw/master/csl-citation.json"} </w:instrText>
      </w:r>
      <w:r w:rsidR="00AB5751">
        <w:rPr>
          <w:rFonts w:ascii="Times New Roman" w:hAnsi="Times New Roman" w:cs="Times New Roman"/>
          <w:sz w:val="24"/>
          <w:szCs w:val="24"/>
        </w:rPr>
        <w:fldChar w:fldCharType="separate"/>
      </w:r>
      <w:del w:id="1012" w:author="Garcia Carreras, Bernardo" w:date="2017-02-22T14:49:00Z">
        <w:r w:rsidR="00D7404A" w:rsidRPr="00D7404A" w:rsidDel="001D587C">
          <w:rPr>
            <w:rFonts w:ascii="Times New Roman" w:hAnsi="Times New Roman" w:cs="Times New Roman"/>
            <w:sz w:val="24"/>
          </w:rPr>
          <w:delText>(</w:delText>
        </w:r>
      </w:del>
      <w:r w:rsidR="00D7404A" w:rsidRPr="00D7404A">
        <w:rPr>
          <w:rFonts w:ascii="Times New Roman" w:hAnsi="Times New Roman" w:cs="Times New Roman"/>
          <w:sz w:val="24"/>
        </w:rPr>
        <w:t>Park 1954</w:t>
      </w:r>
      <w:del w:id="1013" w:author="Garcia Carreras, Bernardo" w:date="2017-02-22T14:49:00Z">
        <w:r w:rsidR="00D7404A" w:rsidRPr="00D7404A" w:rsidDel="001D587C">
          <w:rPr>
            <w:rFonts w:ascii="Times New Roman" w:hAnsi="Times New Roman" w:cs="Times New Roman"/>
            <w:sz w:val="24"/>
          </w:rPr>
          <w:delText>)</w:delText>
        </w:r>
      </w:del>
      <w:r w:rsidR="00AB5751">
        <w:rPr>
          <w:rFonts w:ascii="Times New Roman" w:hAnsi="Times New Roman" w:cs="Times New Roman"/>
          <w:sz w:val="24"/>
          <w:szCs w:val="24"/>
        </w:rPr>
        <w:fldChar w:fldCharType="end"/>
      </w:r>
      <w:r w:rsidR="0018670C">
        <w:rPr>
          <w:rFonts w:ascii="Times New Roman" w:hAnsi="Times New Roman" w:cs="Times New Roman"/>
          <w:sz w:val="24"/>
          <w:szCs w:val="24"/>
        </w:rPr>
        <w:t xml:space="preserve"> found that higher growth rate of a competitor at higher temperature did not lead to a switch in competitive dominance in </w:t>
      </w:r>
      <w:proofErr w:type="spellStart"/>
      <w:r w:rsidR="0018670C" w:rsidRPr="0018670C">
        <w:rPr>
          <w:rFonts w:ascii="Times New Roman" w:hAnsi="Times New Roman" w:cs="Times New Roman"/>
          <w:i/>
          <w:sz w:val="24"/>
          <w:szCs w:val="24"/>
        </w:rPr>
        <w:t>Tribolium</w:t>
      </w:r>
      <w:proofErr w:type="spellEnd"/>
      <w:r w:rsidR="0018670C">
        <w:rPr>
          <w:rFonts w:ascii="Times New Roman" w:hAnsi="Times New Roman" w:cs="Times New Roman"/>
          <w:sz w:val="24"/>
          <w:szCs w:val="24"/>
        </w:rPr>
        <w:t xml:space="preserve"> species.</w:t>
      </w:r>
    </w:p>
    <w:p w:rsidR="00756992" w:rsidRDefault="00534D1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Another interesting view is how community functioning varied with species identity, temperature and nutrient availability. Interactions ranked from </w:t>
      </w:r>
      <w:del w:id="1014" w:author="Garcia Carreras, Bernardo" w:date="2017-02-22T14:49:00Z">
        <w:r w:rsidDel="00D242E9">
          <w:rPr>
            <w:rFonts w:ascii="Times New Roman" w:hAnsi="Times New Roman" w:cs="Times New Roman"/>
            <w:sz w:val="24"/>
            <w:szCs w:val="24"/>
          </w:rPr>
          <w:delText xml:space="preserve">frankly </w:delText>
        </w:r>
      </w:del>
      <w:ins w:id="1015" w:author="Garcia Carreras, Bernardo" w:date="2017-02-22T14:49:00Z">
        <w:r w:rsidR="00D242E9">
          <w:rPr>
            <w:rFonts w:ascii="Times New Roman" w:hAnsi="Times New Roman" w:cs="Times New Roman"/>
            <w:sz w:val="24"/>
            <w:szCs w:val="24"/>
          </w:rPr>
          <w:t xml:space="preserve">clearly </w:t>
        </w:r>
      </w:ins>
      <w:r>
        <w:rPr>
          <w:rFonts w:ascii="Times New Roman" w:hAnsi="Times New Roman" w:cs="Times New Roman"/>
          <w:sz w:val="24"/>
          <w:szCs w:val="24"/>
        </w:rPr>
        <w:t>negative, strong competitive pressure decreasing global biomass of the mixture, to some facilitative interactions where the biomass of the mixture was higher than the expected biomass in isolation. There was a positive correlation between expected biomass in isolation and observed biomass of the mixture, and the strength of this interaction depended on temperature and nutrient conditions.</w:t>
      </w:r>
      <w:r w:rsidR="0043193F">
        <w:rPr>
          <w:rFonts w:ascii="Times New Roman" w:hAnsi="Times New Roman" w:cs="Times New Roman"/>
          <w:sz w:val="24"/>
          <w:szCs w:val="24"/>
        </w:rPr>
        <w:t xml:space="preserve"> Theoretically, </w:t>
      </w:r>
      <w:r w:rsidR="0043193F" w:rsidRPr="00216960">
        <w:rPr>
          <w:rFonts w:ascii="Times New Roman" w:hAnsi="Times New Roman" w:cs="Times New Roman"/>
          <w:sz w:val="24"/>
          <w:szCs w:val="24"/>
        </w:rPr>
        <w:t>s</w:t>
      </w:r>
      <w:r w:rsidR="0012428C" w:rsidRPr="00216960">
        <w:rPr>
          <w:rFonts w:ascii="Times New Roman" w:hAnsi="Times New Roman" w:cs="Times New Roman"/>
          <w:sz w:val="24"/>
          <w:szCs w:val="24"/>
        </w:rPr>
        <w:t>pecies interactions should shift from competitive in be</w:t>
      </w:r>
      <w:del w:id="1016" w:author="Garcia Carreras, Bernardo" w:date="2017-02-22T14:50:00Z">
        <w:r w:rsidR="0012428C" w:rsidRPr="00216960" w:rsidDel="00D242E9">
          <w:rPr>
            <w:rFonts w:ascii="Times New Roman" w:hAnsi="Times New Roman" w:cs="Times New Roman"/>
            <w:sz w:val="24"/>
            <w:szCs w:val="24"/>
          </w:rPr>
          <w:delText>g</w:delText>
        </w:r>
      </w:del>
      <w:r w:rsidR="0012428C" w:rsidRPr="00216960">
        <w:rPr>
          <w:rFonts w:ascii="Times New Roman" w:hAnsi="Times New Roman" w:cs="Times New Roman"/>
          <w:sz w:val="24"/>
          <w:szCs w:val="24"/>
        </w:rPr>
        <w:t>ni</w:t>
      </w:r>
      <w:ins w:id="1017" w:author="Garcia Carreras, Bernardo" w:date="2017-02-22T14:50:00Z">
        <w:r w:rsidR="00D242E9">
          <w:rPr>
            <w:rFonts w:ascii="Times New Roman" w:hAnsi="Times New Roman" w:cs="Times New Roman"/>
            <w:sz w:val="24"/>
            <w:szCs w:val="24"/>
          </w:rPr>
          <w:t>g</w:t>
        </w:r>
      </w:ins>
      <w:r w:rsidR="0012428C" w:rsidRPr="00216960">
        <w:rPr>
          <w:rFonts w:ascii="Times New Roman" w:hAnsi="Times New Roman" w:cs="Times New Roman"/>
          <w:sz w:val="24"/>
          <w:szCs w:val="24"/>
        </w:rPr>
        <w:t>n environments towards facilitative in stressful environment</w:t>
      </w:r>
      <w:ins w:id="1018" w:author="Garcia Carreras, Bernardo" w:date="2017-02-22T14:50:00Z">
        <w:r w:rsidR="00D242E9">
          <w:rPr>
            <w:rFonts w:ascii="Times New Roman" w:hAnsi="Times New Roman" w:cs="Times New Roman"/>
            <w:sz w:val="24"/>
            <w:szCs w:val="24"/>
          </w:rPr>
          <w:t>s</w:t>
        </w:r>
      </w:ins>
      <w:r w:rsidR="0012428C" w:rsidRPr="00216960">
        <w:rPr>
          <w:rFonts w:ascii="Times New Roman" w:hAnsi="Times New Roman" w:cs="Times New Roman"/>
          <w:sz w:val="24"/>
          <w:szCs w:val="24"/>
        </w:rPr>
        <w:t xml:space="preserve"> (Bruno 2003 in </w:t>
      </w:r>
      <w:proofErr w:type="spellStart"/>
      <w:r w:rsidR="0012428C" w:rsidRPr="00216960">
        <w:rPr>
          <w:rFonts w:ascii="Times New Roman" w:hAnsi="Times New Roman" w:cs="Times New Roman"/>
          <w:sz w:val="24"/>
          <w:szCs w:val="24"/>
        </w:rPr>
        <w:t>kordas</w:t>
      </w:r>
      <w:proofErr w:type="spellEnd"/>
      <w:r w:rsidR="0012428C" w:rsidRPr="00216960">
        <w:rPr>
          <w:rFonts w:ascii="Times New Roman" w:hAnsi="Times New Roman" w:cs="Times New Roman"/>
          <w:sz w:val="24"/>
          <w:szCs w:val="24"/>
        </w:rPr>
        <w:t xml:space="preserve"> 2011)</w:t>
      </w:r>
      <w:r w:rsidR="0018670C" w:rsidRPr="00216960">
        <w:rPr>
          <w:rFonts w:ascii="Times New Roman" w:hAnsi="Times New Roman" w:cs="Times New Roman"/>
          <w:sz w:val="24"/>
          <w:szCs w:val="24"/>
        </w:rPr>
        <w:t>, thus</w:t>
      </w:r>
      <w:ins w:id="1019" w:author="Garcia Carreras, Bernardo" w:date="2017-02-22T14:50:00Z">
        <w:r w:rsidR="00D242E9">
          <w:rPr>
            <w:rFonts w:ascii="Times New Roman" w:hAnsi="Times New Roman" w:cs="Times New Roman"/>
            <w:sz w:val="24"/>
            <w:szCs w:val="24"/>
          </w:rPr>
          <w:t>,</w:t>
        </w:r>
      </w:ins>
      <w:r w:rsidR="0018670C" w:rsidRPr="00216960">
        <w:rPr>
          <w:rFonts w:ascii="Times New Roman" w:hAnsi="Times New Roman" w:cs="Times New Roman"/>
          <w:sz w:val="24"/>
          <w:szCs w:val="24"/>
        </w:rPr>
        <w:t xml:space="preserve"> </w:t>
      </w:r>
      <w:del w:id="1020" w:author="Garcia Carreras, Bernardo" w:date="2017-02-22T14:50:00Z">
        <w:r w:rsidR="0012428C" w:rsidRPr="00216960" w:rsidDel="00D242E9">
          <w:rPr>
            <w:rFonts w:ascii="Times New Roman" w:hAnsi="Times New Roman" w:cs="Times New Roman"/>
            <w:sz w:val="24"/>
            <w:szCs w:val="24"/>
          </w:rPr>
          <w:delText xml:space="preserve">when </w:delText>
        </w:r>
      </w:del>
      <w:ins w:id="1021" w:author="Garcia Carreras, Bernardo" w:date="2017-02-22T14:51:00Z">
        <w:r w:rsidR="00A705B4">
          <w:rPr>
            <w:rFonts w:ascii="Times New Roman" w:hAnsi="Times New Roman" w:cs="Times New Roman"/>
            <w:sz w:val="24"/>
            <w:szCs w:val="24"/>
          </w:rPr>
          <w:t xml:space="preserve">were an increase in temperature to be stressful, </w:t>
        </w:r>
      </w:ins>
      <w:del w:id="1022" w:author="Garcia Carreras, Bernardo" w:date="2017-02-22T14:51:00Z">
        <w:r w:rsidR="0012428C" w:rsidRPr="00216960" w:rsidDel="00A705B4">
          <w:rPr>
            <w:rFonts w:ascii="Times New Roman" w:hAnsi="Times New Roman" w:cs="Times New Roman"/>
            <w:sz w:val="24"/>
            <w:szCs w:val="24"/>
          </w:rPr>
          <w:delText xml:space="preserve">temperature rises if it is stressful </w:delText>
        </w:r>
      </w:del>
      <w:r w:rsidR="0012428C" w:rsidRPr="00216960">
        <w:rPr>
          <w:rFonts w:ascii="Times New Roman" w:hAnsi="Times New Roman" w:cs="Times New Roman"/>
          <w:sz w:val="24"/>
          <w:szCs w:val="24"/>
        </w:rPr>
        <w:t>we should see shifts towards facilitation (</w:t>
      </w:r>
      <w:proofErr w:type="spellStart"/>
      <w:r w:rsidR="0012428C" w:rsidRPr="00216960">
        <w:rPr>
          <w:rFonts w:ascii="Times New Roman" w:hAnsi="Times New Roman" w:cs="Times New Roman"/>
          <w:sz w:val="24"/>
          <w:szCs w:val="24"/>
        </w:rPr>
        <w:t>Wernberg</w:t>
      </w:r>
      <w:proofErr w:type="spellEnd"/>
      <w:r w:rsidR="0012428C" w:rsidRPr="00216960">
        <w:rPr>
          <w:rFonts w:ascii="Times New Roman" w:hAnsi="Times New Roman" w:cs="Times New Roman"/>
          <w:sz w:val="24"/>
          <w:szCs w:val="24"/>
        </w:rPr>
        <w:t xml:space="preserve"> 2010, in </w:t>
      </w:r>
      <w:proofErr w:type="spellStart"/>
      <w:r w:rsidR="0012428C" w:rsidRPr="00216960">
        <w:rPr>
          <w:rFonts w:ascii="Times New Roman" w:hAnsi="Times New Roman" w:cs="Times New Roman"/>
          <w:sz w:val="24"/>
          <w:szCs w:val="24"/>
        </w:rPr>
        <w:t>kordas</w:t>
      </w:r>
      <w:proofErr w:type="spellEnd"/>
      <w:r w:rsidR="0012428C" w:rsidRPr="00216960">
        <w:rPr>
          <w:rFonts w:ascii="Times New Roman" w:hAnsi="Times New Roman" w:cs="Times New Roman"/>
          <w:sz w:val="24"/>
          <w:szCs w:val="24"/>
        </w:rPr>
        <w:t xml:space="preserve"> 2011)</w:t>
      </w:r>
      <w:r w:rsidR="0018670C" w:rsidRPr="00216960">
        <w:rPr>
          <w:rFonts w:ascii="Times New Roman" w:hAnsi="Times New Roman" w:cs="Times New Roman"/>
          <w:sz w:val="24"/>
          <w:szCs w:val="24"/>
        </w:rPr>
        <w:t xml:space="preserve">. </w:t>
      </w:r>
      <w:del w:id="1023" w:author="Garcia Carreras, Bernardo" w:date="2017-02-22T14:52:00Z">
        <w:r w:rsidR="0018670C" w:rsidRPr="00216960" w:rsidDel="00A705B4">
          <w:rPr>
            <w:rFonts w:ascii="Times New Roman" w:hAnsi="Times New Roman" w:cs="Times New Roman"/>
            <w:sz w:val="24"/>
            <w:szCs w:val="24"/>
          </w:rPr>
          <w:delText>In the case of our study, w</w:delText>
        </w:r>
      </w:del>
      <w:ins w:id="1024" w:author="Garcia Carreras, Bernardo" w:date="2017-02-22T14:52:00Z">
        <w:r w:rsidR="00A705B4">
          <w:rPr>
            <w:rFonts w:ascii="Times New Roman" w:hAnsi="Times New Roman" w:cs="Times New Roman"/>
            <w:sz w:val="24"/>
            <w:szCs w:val="24"/>
          </w:rPr>
          <w:t>W</w:t>
        </w:r>
      </w:ins>
      <w:r w:rsidR="0018670C" w:rsidRPr="00216960">
        <w:rPr>
          <w:rFonts w:ascii="Times New Roman" w:hAnsi="Times New Roman" w:cs="Times New Roman"/>
          <w:sz w:val="24"/>
          <w:szCs w:val="24"/>
        </w:rPr>
        <w:t xml:space="preserve">e </w:t>
      </w:r>
      <w:del w:id="1025" w:author="Garcia Carreras, Bernardo" w:date="2017-02-22T14:50:00Z">
        <w:r w:rsidR="0018670C" w:rsidRPr="00216960" w:rsidDel="00D242E9">
          <w:rPr>
            <w:rFonts w:ascii="Times New Roman" w:hAnsi="Times New Roman" w:cs="Times New Roman"/>
            <w:sz w:val="24"/>
            <w:szCs w:val="24"/>
          </w:rPr>
          <w:delText xml:space="preserve">could not </w:delText>
        </w:r>
      </w:del>
      <w:ins w:id="1026" w:author="Garcia Carreras, Bernardo" w:date="2017-02-22T14:50:00Z">
        <w:r w:rsidR="00D242E9">
          <w:rPr>
            <w:rFonts w:ascii="Times New Roman" w:hAnsi="Times New Roman" w:cs="Times New Roman"/>
            <w:sz w:val="24"/>
            <w:szCs w:val="24"/>
          </w:rPr>
          <w:t xml:space="preserve">did not find </w:t>
        </w:r>
      </w:ins>
      <w:r w:rsidR="0018670C" w:rsidRPr="00216960">
        <w:rPr>
          <w:rFonts w:ascii="Times New Roman" w:hAnsi="Times New Roman" w:cs="Times New Roman"/>
          <w:sz w:val="24"/>
          <w:szCs w:val="24"/>
        </w:rPr>
        <w:t xml:space="preserve">evidence </w:t>
      </w:r>
      <w:del w:id="1027" w:author="Garcia Carreras, Bernardo" w:date="2017-02-22T14:52:00Z">
        <w:r w:rsidR="0018670C" w:rsidRPr="00216960" w:rsidDel="00A705B4">
          <w:rPr>
            <w:rFonts w:ascii="Times New Roman" w:hAnsi="Times New Roman" w:cs="Times New Roman"/>
            <w:sz w:val="24"/>
            <w:szCs w:val="24"/>
          </w:rPr>
          <w:delText xml:space="preserve">a clear pattern </w:delText>
        </w:r>
      </w:del>
      <w:r w:rsidR="0018670C" w:rsidRPr="00216960">
        <w:rPr>
          <w:rFonts w:ascii="Times New Roman" w:hAnsi="Times New Roman" w:cs="Times New Roman"/>
          <w:sz w:val="24"/>
          <w:szCs w:val="24"/>
        </w:rPr>
        <w:t>of higher facilitation in</w:t>
      </w:r>
      <w:r w:rsidR="00D7404A">
        <w:rPr>
          <w:rFonts w:ascii="Times New Roman" w:hAnsi="Times New Roman" w:cs="Times New Roman"/>
          <w:sz w:val="24"/>
          <w:szCs w:val="24"/>
        </w:rPr>
        <w:t xml:space="preserve"> either environmental condition</w:t>
      </w:r>
      <w:r w:rsidR="0018670C" w:rsidRPr="00216960">
        <w:rPr>
          <w:rFonts w:ascii="Times New Roman" w:hAnsi="Times New Roman" w:cs="Times New Roman"/>
          <w:sz w:val="24"/>
          <w:szCs w:val="24"/>
        </w:rPr>
        <w:t>. On the contrary, the effect of environmental conditions on facilitative and competitive processes depended on the identity of the pair of species. Some pairs of species shifted to</w:t>
      </w:r>
      <w:r w:rsidR="00216960" w:rsidRPr="00216960">
        <w:rPr>
          <w:rFonts w:ascii="Times New Roman" w:hAnsi="Times New Roman" w:cs="Times New Roman"/>
          <w:sz w:val="24"/>
          <w:szCs w:val="24"/>
        </w:rPr>
        <w:t>wards more facilitative processes at lower temperature</w:t>
      </w:r>
      <w:ins w:id="1028" w:author="Garcia Carreras, Bernardo" w:date="2017-02-22T14:52:00Z">
        <w:r w:rsidR="00A705B4">
          <w:rPr>
            <w:rFonts w:ascii="Times New Roman" w:hAnsi="Times New Roman" w:cs="Times New Roman"/>
            <w:sz w:val="24"/>
            <w:szCs w:val="24"/>
          </w:rPr>
          <w:t>s</w:t>
        </w:r>
      </w:ins>
      <w:r w:rsidR="00216960" w:rsidRPr="00216960">
        <w:rPr>
          <w:rFonts w:ascii="Times New Roman" w:hAnsi="Times New Roman" w:cs="Times New Roman"/>
          <w:sz w:val="24"/>
          <w:szCs w:val="24"/>
        </w:rPr>
        <w:t xml:space="preserve">, such as the </w:t>
      </w:r>
      <w:proofErr w:type="spellStart"/>
      <w:r w:rsidR="00216960" w:rsidRPr="00216960">
        <w:rPr>
          <w:rFonts w:ascii="Times New Roman" w:hAnsi="Times New Roman" w:cs="Times New Roman"/>
          <w:i/>
          <w:sz w:val="24"/>
          <w:szCs w:val="24"/>
        </w:rPr>
        <w:t>Chlamydomonas</w:t>
      </w:r>
      <w:proofErr w:type="spellEnd"/>
      <w:r w:rsidR="00216960" w:rsidRPr="00216960">
        <w:rPr>
          <w:rFonts w:ascii="Times New Roman" w:hAnsi="Times New Roman" w:cs="Times New Roman"/>
          <w:i/>
          <w:sz w:val="24"/>
          <w:szCs w:val="24"/>
        </w:rPr>
        <w:t>-Chlorella</w:t>
      </w:r>
      <w:r w:rsidR="00216960" w:rsidRPr="00216960">
        <w:rPr>
          <w:rFonts w:ascii="Times New Roman" w:hAnsi="Times New Roman" w:cs="Times New Roman"/>
          <w:sz w:val="24"/>
          <w:szCs w:val="24"/>
        </w:rPr>
        <w:t xml:space="preserve"> pair, while others showed the opposite trend, such as the </w:t>
      </w:r>
      <w:proofErr w:type="spellStart"/>
      <w:r w:rsidR="00216960" w:rsidRPr="00216960">
        <w:rPr>
          <w:rFonts w:ascii="Times New Roman" w:hAnsi="Times New Roman" w:cs="Times New Roman"/>
          <w:i/>
          <w:sz w:val="24"/>
          <w:szCs w:val="24"/>
        </w:rPr>
        <w:t>Ankistrodesmus-Chlamydomonas</w:t>
      </w:r>
      <w:proofErr w:type="spellEnd"/>
      <w:r w:rsidR="00216960" w:rsidRPr="00216960">
        <w:rPr>
          <w:rFonts w:ascii="Times New Roman" w:hAnsi="Times New Roman" w:cs="Times New Roman"/>
          <w:sz w:val="24"/>
          <w:szCs w:val="24"/>
        </w:rPr>
        <w:t xml:space="preserve"> pair.</w:t>
      </w:r>
      <w:r w:rsidR="00216960">
        <w:rPr>
          <w:rFonts w:ascii="Times New Roman" w:hAnsi="Times New Roman" w:cs="Times New Roman"/>
          <w:sz w:val="24"/>
          <w:szCs w:val="24"/>
        </w:rPr>
        <w:t xml:space="preserve"> These divergences </w:t>
      </w:r>
      <w:del w:id="1029" w:author="Garcia Carreras, Bernardo" w:date="2017-02-22T14:52:00Z">
        <w:r w:rsidR="00216960" w:rsidDel="00A705B4">
          <w:rPr>
            <w:rFonts w:ascii="Times New Roman" w:hAnsi="Times New Roman" w:cs="Times New Roman"/>
            <w:sz w:val="24"/>
            <w:szCs w:val="24"/>
          </w:rPr>
          <w:delText xml:space="preserve">could </w:delText>
        </w:r>
      </w:del>
      <w:ins w:id="1030" w:author="Garcia Carreras, Bernardo" w:date="2017-02-22T14:52:00Z">
        <w:r w:rsidR="00A705B4">
          <w:rPr>
            <w:rFonts w:ascii="Times New Roman" w:hAnsi="Times New Roman" w:cs="Times New Roman"/>
            <w:sz w:val="24"/>
            <w:szCs w:val="24"/>
          </w:rPr>
          <w:t xml:space="preserve">may </w:t>
        </w:r>
      </w:ins>
      <w:r w:rsidR="00216960">
        <w:rPr>
          <w:rFonts w:ascii="Times New Roman" w:hAnsi="Times New Roman" w:cs="Times New Roman"/>
          <w:sz w:val="24"/>
          <w:szCs w:val="24"/>
        </w:rPr>
        <w:t xml:space="preserve">be due </w:t>
      </w:r>
      <w:del w:id="1031" w:author="Garcia Carreras, Bernardo" w:date="2017-02-22T14:53:00Z">
        <w:r w:rsidR="00216960" w:rsidDel="00A705B4">
          <w:rPr>
            <w:rFonts w:ascii="Times New Roman" w:hAnsi="Times New Roman" w:cs="Times New Roman"/>
            <w:sz w:val="24"/>
            <w:szCs w:val="24"/>
          </w:rPr>
          <w:delText>to differences between species in what is a stressful environment</w:delText>
        </w:r>
      </w:del>
      <w:ins w:id="1032" w:author="Garcia Carreras, Bernardo" w:date="2017-02-22T14:53:00Z">
        <w:r w:rsidR="00A705B4">
          <w:rPr>
            <w:rFonts w:ascii="Times New Roman" w:hAnsi="Times New Roman" w:cs="Times New Roman"/>
            <w:sz w:val="24"/>
            <w:szCs w:val="24"/>
          </w:rPr>
          <w:t>to differences between species on what constitutes a stressful environment</w:t>
        </w:r>
      </w:ins>
      <w:r w:rsidR="00216960">
        <w:rPr>
          <w:rFonts w:ascii="Times New Roman" w:hAnsi="Times New Roman" w:cs="Times New Roman"/>
          <w:sz w:val="24"/>
          <w:szCs w:val="24"/>
        </w:rPr>
        <w:t>.</w:t>
      </w:r>
    </w:p>
    <w:p w:rsidR="00756992" w:rsidRDefault="0049431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More generally, our findings stress the importance of considering how species traits will plastically change with temperature to better understand biotic interactions in a context of </w:t>
      </w:r>
      <w:r>
        <w:rPr>
          <w:rFonts w:ascii="Times New Roman" w:hAnsi="Times New Roman" w:cs="Times New Roman"/>
          <w:sz w:val="24"/>
          <w:szCs w:val="24"/>
        </w:rPr>
        <w:lastRenderedPageBreak/>
        <w:t xml:space="preserve">global climate change. We highlight the </w:t>
      </w:r>
      <w:r w:rsidR="00A41B10">
        <w:rPr>
          <w:rFonts w:ascii="Times New Roman" w:hAnsi="Times New Roman" w:cs="Times New Roman"/>
          <w:sz w:val="24"/>
          <w:szCs w:val="24"/>
        </w:rPr>
        <w:t>interest</w:t>
      </w:r>
      <w:r>
        <w:rPr>
          <w:rFonts w:ascii="Times New Roman" w:hAnsi="Times New Roman" w:cs="Times New Roman"/>
          <w:sz w:val="24"/>
          <w:szCs w:val="24"/>
        </w:rPr>
        <w:t xml:space="preserve"> of considering a spectrum of different ecological contexts</w:t>
      </w:r>
      <w:r w:rsidR="00A41B10">
        <w:rPr>
          <w:rFonts w:ascii="Times New Roman" w:hAnsi="Times New Roman" w:cs="Times New Roman"/>
          <w:sz w:val="24"/>
          <w:szCs w:val="24"/>
        </w:rPr>
        <w:t xml:space="preserve"> to predict successful </w:t>
      </w:r>
      <w:proofErr w:type="gramStart"/>
      <w:r w:rsidR="00A41B10">
        <w:rPr>
          <w:rFonts w:ascii="Times New Roman" w:hAnsi="Times New Roman" w:cs="Times New Roman"/>
          <w:sz w:val="24"/>
          <w:szCs w:val="24"/>
        </w:rPr>
        <w:t>invaders</w:t>
      </w:r>
      <w:r>
        <w:rPr>
          <w:rFonts w:ascii="Times New Roman" w:hAnsi="Times New Roman" w:cs="Times New Roman"/>
          <w:sz w:val="24"/>
          <w:szCs w:val="24"/>
        </w:rPr>
        <w:t>,</w:t>
      </w:r>
      <w:proofErr w:type="gramEnd"/>
      <w:r>
        <w:rPr>
          <w:rFonts w:ascii="Times New Roman" w:hAnsi="Times New Roman" w:cs="Times New Roman"/>
          <w:sz w:val="24"/>
          <w:szCs w:val="24"/>
        </w:rPr>
        <w:t xml:space="preserve"> and to pinpoint which species traits is more important in what context. </w:t>
      </w:r>
      <w:r w:rsidR="00A25E17" w:rsidRPr="0012428C">
        <w:rPr>
          <w:rFonts w:ascii="Times New Roman" w:hAnsi="Times New Roman" w:cs="Times New Roman"/>
          <w:sz w:val="24"/>
          <w:szCs w:val="24"/>
        </w:rPr>
        <w:br w:type="page"/>
      </w:r>
    </w:p>
    <w:p w:rsidR="00756992" w:rsidRDefault="00A25E17">
      <w:pPr>
        <w:pStyle w:val="Heading1"/>
        <w:spacing w:line="240" w:lineRule="auto"/>
      </w:pPr>
      <w:r>
        <w:lastRenderedPageBreak/>
        <w:t>References</w:t>
      </w:r>
    </w:p>
    <w:p w:rsidR="00756992" w:rsidRDefault="00756992">
      <w:pPr>
        <w:spacing w:line="240" w:lineRule="auto"/>
      </w:pPr>
    </w:p>
    <w:p w:rsidR="00D7404A" w:rsidRDefault="00AB5751" w:rsidP="00924FFC">
      <w:pPr>
        <w:pStyle w:val="Bibliography"/>
      </w:pPr>
      <w:r w:rsidRPr="00AB5751">
        <w:rPr>
          <w:b/>
        </w:rPr>
        <w:fldChar w:fldCharType="begin"/>
      </w:r>
      <w:r w:rsidR="00D7404A">
        <w:rPr>
          <w:b/>
        </w:rPr>
        <w:instrText xml:space="preserve"> ADDIN ZOTERO_BIBL {"custom":[]} CSL_BIBLIOGRAPHY </w:instrText>
      </w:r>
      <w:r w:rsidRPr="00AB5751">
        <w:rPr>
          <w:b/>
        </w:rPr>
        <w:fldChar w:fldCharType="separate"/>
      </w:r>
      <w:r w:rsidR="00D7404A">
        <w:t xml:space="preserve">Aksnes, D.L. &amp; Egge, J.K. (1991) A theoretical model for nutrient uptake in phytoplankton. </w:t>
      </w:r>
      <w:r w:rsidR="00D7404A">
        <w:rPr>
          <w:i/>
          <w:iCs/>
        </w:rPr>
        <w:t>Marine Ecology Progress Series</w:t>
      </w:r>
      <w:r w:rsidR="00D7404A">
        <w:t xml:space="preserve">, </w:t>
      </w:r>
      <w:r w:rsidR="00D7404A">
        <w:rPr>
          <w:b/>
          <w:bCs/>
        </w:rPr>
        <w:t>70</w:t>
      </w:r>
      <w:r w:rsidR="00D7404A">
        <w:t>, 65–72.</w:t>
      </w:r>
    </w:p>
    <w:p w:rsidR="00D7404A" w:rsidRDefault="00D7404A" w:rsidP="00924FFC">
      <w:pPr>
        <w:pStyle w:val="Bibliography"/>
      </w:pPr>
      <w:r>
        <w:t xml:space="preserve">Bates, A.E., McKelvie, C.M., Sorte, C.J.B., Morley, S.A., Jones, N.A.R., Mondon, J.A., Bird, T.J. &amp; Quinn, G. (2013) Geographical range, heat tolerance and invasion success in aquatic species. </w:t>
      </w:r>
      <w:r>
        <w:rPr>
          <w:i/>
          <w:iCs/>
        </w:rPr>
        <w:t>Proceedings of the Royal Society of London B: Biological Sciences</w:t>
      </w:r>
      <w:r>
        <w:t xml:space="preserve">, </w:t>
      </w:r>
      <w:r>
        <w:rPr>
          <w:b/>
          <w:bCs/>
        </w:rPr>
        <w:t>280</w:t>
      </w:r>
      <w:r>
        <w:t>, 20131958.</w:t>
      </w:r>
    </w:p>
    <w:p w:rsidR="00D7404A" w:rsidRDefault="00D7404A" w:rsidP="00924FFC">
      <w:pPr>
        <w:pStyle w:val="Bibliography"/>
      </w:pPr>
      <w:r>
        <w:t xml:space="preserve">Behrenfeld, M.J., Boss, E., Siegel, D.A. &amp; Shea, D.M. (2005) Carbon-based ocean productivity and phytoplankton physiology from space. </w:t>
      </w:r>
      <w:r>
        <w:rPr>
          <w:i/>
          <w:iCs/>
        </w:rPr>
        <w:t>Global Biogeochemical Cycles</w:t>
      </w:r>
      <w:r>
        <w:t xml:space="preserve">, </w:t>
      </w:r>
      <w:r>
        <w:rPr>
          <w:b/>
          <w:bCs/>
        </w:rPr>
        <w:t>19</w:t>
      </w:r>
      <w:r>
        <w:t>, GB1006.</w:t>
      </w:r>
    </w:p>
    <w:p w:rsidR="00D7404A" w:rsidRDefault="00D7404A" w:rsidP="00924FFC">
      <w:pPr>
        <w:pStyle w:val="Bibliography"/>
      </w:pPr>
      <w:r>
        <w:t xml:space="preserve">Behrenfeld, M.J., O’Malley, R.T., Siegel, D.A., McClain, C.R., Sarmiento, J.L., Feldman, G.C., Milligan, A.J., Falkowski, P.G., Letelier, R.M. &amp; Boss, E.S. (2006) Climate-driven trends in contemporary ocean productivity. </w:t>
      </w:r>
      <w:r>
        <w:rPr>
          <w:i/>
          <w:iCs/>
        </w:rPr>
        <w:t>Nature</w:t>
      </w:r>
      <w:r>
        <w:t xml:space="preserve">, </w:t>
      </w:r>
      <w:r>
        <w:rPr>
          <w:b/>
          <w:bCs/>
        </w:rPr>
        <w:t>444</w:t>
      </w:r>
      <w:r>
        <w:t>, 752–755.</w:t>
      </w:r>
    </w:p>
    <w:p w:rsidR="00D7404A" w:rsidRDefault="00D7404A" w:rsidP="00924FFC">
      <w:pPr>
        <w:pStyle w:val="Bibliography"/>
      </w:pPr>
      <w:r>
        <w:t xml:space="preserve">Bellard, C., Bertelsmeier, C., Leadley, P., Thuiller, W. &amp; Courchamp, F. (2012) Impacts of climate change on the future of biodiversity. </w:t>
      </w:r>
      <w:r>
        <w:rPr>
          <w:i/>
          <w:iCs/>
        </w:rPr>
        <w:t>Ecology Letters</w:t>
      </w:r>
      <w:r>
        <w:t xml:space="preserve">, </w:t>
      </w:r>
      <w:r>
        <w:rPr>
          <w:b/>
          <w:bCs/>
        </w:rPr>
        <w:t>15</w:t>
      </w:r>
      <w:r>
        <w:t>, 365–377.</w:t>
      </w:r>
    </w:p>
    <w:p w:rsidR="00D7404A" w:rsidRDefault="00D7404A" w:rsidP="00924FFC">
      <w:pPr>
        <w:pStyle w:val="Bibliography"/>
      </w:pPr>
      <w:r>
        <w:t xml:space="preserve">Blackburn, T.M., Cassey, P. &amp; Lockwood, J.L. (2009) The role of species traits in the establishment success of exotic birds. </w:t>
      </w:r>
      <w:r>
        <w:rPr>
          <w:i/>
          <w:iCs/>
        </w:rPr>
        <w:t>Global Change Biology</w:t>
      </w:r>
      <w:r>
        <w:t xml:space="preserve">, </w:t>
      </w:r>
      <w:r>
        <w:rPr>
          <w:b/>
          <w:bCs/>
        </w:rPr>
        <w:t>15</w:t>
      </w:r>
      <w:r>
        <w:t>, 2852–2860.</w:t>
      </w:r>
    </w:p>
    <w:p w:rsidR="00D7404A" w:rsidRDefault="00D7404A" w:rsidP="00924FFC">
      <w:pPr>
        <w:pStyle w:val="Bibliography"/>
      </w:pPr>
      <w:r>
        <w:t xml:space="preserve">Boyd, P.W., Rynearson, T.A., Armstrong, E.A., Fu, F., Hayashi, K., Hu, Z., Hutchins, D.A., Kudela, R.M., Litchman, E., Mulholland, M.R., Passow, U., Strzepek, R.F., Whittaker, K.A., Yu, E. &amp; Thomas, M.K. (2013) Marine Phytoplankton Temperature versus Growth Responses from Polar to Tropical Waters – Outcome of a Scientific Community-Wide Study (ed H Browman). </w:t>
      </w:r>
      <w:r>
        <w:rPr>
          <w:i/>
          <w:iCs/>
        </w:rPr>
        <w:t>PLoS ONE</w:t>
      </w:r>
      <w:r>
        <w:t xml:space="preserve">, </w:t>
      </w:r>
      <w:r>
        <w:rPr>
          <w:b/>
          <w:bCs/>
        </w:rPr>
        <w:t>8</w:t>
      </w:r>
      <w:r>
        <w:t>, e63091.</w:t>
      </w:r>
    </w:p>
    <w:p w:rsidR="00D7404A" w:rsidRDefault="00D7404A" w:rsidP="00924FFC">
      <w:pPr>
        <w:pStyle w:val="Bibliography"/>
      </w:pPr>
      <w:r>
        <w:t xml:space="preserve">Brown, J.H., Gillooly, J.F., Allen, A.P., Savage, V.M. &amp; West, G.B. (2004) Toward a metabolic theory of ecology. </w:t>
      </w:r>
      <w:r>
        <w:rPr>
          <w:i/>
          <w:iCs/>
        </w:rPr>
        <w:t>Ecology</w:t>
      </w:r>
      <w:r>
        <w:t xml:space="preserve">, </w:t>
      </w:r>
      <w:r>
        <w:rPr>
          <w:b/>
          <w:bCs/>
        </w:rPr>
        <w:t>85</w:t>
      </w:r>
      <w:r>
        <w:t>, 1771–1789.</w:t>
      </w:r>
    </w:p>
    <w:p w:rsidR="00D7404A" w:rsidRDefault="00D7404A" w:rsidP="00924FFC">
      <w:pPr>
        <w:pStyle w:val="Bibliography"/>
      </w:pPr>
      <w:r>
        <w:t xml:space="preserve">Buchanan, R.L., Whiting, R.C. &amp; Damert, W.C. (1997) When is simple good enough: a comparison of the Gompertz, Baranyi, and three-phase linear models for fitting bacterial growth curves. </w:t>
      </w:r>
      <w:r>
        <w:rPr>
          <w:i/>
          <w:iCs/>
        </w:rPr>
        <w:t>Food Microbiology</w:t>
      </w:r>
      <w:r>
        <w:t xml:space="preserve">, </w:t>
      </w:r>
      <w:r>
        <w:rPr>
          <w:b/>
          <w:bCs/>
        </w:rPr>
        <w:t>14</w:t>
      </w:r>
      <w:r>
        <w:t>, 313–326.</w:t>
      </w:r>
    </w:p>
    <w:p w:rsidR="00D7404A" w:rsidRDefault="00D7404A" w:rsidP="00924FFC">
      <w:pPr>
        <w:pStyle w:val="Bibliography"/>
      </w:pPr>
      <w:r>
        <w:t xml:space="preserve">Bulgakov, N.G. &amp; Levich, A.P. (1999) The nitrogen : Phosphorus ratio as a factor regulating phytoplankton community structure : Nutrient ratios. </w:t>
      </w:r>
      <w:r>
        <w:rPr>
          <w:i/>
          <w:iCs/>
        </w:rPr>
        <w:t>Archiv für Hydrobiologie</w:t>
      </w:r>
      <w:r>
        <w:t xml:space="preserve">, </w:t>
      </w:r>
      <w:r>
        <w:rPr>
          <w:b/>
          <w:bCs/>
        </w:rPr>
        <w:t>146</w:t>
      </w:r>
      <w:r>
        <w:t>, 3–22.</w:t>
      </w:r>
    </w:p>
    <w:p w:rsidR="00D7404A" w:rsidRDefault="00D7404A" w:rsidP="00924FFC">
      <w:pPr>
        <w:pStyle w:val="Bibliography"/>
      </w:pPr>
      <w:r>
        <w:t xml:space="preserve">Cahill, A.E., Aiello-Lammens, M.E., Fisher-Reid, M.C., Hua, X., Karanewsky, C.J., Ryu, H.Y., Sbeglia, G.C., Spagnolo, F., Waldron, J.B., Warsi, O. &amp; Wiens, J.J. (2013) How does climate change cause extinction? </w:t>
      </w:r>
      <w:r>
        <w:rPr>
          <w:i/>
          <w:iCs/>
        </w:rPr>
        <w:t>Proceedings of the Royal Society B: Biological Sciences</w:t>
      </w:r>
      <w:r>
        <w:t xml:space="preserve">, </w:t>
      </w:r>
      <w:r>
        <w:rPr>
          <w:b/>
          <w:bCs/>
        </w:rPr>
        <w:t>280</w:t>
      </w:r>
      <w:r>
        <w:t>, 20121890.</w:t>
      </w:r>
    </w:p>
    <w:p w:rsidR="00D7404A" w:rsidRDefault="00D7404A" w:rsidP="00924FFC">
      <w:pPr>
        <w:pStyle w:val="Bibliography"/>
      </w:pPr>
      <w:r>
        <w:t xml:space="preserve">Carter, O.G. &amp; Lathwell, D.J. (1967) Effects of Temperature on Orthophosphate Absorption by Excised Corn Roots. </w:t>
      </w:r>
      <w:r>
        <w:rPr>
          <w:i/>
          <w:iCs/>
        </w:rPr>
        <w:t>Plant Physiology</w:t>
      </w:r>
      <w:r>
        <w:t xml:space="preserve">, </w:t>
      </w:r>
      <w:r>
        <w:rPr>
          <w:b/>
          <w:bCs/>
        </w:rPr>
        <w:t>42</w:t>
      </w:r>
      <w:r>
        <w:t>, 1407–1412.</w:t>
      </w:r>
    </w:p>
    <w:p w:rsidR="00D7404A" w:rsidRDefault="00D7404A" w:rsidP="00924FFC">
      <w:pPr>
        <w:pStyle w:val="Bibliography"/>
      </w:pPr>
      <w:r>
        <w:t xml:space="preserve">Chen, B. (2015) Patterns of thermal limits of phytoplankton. </w:t>
      </w:r>
      <w:r>
        <w:rPr>
          <w:i/>
          <w:iCs/>
        </w:rPr>
        <w:t>Journal of Plankton Research</w:t>
      </w:r>
      <w:r>
        <w:t>, fbv009.</w:t>
      </w:r>
    </w:p>
    <w:p w:rsidR="00D7404A" w:rsidRDefault="00D7404A" w:rsidP="00924FFC">
      <w:pPr>
        <w:pStyle w:val="Bibliography"/>
      </w:pPr>
      <w:r>
        <w:t xml:space="preserve">Downing, J.A., Watson, S.B. &amp; McCauley, E. (2001) Predicting Cyanobacteria dominance in lakes. </w:t>
      </w:r>
      <w:r>
        <w:rPr>
          <w:i/>
          <w:iCs/>
        </w:rPr>
        <w:t>Canadian Journal of Fisheries and Aquatic Sciences</w:t>
      </w:r>
      <w:r>
        <w:t xml:space="preserve">, </w:t>
      </w:r>
      <w:r>
        <w:rPr>
          <w:b/>
          <w:bCs/>
        </w:rPr>
        <w:t>58</w:t>
      </w:r>
      <w:r>
        <w:t>, 1905–1908.</w:t>
      </w:r>
    </w:p>
    <w:p w:rsidR="00D7404A" w:rsidRDefault="00D7404A" w:rsidP="00924FFC">
      <w:pPr>
        <w:pStyle w:val="Bibliography"/>
      </w:pPr>
      <w:r>
        <w:t xml:space="preserve">Dugdale, R. (1967) Nutrient limitation in the sea: dynamics, identification and significance. </w:t>
      </w:r>
      <w:r>
        <w:rPr>
          <w:i/>
          <w:iCs/>
        </w:rPr>
        <w:t>Limnol. Oceanogr</w:t>
      </w:r>
      <w:r>
        <w:t xml:space="preserve">, </w:t>
      </w:r>
      <w:r>
        <w:rPr>
          <w:b/>
          <w:bCs/>
        </w:rPr>
        <w:t>12</w:t>
      </w:r>
      <w:r>
        <w:t>, 685–695.</w:t>
      </w:r>
    </w:p>
    <w:p w:rsidR="00D7404A" w:rsidRDefault="00D7404A" w:rsidP="00924FFC">
      <w:pPr>
        <w:pStyle w:val="Bibliography"/>
      </w:pPr>
      <w:r>
        <w:lastRenderedPageBreak/>
        <w:t xml:space="preserve">Dunn, R.R., Harris, N.C., Colwell, R.K., Koh, L.P. &amp; Sodhi, N.S. (2009) The sixth mass coextinction: are most endangered species parasites and mutualists? </w:t>
      </w:r>
      <w:r>
        <w:rPr>
          <w:i/>
          <w:iCs/>
        </w:rPr>
        <w:t>Proceedings of the Royal Society B: Biological Sciences</w:t>
      </w:r>
      <w:r>
        <w:t xml:space="preserve">, </w:t>
      </w:r>
      <w:r>
        <w:rPr>
          <w:b/>
          <w:bCs/>
        </w:rPr>
        <w:t>276</w:t>
      </w:r>
      <w:r>
        <w:t>, 3037–3045.</w:t>
      </w:r>
    </w:p>
    <w:p w:rsidR="00D7404A" w:rsidRDefault="00D7404A" w:rsidP="00924FFC">
      <w:pPr>
        <w:pStyle w:val="Bibliography"/>
      </w:pPr>
      <w:r>
        <w:t xml:space="preserve">Dunson, W.A. &amp; Travis, J. (1991) The Role of Abiotic Factors in Community Organization. </w:t>
      </w:r>
      <w:r>
        <w:rPr>
          <w:i/>
          <w:iCs/>
        </w:rPr>
        <w:t>The American Naturalist</w:t>
      </w:r>
      <w:r>
        <w:t xml:space="preserve">, </w:t>
      </w:r>
      <w:r>
        <w:rPr>
          <w:b/>
          <w:bCs/>
        </w:rPr>
        <w:t>138</w:t>
      </w:r>
      <w:r>
        <w:t>, 1067–1091.</w:t>
      </w:r>
    </w:p>
    <w:p w:rsidR="00D7404A" w:rsidRDefault="00D7404A" w:rsidP="00924FFC">
      <w:pPr>
        <w:pStyle w:val="Bibliography"/>
      </w:pPr>
      <w:r>
        <w:t xml:space="preserve">Elser, J.J., Bracken, M.E.S., Cleland, E.E., Gruner, D.S., Harpole, W.S., Hillebrand, H., Ngai, J.T., Seabloom, E.W., Shurin, J.B. &amp; Smith, J.E. (2007) Global analysis of nitrogen and phosphorus limitation of primary producers in freshwater, marine and terrestrial ecosystems. </w:t>
      </w:r>
      <w:r>
        <w:rPr>
          <w:i/>
          <w:iCs/>
        </w:rPr>
        <w:t>Ecology Letters</w:t>
      </w:r>
      <w:r>
        <w:t xml:space="preserve">, </w:t>
      </w:r>
      <w:r>
        <w:rPr>
          <w:b/>
          <w:bCs/>
        </w:rPr>
        <w:t>10</w:t>
      </w:r>
      <w:r>
        <w:t>, 1135–1142.</w:t>
      </w:r>
    </w:p>
    <w:p w:rsidR="00D7404A" w:rsidRDefault="00D7404A" w:rsidP="00924FFC">
      <w:pPr>
        <w:pStyle w:val="Bibliography"/>
      </w:pPr>
      <w:r>
        <w:t>Elzhov, T.V., Mullen, K.M. &amp; Bolker, B. (2010) R interface to the Levenberg-Marquardt nonlinear least-squares algorithm found in MINPACK.</w:t>
      </w:r>
    </w:p>
    <w:p w:rsidR="00D7404A" w:rsidRDefault="00D7404A" w:rsidP="00924FFC">
      <w:pPr>
        <w:pStyle w:val="Bibliography"/>
      </w:pPr>
      <w:r>
        <w:t xml:space="preserve">Eppley, R.W. (1972) Temperature and phytoplankton growth in the sea. </w:t>
      </w:r>
      <w:r>
        <w:rPr>
          <w:i/>
          <w:iCs/>
        </w:rPr>
        <w:t>Fishery Bulletin</w:t>
      </w:r>
      <w:r>
        <w:t xml:space="preserve">, </w:t>
      </w:r>
      <w:r>
        <w:rPr>
          <w:b/>
          <w:bCs/>
        </w:rPr>
        <w:t>70</w:t>
      </w:r>
      <w:r>
        <w:t>, 1063–1085.</w:t>
      </w:r>
    </w:p>
    <w:p w:rsidR="00D7404A" w:rsidRDefault="00D7404A" w:rsidP="00924FFC">
      <w:pPr>
        <w:pStyle w:val="Bibliography"/>
      </w:pPr>
      <w:r>
        <w:t xml:space="preserve">Eppley, R.W., Rogers, J.N. &amp; McCarthy, J.J. (1969) Half-Saturation Constants for Uptake of Nitrate and Ammonium by Marine Phytoplankton. </w:t>
      </w:r>
      <w:r>
        <w:rPr>
          <w:i/>
          <w:iCs/>
        </w:rPr>
        <w:t>Limnology and Oceanography</w:t>
      </w:r>
      <w:r>
        <w:t xml:space="preserve">, </w:t>
      </w:r>
      <w:r>
        <w:rPr>
          <w:b/>
          <w:bCs/>
        </w:rPr>
        <w:t>14</w:t>
      </w:r>
      <w:r>
        <w:t>, 912–920.</w:t>
      </w:r>
    </w:p>
    <w:p w:rsidR="00D7404A" w:rsidRDefault="00D7404A" w:rsidP="00924FFC">
      <w:pPr>
        <w:pStyle w:val="Bibliography"/>
      </w:pPr>
      <w:r>
        <w:t xml:space="preserve">Field, C.B., Barros, V.R. &amp; Intergovernmental Panel on Climate Change (eds). (2014) </w:t>
      </w:r>
      <w:r>
        <w:rPr>
          <w:i/>
          <w:iCs/>
        </w:rPr>
        <w:t>Climate Change 2014: Impacts, Adaptation, and Vulnerability: Working Group II Contribution to the Fifth Assessment Report of the Intergovernmental Panel on Climate Change</w:t>
      </w:r>
      <w:r>
        <w:t>. Cambridge University Press, New York, NY.</w:t>
      </w:r>
    </w:p>
    <w:p w:rsidR="00D7404A" w:rsidRDefault="00D7404A" w:rsidP="00924FFC">
      <w:pPr>
        <w:pStyle w:val="Bibliography"/>
      </w:pPr>
      <w:r>
        <w:t xml:space="preserve">Fritschie, K.J., Cardinale, B.J., Alexandrou, M.A. &amp; Oakley, T.H. (2014) Evolutionary history and the strength of species interactions: testing the phylogenetic limiting similarity hypothesis. </w:t>
      </w:r>
      <w:r>
        <w:rPr>
          <w:i/>
          <w:iCs/>
        </w:rPr>
        <w:t>Ecology</w:t>
      </w:r>
      <w:r>
        <w:t xml:space="preserve">, </w:t>
      </w:r>
      <w:r>
        <w:rPr>
          <w:b/>
          <w:bCs/>
        </w:rPr>
        <w:t>95</w:t>
      </w:r>
      <w:r>
        <w:t>, 1407–1417.</w:t>
      </w:r>
    </w:p>
    <w:p w:rsidR="00D7404A" w:rsidRDefault="00D7404A" w:rsidP="00924FFC">
      <w:pPr>
        <w:pStyle w:val="Bibliography"/>
      </w:pPr>
      <w:r>
        <w:t xml:space="preserve">Gallardo, B., Clavero, M., Sánchez, M.I. &amp; Vilà, M. (2016) Global ecological impacts of invasive species in aquatic ecosystems. </w:t>
      </w:r>
      <w:r>
        <w:rPr>
          <w:i/>
          <w:iCs/>
        </w:rPr>
        <w:t>Global Change Biology</w:t>
      </w:r>
      <w:r>
        <w:t xml:space="preserve">, </w:t>
      </w:r>
      <w:r>
        <w:rPr>
          <w:b/>
          <w:bCs/>
        </w:rPr>
        <w:t>22</w:t>
      </w:r>
      <w:r>
        <w:t>, 151–163.</w:t>
      </w:r>
    </w:p>
    <w:p w:rsidR="00D7404A" w:rsidRDefault="00D7404A" w:rsidP="00924FFC">
      <w:pPr>
        <w:pStyle w:val="Bibliography"/>
      </w:pPr>
      <w:r>
        <w:t xml:space="preserve">Geider, R.J., MacIntyre, H.L. &amp; Kana, T.M. (1998) A dynamic regulatory model of phytoplanktonic acclimation to light, nutrients, and temperature. </w:t>
      </w:r>
      <w:r>
        <w:rPr>
          <w:i/>
          <w:iCs/>
        </w:rPr>
        <w:t>Limnology and Oceanography</w:t>
      </w:r>
      <w:r>
        <w:t xml:space="preserve">, </w:t>
      </w:r>
      <w:r>
        <w:rPr>
          <w:b/>
          <w:bCs/>
        </w:rPr>
        <w:t>43</w:t>
      </w:r>
      <w:r>
        <w:t>, 679–694.</w:t>
      </w:r>
    </w:p>
    <w:p w:rsidR="00D7404A" w:rsidRDefault="00D7404A" w:rsidP="00924FFC">
      <w:pPr>
        <w:pStyle w:val="Bibliography"/>
      </w:pPr>
      <w:r>
        <w:t xml:space="preserve">Goldman, J.C. &amp; Carpenter, E.J. (1974) A kinetic approach to the effect of temperature on algal growth. </w:t>
      </w:r>
      <w:r>
        <w:rPr>
          <w:i/>
          <w:iCs/>
        </w:rPr>
        <w:t>Limnology and Oceanography</w:t>
      </w:r>
      <w:r>
        <w:t xml:space="preserve">, </w:t>
      </w:r>
      <w:r>
        <w:rPr>
          <w:b/>
          <w:bCs/>
        </w:rPr>
        <w:t>19</w:t>
      </w:r>
      <w:r>
        <w:t>, 756–766.</w:t>
      </w:r>
    </w:p>
    <w:p w:rsidR="00D7404A" w:rsidRDefault="00D7404A" w:rsidP="00924FFC">
      <w:pPr>
        <w:pStyle w:val="Bibliography"/>
      </w:pPr>
      <w:r>
        <w:t xml:space="preserve">Hecky, R.E. &amp; Kilham, P. (1988) Nutrient limitation of phytoplankton in freshwater and marine environments: A review of recent evidence on the effects of enrichment1. </w:t>
      </w:r>
      <w:r>
        <w:rPr>
          <w:i/>
          <w:iCs/>
        </w:rPr>
        <w:t>Limnology and Oceanography</w:t>
      </w:r>
      <w:r>
        <w:t xml:space="preserve">, </w:t>
      </w:r>
      <w:r>
        <w:rPr>
          <w:b/>
          <w:bCs/>
        </w:rPr>
        <w:t>33</w:t>
      </w:r>
      <w:r>
        <w:t>, 796–822.</w:t>
      </w:r>
    </w:p>
    <w:p w:rsidR="00D7404A" w:rsidRDefault="00D7404A" w:rsidP="00924FFC">
      <w:pPr>
        <w:pStyle w:val="Bibliography"/>
      </w:pPr>
      <w:r>
        <w:t xml:space="preserve">Huey, R.B., Kearney, M.R., Krockenberger, A., Holtum, J.A.M., Jess, M. &amp; Williams, S.E. (2012) Predicting organismal vulnerability to climate warming: roles of behaviour, physiology and adaptation. </w:t>
      </w:r>
      <w:r>
        <w:rPr>
          <w:i/>
          <w:iCs/>
        </w:rPr>
        <w:t>Philosophical Transactions of the Royal Society B: Biological Sciences</w:t>
      </w:r>
      <w:r>
        <w:t xml:space="preserve">, </w:t>
      </w:r>
      <w:r>
        <w:rPr>
          <w:b/>
          <w:bCs/>
        </w:rPr>
        <w:t>367</w:t>
      </w:r>
      <w:r>
        <w:t>, 1665–1679.</w:t>
      </w:r>
    </w:p>
    <w:p w:rsidR="00D7404A" w:rsidRDefault="00D7404A" w:rsidP="00924FFC">
      <w:pPr>
        <w:pStyle w:val="Bibliography"/>
      </w:pPr>
      <w:r>
        <w:t xml:space="preserve">Kilham, S.S., Kreeger, D.A., Lynn, S.G., Goulden, C.E. &amp; Herrera, L. (1998) COMBO: a defined freshwater culture medium for algae and zooplankton. </w:t>
      </w:r>
      <w:r>
        <w:rPr>
          <w:i/>
          <w:iCs/>
        </w:rPr>
        <w:t>Hydrobiologia</w:t>
      </w:r>
      <w:r>
        <w:t xml:space="preserve">, </w:t>
      </w:r>
      <w:r>
        <w:rPr>
          <w:b/>
          <w:bCs/>
        </w:rPr>
        <w:t>377</w:t>
      </w:r>
      <w:r>
        <w:t>, 147–159.</w:t>
      </w:r>
    </w:p>
    <w:p w:rsidR="00D7404A" w:rsidRDefault="00D7404A" w:rsidP="00924FFC">
      <w:pPr>
        <w:pStyle w:val="Bibliography"/>
      </w:pPr>
      <w:r>
        <w:lastRenderedPageBreak/>
        <w:t xml:space="preserve">Kordas, R.L., Harley, C.D.G. &amp; O’Connor, M.I. (2011) Community ecology in a warming world: The influence of temperature on interspecific interactions in marine systems. </w:t>
      </w:r>
      <w:r>
        <w:rPr>
          <w:i/>
          <w:iCs/>
        </w:rPr>
        <w:t>Journal of Experimental Marine Biology and Ecology</w:t>
      </w:r>
      <w:r>
        <w:t xml:space="preserve">, </w:t>
      </w:r>
      <w:r>
        <w:rPr>
          <w:b/>
          <w:bCs/>
        </w:rPr>
        <w:t>400</w:t>
      </w:r>
      <w:r>
        <w:t>, 218–226.</w:t>
      </w:r>
    </w:p>
    <w:p w:rsidR="00D7404A" w:rsidRDefault="00D7404A" w:rsidP="00924FFC">
      <w:pPr>
        <w:pStyle w:val="Bibliography"/>
      </w:pPr>
      <w:r>
        <w:t xml:space="preserve">Lewandowska, A.M., Boyce, D.G., Hofmann, M., Matthiessen, B., Sommer, U. &amp; Worm, B. (2014) Effects of sea surface warming on marine plankton. </w:t>
      </w:r>
      <w:r>
        <w:rPr>
          <w:i/>
          <w:iCs/>
        </w:rPr>
        <w:t>Ecology Letters</w:t>
      </w:r>
      <w:r>
        <w:t xml:space="preserve">, </w:t>
      </w:r>
      <w:r>
        <w:rPr>
          <w:b/>
          <w:bCs/>
        </w:rPr>
        <w:t>17</w:t>
      </w:r>
      <w:r>
        <w:t>, 614–623.</w:t>
      </w:r>
    </w:p>
    <w:p w:rsidR="00D7404A" w:rsidRDefault="00D7404A" w:rsidP="00924FFC">
      <w:pPr>
        <w:pStyle w:val="Bibliography"/>
      </w:pPr>
      <w:r>
        <w:t xml:space="preserve">Liu, C., Comte, L. &amp; Olden, J.D. (2017) Heads you win, tails you lose: Life-history traits predict invasion and extinction risk of the world’s freshwater fishes. </w:t>
      </w:r>
      <w:r>
        <w:rPr>
          <w:i/>
          <w:iCs/>
        </w:rPr>
        <w:t>Aquatic Conservation: Marine and Freshwater Ecosystems</w:t>
      </w:r>
      <w:r>
        <w:t>, n/a-n/a.</w:t>
      </w:r>
    </w:p>
    <w:p w:rsidR="00D7404A" w:rsidRDefault="00D7404A" w:rsidP="00924FFC">
      <w:pPr>
        <w:pStyle w:val="Bibliography"/>
      </w:pPr>
      <w:r>
        <w:t xml:space="preserve">Loreau, M. &amp; Hector, A. (2001) Partitioning selection and complementarity in biodiversity experiments. </w:t>
      </w:r>
      <w:r>
        <w:rPr>
          <w:i/>
          <w:iCs/>
        </w:rPr>
        <w:t>Nature</w:t>
      </w:r>
      <w:r>
        <w:t xml:space="preserve">, </w:t>
      </w:r>
      <w:r>
        <w:rPr>
          <w:b/>
          <w:bCs/>
        </w:rPr>
        <w:t>412</w:t>
      </w:r>
      <w:r>
        <w:t>, 72–76.</w:t>
      </w:r>
    </w:p>
    <w:p w:rsidR="00D7404A" w:rsidRDefault="00D7404A" w:rsidP="00924FFC">
      <w:pPr>
        <w:pStyle w:val="Bibliography"/>
      </w:pPr>
      <w:r>
        <w:t xml:space="preserve">Magozzi, S. &amp; Calosi, P. (2015) Integrating metabolic performance, thermal tolerance, and plasticity enables for more accurate predictions on species vulnerability to acute and chronic effects of global warming. </w:t>
      </w:r>
      <w:r>
        <w:rPr>
          <w:i/>
          <w:iCs/>
        </w:rPr>
        <w:t>Global Change Biology</w:t>
      </w:r>
      <w:r>
        <w:t xml:space="preserve">, </w:t>
      </w:r>
      <w:r>
        <w:rPr>
          <w:b/>
          <w:bCs/>
        </w:rPr>
        <w:t>21</w:t>
      </w:r>
      <w:r>
        <w:t>, 181–194.</w:t>
      </w:r>
    </w:p>
    <w:p w:rsidR="00D7404A" w:rsidRDefault="00D7404A" w:rsidP="00924FFC">
      <w:pPr>
        <w:pStyle w:val="Bibliography"/>
      </w:pPr>
      <w:r>
        <w:t xml:space="preserve">Mechling, J.A. &amp; Kilham, S.S. (1982) Temperature Effects on Silicon Limited Growth of the Lake Michigan Diatom Stephanodiscus Minutus (bacillariophyceae)1. </w:t>
      </w:r>
      <w:r>
        <w:rPr>
          <w:i/>
          <w:iCs/>
        </w:rPr>
        <w:t>Journal of Phycology</w:t>
      </w:r>
      <w:r>
        <w:t xml:space="preserve">, </w:t>
      </w:r>
      <w:r>
        <w:rPr>
          <w:b/>
          <w:bCs/>
        </w:rPr>
        <w:t>18</w:t>
      </w:r>
      <w:r>
        <w:t>, 199–205.</w:t>
      </w:r>
    </w:p>
    <w:p w:rsidR="00D7404A" w:rsidRDefault="00D7404A" w:rsidP="00924FFC">
      <w:pPr>
        <w:pStyle w:val="Bibliography"/>
      </w:pPr>
      <w:r>
        <w:t xml:space="preserve">Monod, J. (1949) The growth of bacterial cultures. </w:t>
      </w:r>
      <w:r>
        <w:rPr>
          <w:i/>
          <w:iCs/>
        </w:rPr>
        <w:t>Annual Reviews in Microbiology</w:t>
      </w:r>
      <w:r>
        <w:t xml:space="preserve">, </w:t>
      </w:r>
      <w:r>
        <w:rPr>
          <w:b/>
          <w:bCs/>
        </w:rPr>
        <w:t>3</w:t>
      </w:r>
      <w:r>
        <w:t>, 371–394.</w:t>
      </w:r>
    </w:p>
    <w:p w:rsidR="00D7404A" w:rsidRDefault="00D7404A" w:rsidP="00924FFC">
      <w:pPr>
        <w:pStyle w:val="Bibliography"/>
      </w:pPr>
      <w:r>
        <w:t xml:space="preserve">Moore, C.M., Suggett, D., Holligan, P.M., Sharples, J., Abraham, E.R., Lucas, M.I., Rippeth, T.P., Fisher, N.R., Simpson, J.H. &amp; Hydes, D.J. (2003) Physical controls on phytoplankton physiology and production at a shelf sea front: a fast repetition-rate fluorometer based field study. </w:t>
      </w:r>
      <w:r>
        <w:rPr>
          <w:i/>
          <w:iCs/>
        </w:rPr>
        <w:t>Marine Ecology Progress Series</w:t>
      </w:r>
      <w:r>
        <w:t xml:space="preserve">, </w:t>
      </w:r>
      <w:r>
        <w:rPr>
          <w:b/>
          <w:bCs/>
        </w:rPr>
        <w:t>259</w:t>
      </w:r>
      <w:r>
        <w:t>, 29–45.</w:t>
      </w:r>
    </w:p>
    <w:p w:rsidR="00D7404A" w:rsidRDefault="00D7404A" w:rsidP="00924FFC">
      <w:pPr>
        <w:pStyle w:val="Bibliography"/>
      </w:pPr>
      <w:r>
        <w:t xml:space="preserve">Pacifici, M., Foden, W.B., Visconti, P., Watson, J.E.M., Butchart, S.H.M., Kovacs, K.M., Scheffers, B.R., Hole, D.G., Martin, T.G., Akçakaya, H.R., Corlett, R.T., Huntley, B., Bickford, D., Carr, J.A., Hoffmann, A.A., Midgley, G.F., Pearce-Kelly, P., Pearson, R.G., Williams, S.E., Willis, S.G., Young, B. &amp; Rondinini, C. (2015) Assessing species vulnerability to climate change. </w:t>
      </w:r>
      <w:r>
        <w:rPr>
          <w:i/>
          <w:iCs/>
        </w:rPr>
        <w:t>Nature Climate Change</w:t>
      </w:r>
      <w:r>
        <w:t xml:space="preserve">, </w:t>
      </w:r>
      <w:r>
        <w:rPr>
          <w:b/>
          <w:bCs/>
        </w:rPr>
        <w:t>5</w:t>
      </w:r>
      <w:r>
        <w:t>, 215–224.</w:t>
      </w:r>
    </w:p>
    <w:p w:rsidR="00D7404A" w:rsidRDefault="00D7404A" w:rsidP="00924FFC">
      <w:pPr>
        <w:pStyle w:val="Bibliography"/>
      </w:pPr>
      <w:r>
        <w:t xml:space="preserve">Park, T. (1954) Experimental Studies of Interspecies Competition II. Temperature, Humidity, and Competition in Two Species of Tribolium. </w:t>
      </w:r>
      <w:r>
        <w:rPr>
          <w:i/>
          <w:iCs/>
        </w:rPr>
        <w:t>Physiological Zoology</w:t>
      </w:r>
      <w:r>
        <w:t xml:space="preserve">, </w:t>
      </w:r>
      <w:r>
        <w:rPr>
          <w:b/>
          <w:bCs/>
        </w:rPr>
        <w:t>27</w:t>
      </w:r>
      <w:r>
        <w:t>, 177–238.</w:t>
      </w:r>
    </w:p>
    <w:p w:rsidR="00D7404A" w:rsidRDefault="00D7404A" w:rsidP="00924FFC">
      <w:pPr>
        <w:pStyle w:val="Bibliography"/>
      </w:pPr>
      <w:r>
        <w:t xml:space="preserve">Penk, M.R., Jeschke, J.M., Minchin, D. &amp; Donohue, I. (2016) Warming can enhance invasion success through asymmetries in energetic performance. </w:t>
      </w:r>
      <w:r>
        <w:rPr>
          <w:i/>
          <w:iCs/>
        </w:rPr>
        <w:t>Journal of Animal Ecology</w:t>
      </w:r>
      <w:r>
        <w:t xml:space="preserve">, </w:t>
      </w:r>
      <w:r>
        <w:rPr>
          <w:b/>
          <w:bCs/>
        </w:rPr>
        <w:t>85</w:t>
      </w:r>
      <w:r>
        <w:t>, 419–426.</w:t>
      </w:r>
    </w:p>
    <w:p w:rsidR="00D7404A" w:rsidRDefault="00D7404A" w:rsidP="00924FFC">
      <w:pPr>
        <w:pStyle w:val="Bibliography"/>
      </w:pPr>
      <w:r>
        <w:t xml:space="preserve">R Core Team. (2014) </w:t>
      </w:r>
      <w:r>
        <w:rPr>
          <w:i/>
          <w:iCs/>
        </w:rPr>
        <w:t>R: A Language and Environment for Statistical Computing</w:t>
      </w:r>
      <w:r>
        <w:t>. R Foundation for Statistical Computing, Vienna, Austria.</w:t>
      </w:r>
    </w:p>
    <w:p w:rsidR="00D7404A" w:rsidRDefault="00D7404A" w:rsidP="00924FFC">
      <w:pPr>
        <w:pStyle w:val="Bibliography"/>
      </w:pPr>
      <w:r>
        <w:t xml:space="preserve">Rahel, F.J. &amp; Olden, J.D. (2008) Assessing the Effects of Climate Change on Aquatic Invasive Species. </w:t>
      </w:r>
      <w:r>
        <w:rPr>
          <w:i/>
          <w:iCs/>
        </w:rPr>
        <w:t>Conservation Biology</w:t>
      </w:r>
      <w:r>
        <w:t xml:space="preserve">, </w:t>
      </w:r>
      <w:r>
        <w:rPr>
          <w:b/>
          <w:bCs/>
        </w:rPr>
        <w:t>22</w:t>
      </w:r>
      <w:r>
        <w:t>, 521–533.</w:t>
      </w:r>
    </w:p>
    <w:p w:rsidR="00D7404A" w:rsidRDefault="00D7404A" w:rsidP="00924FFC">
      <w:pPr>
        <w:pStyle w:val="Bibliography"/>
      </w:pPr>
      <w:r>
        <w:t xml:space="preserve">Raven, J.A. &amp; Geider, R.J. (1988) Temperature and algal growth. </w:t>
      </w:r>
      <w:r>
        <w:rPr>
          <w:i/>
          <w:iCs/>
        </w:rPr>
        <w:t>New Phytologist</w:t>
      </w:r>
      <w:r>
        <w:t xml:space="preserve">, </w:t>
      </w:r>
      <w:r>
        <w:rPr>
          <w:b/>
          <w:bCs/>
        </w:rPr>
        <w:t>110</w:t>
      </w:r>
      <w:r>
        <w:t>, 441–461.</w:t>
      </w:r>
    </w:p>
    <w:p w:rsidR="00D7404A" w:rsidRDefault="00D7404A" w:rsidP="00924FFC">
      <w:pPr>
        <w:pStyle w:val="Bibliography"/>
      </w:pPr>
      <w:r>
        <w:t xml:space="preserve">Redfield, A.C. (1958) The Biological Control of Chemical Factors in the Environment. </w:t>
      </w:r>
      <w:r>
        <w:rPr>
          <w:i/>
          <w:iCs/>
        </w:rPr>
        <w:t>American Scientist</w:t>
      </w:r>
      <w:r>
        <w:t xml:space="preserve">, </w:t>
      </w:r>
      <w:r>
        <w:rPr>
          <w:b/>
          <w:bCs/>
        </w:rPr>
        <w:t>46</w:t>
      </w:r>
      <w:r>
        <w:t>, 230A–221.</w:t>
      </w:r>
    </w:p>
    <w:p w:rsidR="00D7404A" w:rsidRDefault="00D7404A" w:rsidP="00924FFC">
      <w:pPr>
        <w:pStyle w:val="Bibliography"/>
      </w:pPr>
      <w:r>
        <w:lastRenderedPageBreak/>
        <w:t xml:space="preserve">Reuman, D.C., Holt, R.D. &amp; Yvon-Durocher, G. (2014) A metabolic perspective on competition and body size reductions with warming. </w:t>
      </w:r>
      <w:r>
        <w:rPr>
          <w:i/>
          <w:iCs/>
        </w:rPr>
        <w:t>Journal of Animal Ecology</w:t>
      </w:r>
      <w:r>
        <w:t xml:space="preserve">, </w:t>
      </w:r>
      <w:r>
        <w:rPr>
          <w:b/>
          <w:bCs/>
        </w:rPr>
        <w:t>83</w:t>
      </w:r>
      <w:r>
        <w:t>, 59–69.</w:t>
      </w:r>
    </w:p>
    <w:p w:rsidR="00D7404A" w:rsidRDefault="00D7404A" w:rsidP="00924FFC">
      <w:pPr>
        <w:pStyle w:val="Bibliography"/>
      </w:pPr>
      <w:r>
        <w:t xml:space="preserve">Rhee, G.-Y. &amp; Gotham, I.J. (1981) The effect of environmental factors on phytoplankton growth: Temperature and the interactions of temperature with nutrient limitation1. </w:t>
      </w:r>
      <w:r>
        <w:rPr>
          <w:i/>
          <w:iCs/>
        </w:rPr>
        <w:t>Limnology and Oceanography</w:t>
      </w:r>
      <w:r>
        <w:t xml:space="preserve">, </w:t>
      </w:r>
      <w:r>
        <w:rPr>
          <w:b/>
          <w:bCs/>
        </w:rPr>
        <w:t>26</w:t>
      </w:r>
      <w:r>
        <w:t>, 635–648.</w:t>
      </w:r>
    </w:p>
    <w:p w:rsidR="00D7404A" w:rsidRDefault="00D7404A" w:rsidP="00924FFC">
      <w:pPr>
        <w:pStyle w:val="Bibliography"/>
      </w:pPr>
      <w:r>
        <w:t xml:space="preserve">Rosenblatt, A.E. &amp; Schmitz, O.J. (2016) Climate Change, Nutrition, and Bottom-Up and Top-Down Food Web Processes. </w:t>
      </w:r>
      <w:r>
        <w:rPr>
          <w:i/>
          <w:iCs/>
        </w:rPr>
        <w:t>Trends in Ecology &amp; Evolution</w:t>
      </w:r>
      <w:r>
        <w:t xml:space="preserve">, </w:t>
      </w:r>
      <w:r>
        <w:rPr>
          <w:b/>
          <w:bCs/>
        </w:rPr>
        <w:t>31</w:t>
      </w:r>
      <w:r>
        <w:t>, 965–975.</w:t>
      </w:r>
    </w:p>
    <w:p w:rsidR="00D7404A" w:rsidRDefault="00D7404A" w:rsidP="00924FFC">
      <w:pPr>
        <w:pStyle w:val="Bibliography"/>
      </w:pPr>
      <w:r>
        <w:t xml:space="preserve">Schindler, D.W. (1977) Evolution of Phosphorus Limitation in Lakes. </w:t>
      </w:r>
      <w:r>
        <w:rPr>
          <w:i/>
          <w:iCs/>
        </w:rPr>
        <w:t>Science</w:t>
      </w:r>
      <w:r>
        <w:t xml:space="preserve">, </w:t>
      </w:r>
      <w:r>
        <w:rPr>
          <w:b/>
          <w:bCs/>
        </w:rPr>
        <w:t>195</w:t>
      </w:r>
      <w:r>
        <w:t>, 260–262.</w:t>
      </w:r>
    </w:p>
    <w:p w:rsidR="00D7404A" w:rsidRDefault="00D7404A" w:rsidP="00924FFC">
      <w:pPr>
        <w:pStyle w:val="Bibliography"/>
      </w:pPr>
      <w:r>
        <w:t xml:space="preserve">Sterner, R.W. &amp; Grover, J.P. (1998) Algal growth in warm temperate reservoirs: kinetic examination of nitrogen, temperature, light, and other nutrients. </w:t>
      </w:r>
      <w:r>
        <w:rPr>
          <w:i/>
          <w:iCs/>
        </w:rPr>
        <w:t>Water Research</w:t>
      </w:r>
      <w:r>
        <w:t xml:space="preserve">, </w:t>
      </w:r>
      <w:r>
        <w:rPr>
          <w:b/>
          <w:bCs/>
        </w:rPr>
        <w:t>32</w:t>
      </w:r>
      <w:r>
        <w:t>, 3539–3548.</w:t>
      </w:r>
    </w:p>
    <w:p w:rsidR="00D7404A" w:rsidRDefault="00D7404A" w:rsidP="00924FFC">
      <w:pPr>
        <w:pStyle w:val="Bibliography"/>
      </w:pPr>
      <w:r>
        <w:t xml:space="preserve">Striebel, M., Schabhüttl, S., Hodapp, D., Hingsamer, P. &amp; Hillebrand, H. (2016) Phytoplankton responses to temperature increases are constrained by abiotic conditions and community composition. </w:t>
      </w:r>
      <w:r>
        <w:rPr>
          <w:i/>
          <w:iCs/>
        </w:rPr>
        <w:t>Oecologia</w:t>
      </w:r>
      <w:r>
        <w:t xml:space="preserve">, </w:t>
      </w:r>
      <w:r>
        <w:rPr>
          <w:b/>
          <w:bCs/>
        </w:rPr>
        <w:t>182</w:t>
      </w:r>
      <w:r>
        <w:t>, 815–827.</w:t>
      </w:r>
    </w:p>
    <w:p w:rsidR="00D7404A" w:rsidRDefault="00D7404A" w:rsidP="00924FFC">
      <w:pPr>
        <w:pStyle w:val="Bibliography"/>
      </w:pPr>
      <w:r>
        <w:t xml:space="preserve">Suggett, D., Moore, C., Hickman, A. &amp; Geider, R. (2009) Interpretation of fast repetition rate (FRR) fluorescence: signatures of phytoplankton community structure versus physiological state. </w:t>
      </w:r>
      <w:r>
        <w:rPr>
          <w:i/>
          <w:iCs/>
        </w:rPr>
        <w:t>Marine Ecology Progress Series</w:t>
      </w:r>
      <w:r>
        <w:t xml:space="preserve">, </w:t>
      </w:r>
      <w:r>
        <w:rPr>
          <w:b/>
          <w:bCs/>
        </w:rPr>
        <w:t>376</w:t>
      </w:r>
      <w:r>
        <w:t>, 1–19.</w:t>
      </w:r>
    </w:p>
    <w:p w:rsidR="00D7404A" w:rsidRDefault="00D7404A" w:rsidP="00924FFC">
      <w:pPr>
        <w:pStyle w:val="Bibliography"/>
      </w:pPr>
      <w:r>
        <w:t xml:space="preserve">Tadonléke, R.D. (2010) Evidence of warming effects on phytoplankton productivity rates and their dependence on eutrophication status. </w:t>
      </w:r>
      <w:r>
        <w:rPr>
          <w:i/>
          <w:iCs/>
        </w:rPr>
        <w:t>Limnology and Oceanography</w:t>
      </w:r>
      <w:r>
        <w:t xml:space="preserve">, </w:t>
      </w:r>
      <w:r>
        <w:rPr>
          <w:b/>
          <w:bCs/>
        </w:rPr>
        <w:t>55</w:t>
      </w:r>
      <w:r>
        <w:t>, 973–982.</w:t>
      </w:r>
    </w:p>
    <w:p w:rsidR="00D7404A" w:rsidRDefault="00D7404A" w:rsidP="00924FFC">
      <w:pPr>
        <w:pStyle w:val="Bibliography"/>
      </w:pPr>
      <w:r>
        <w:t xml:space="preserve">Thomas, M.K., Aranguren-Gassis, M., Kremer, C.T., Gould, M.R., Anderson, K., Klausmeier, C.A. &amp; Litchman, E. (2017) Temperature-nutrient interactions exacerbate sensitivity to warming in phytoplankton. </w:t>
      </w:r>
      <w:r>
        <w:rPr>
          <w:i/>
          <w:iCs/>
        </w:rPr>
        <w:t>Global Change Biology</w:t>
      </w:r>
      <w:r>
        <w:t>, n/a-n/a.</w:t>
      </w:r>
    </w:p>
    <w:p w:rsidR="00D7404A" w:rsidRDefault="00D7404A" w:rsidP="00924FFC">
      <w:pPr>
        <w:pStyle w:val="Bibliography"/>
      </w:pPr>
      <w:r>
        <w:t xml:space="preserve">Thomas, C.D., Cameron, A., Green, R.E., Bakkenes, M., Beaumont, L.J., Collingham, Y.C., Erasmus, B.F.N., de Siqueira, M.F., Grainger, A., Hannah, L., Hughes, L., Huntley, B., van Jaarsveld, A.S., Midgley, G.F., Miles, L., Ortega-Huerta, M.A., Townsend Peterson, A., Phillips, O.L. &amp; Williams, S.E. (2004) Extinction risk from climate change. </w:t>
      </w:r>
      <w:r>
        <w:rPr>
          <w:i/>
          <w:iCs/>
        </w:rPr>
        <w:t>Nature</w:t>
      </w:r>
      <w:r>
        <w:t xml:space="preserve">, </w:t>
      </w:r>
      <w:r>
        <w:rPr>
          <w:b/>
          <w:bCs/>
        </w:rPr>
        <w:t>427</w:t>
      </w:r>
      <w:r>
        <w:t>, 145–148.</w:t>
      </w:r>
    </w:p>
    <w:p w:rsidR="00D7404A" w:rsidRDefault="00D7404A" w:rsidP="00924FFC">
      <w:pPr>
        <w:pStyle w:val="Bibliography"/>
      </w:pPr>
      <w:r>
        <w:t xml:space="preserve">Thomas, M.K., Kremer, C.T. &amp; Litchman, E. (2016) Environment and evolutionary history determine the global biogeography of phytoplankton temperature traits. </w:t>
      </w:r>
      <w:r>
        <w:rPr>
          <w:i/>
          <w:iCs/>
        </w:rPr>
        <w:t>Global Ecology and Biogeography</w:t>
      </w:r>
      <w:r>
        <w:t xml:space="preserve">, </w:t>
      </w:r>
      <w:r>
        <w:rPr>
          <w:b/>
          <w:bCs/>
        </w:rPr>
        <w:t>25</w:t>
      </w:r>
      <w:r>
        <w:t>, 75–86.</w:t>
      </w:r>
    </w:p>
    <w:p w:rsidR="00D7404A" w:rsidRDefault="00D7404A" w:rsidP="00924FFC">
      <w:pPr>
        <w:pStyle w:val="Bibliography"/>
      </w:pPr>
      <w:r>
        <w:t xml:space="preserve">Tilman, D. (1981) Tests of Resource Competition Theory Using Four Species of Lake Michigan Algae. </w:t>
      </w:r>
      <w:r>
        <w:rPr>
          <w:i/>
          <w:iCs/>
        </w:rPr>
        <w:t>Ecology</w:t>
      </w:r>
      <w:r>
        <w:t xml:space="preserve">, </w:t>
      </w:r>
      <w:r>
        <w:rPr>
          <w:b/>
          <w:bCs/>
        </w:rPr>
        <w:t>62</w:t>
      </w:r>
      <w:r>
        <w:t>, 802–815.</w:t>
      </w:r>
    </w:p>
    <w:p w:rsidR="00D7404A" w:rsidRDefault="00D7404A" w:rsidP="00924FFC">
      <w:pPr>
        <w:pStyle w:val="Bibliography"/>
      </w:pPr>
      <w:r>
        <w:t xml:space="preserve">Titman, D. (1976) Ecological Competition Between Algae: Experimental Confirmation of Resource-Based Competition Theory. </w:t>
      </w:r>
      <w:r>
        <w:rPr>
          <w:i/>
          <w:iCs/>
        </w:rPr>
        <w:t>Science</w:t>
      </w:r>
      <w:r>
        <w:t xml:space="preserve">, </w:t>
      </w:r>
      <w:r>
        <w:rPr>
          <w:b/>
          <w:bCs/>
        </w:rPr>
        <w:t>192</w:t>
      </w:r>
      <w:r>
        <w:t>, 463–465.</w:t>
      </w:r>
    </w:p>
    <w:p w:rsidR="00D7404A" w:rsidRDefault="00D7404A" w:rsidP="00924FFC">
      <w:pPr>
        <w:pStyle w:val="Bibliography"/>
      </w:pPr>
      <w:r>
        <w:t xml:space="preserve">Tylianakis, J.M., Didham, R.K., Bascompte, J. &amp; Wardle, D.A. (2008) Global change and species interactions in terrestrial ecosystems. </w:t>
      </w:r>
      <w:r>
        <w:rPr>
          <w:i/>
          <w:iCs/>
        </w:rPr>
        <w:t>Ecology Letters</w:t>
      </w:r>
      <w:r>
        <w:t xml:space="preserve">, </w:t>
      </w:r>
      <w:r>
        <w:rPr>
          <w:b/>
          <w:bCs/>
        </w:rPr>
        <w:t>11</w:t>
      </w:r>
      <w:r>
        <w:t>, 1351–1363.</w:t>
      </w:r>
    </w:p>
    <w:p w:rsidR="00D7404A" w:rsidRDefault="00D7404A" w:rsidP="00924FFC">
      <w:pPr>
        <w:pStyle w:val="Bibliography"/>
      </w:pPr>
      <w:r>
        <w:t xml:space="preserve">Woodward, G., Perkins, D.M. &amp; Brown, L.E. (2010) Climate change and freshwater ecosystems: impacts across multiple levels of organization. </w:t>
      </w:r>
      <w:r>
        <w:rPr>
          <w:i/>
          <w:iCs/>
        </w:rPr>
        <w:t>Philosophical Transactions of the Royal Society of London B: Biological Sciences</w:t>
      </w:r>
      <w:r>
        <w:t xml:space="preserve">, </w:t>
      </w:r>
      <w:r>
        <w:rPr>
          <w:b/>
          <w:bCs/>
        </w:rPr>
        <w:t>365</w:t>
      </w:r>
      <w:r>
        <w:t>, 2093–2106.</w:t>
      </w:r>
    </w:p>
    <w:p w:rsidR="00D7404A" w:rsidRDefault="00D7404A" w:rsidP="00924FFC">
      <w:pPr>
        <w:pStyle w:val="Bibliography"/>
      </w:pPr>
      <w:r>
        <w:lastRenderedPageBreak/>
        <w:t xml:space="preserve">Ye, C., Shen, Z., Zhang, T., Fan, M., Lei, Y. &amp; Zhang, J. (2011) Long-term joint effect of nutrients and temperature increase on algal growth in Lake Taihu, China. </w:t>
      </w:r>
      <w:r>
        <w:rPr>
          <w:i/>
          <w:iCs/>
        </w:rPr>
        <w:t>Journal of Environmental Sciences</w:t>
      </w:r>
      <w:r>
        <w:t xml:space="preserve">, </w:t>
      </w:r>
      <w:r>
        <w:rPr>
          <w:b/>
          <w:bCs/>
        </w:rPr>
        <w:t>23</w:t>
      </w:r>
      <w:r>
        <w:t>, 222–227.</w:t>
      </w:r>
    </w:p>
    <w:p w:rsidR="00D7404A" w:rsidRDefault="00D7404A" w:rsidP="00924FFC">
      <w:pPr>
        <w:pStyle w:val="Bibliography"/>
      </w:pPr>
      <w:r>
        <w:t xml:space="preserve">Yvon-Durocher, G., Allen, A.P., Cellamare, M., Dossena, M., Gaston, K.J., Leitao, M., Montoya, J.M., Reuman, D.C., Woodward, G. &amp; Trimmer, M. (2015) Five Years of Experimental Warming Increases the Biodiversity and Productivity of Phytoplankton. </w:t>
      </w:r>
      <w:r>
        <w:rPr>
          <w:i/>
          <w:iCs/>
        </w:rPr>
        <w:t>PLoS Biol</w:t>
      </w:r>
      <w:r>
        <w:t xml:space="preserve">, </w:t>
      </w:r>
      <w:r>
        <w:rPr>
          <w:b/>
          <w:bCs/>
        </w:rPr>
        <w:t>13</w:t>
      </w:r>
      <w:r>
        <w:t>, e1002324.</w:t>
      </w:r>
    </w:p>
    <w:p w:rsidR="00756992" w:rsidRDefault="00AB5751">
      <w:pPr>
        <w:spacing w:line="240" w:lineRule="auto"/>
        <w:rPr>
          <w:rFonts w:ascii="Times New Roman" w:hAnsi="Times New Roman" w:cs="Times New Roman"/>
          <w:b/>
          <w:sz w:val="24"/>
          <w:szCs w:val="24"/>
          <w:lang w:val="fr-FR"/>
        </w:rPr>
        <w:pPrChange w:id="1033" w:author="Garcia Carreras, Bernardo" w:date="2017-03-15T20:33:00Z">
          <w:pPr/>
        </w:pPrChange>
      </w:pPr>
      <w:r>
        <w:rPr>
          <w:rFonts w:ascii="Times New Roman" w:hAnsi="Times New Roman" w:cs="Times New Roman"/>
          <w:b/>
          <w:sz w:val="24"/>
          <w:szCs w:val="24"/>
        </w:rPr>
        <w:fldChar w:fldCharType="end"/>
      </w:r>
      <w:r w:rsidR="00A25E17" w:rsidRPr="0064073C">
        <w:rPr>
          <w:rFonts w:ascii="Times New Roman" w:hAnsi="Times New Roman" w:cs="Times New Roman"/>
          <w:b/>
          <w:sz w:val="24"/>
          <w:szCs w:val="24"/>
          <w:lang w:val="fr-FR"/>
        </w:rPr>
        <w:br w:type="page"/>
      </w:r>
    </w:p>
    <w:p w:rsidR="00756992" w:rsidRDefault="00A25E17">
      <w:pPr>
        <w:pStyle w:val="Heading1"/>
        <w:spacing w:line="240" w:lineRule="auto"/>
        <w:rPr>
          <w:lang w:val="fr-FR"/>
        </w:rPr>
        <w:pPrChange w:id="1034" w:author="Garcia Carreras, Bernardo" w:date="2017-03-15T20:33:00Z">
          <w:pPr>
            <w:pStyle w:val="Heading1"/>
          </w:pPr>
        </w:pPrChange>
      </w:pPr>
      <w:proofErr w:type="gramStart"/>
      <w:r w:rsidRPr="00A25E17">
        <w:rPr>
          <w:lang w:val="fr-FR"/>
        </w:rPr>
        <w:lastRenderedPageBreak/>
        <w:t>Figures</w:t>
      </w:r>
      <w:proofErr w:type="gramEnd"/>
      <w:r w:rsidRPr="00A25E17">
        <w:rPr>
          <w:lang w:val="fr-FR"/>
        </w:rPr>
        <w:t>:</w:t>
      </w:r>
    </w:p>
    <w:p w:rsidR="00756992" w:rsidRDefault="00756992">
      <w:pPr>
        <w:spacing w:line="240" w:lineRule="auto"/>
        <w:rPr>
          <w:rFonts w:ascii="Times New Roman" w:hAnsi="Times New Roman" w:cs="Times New Roman"/>
          <w:b/>
          <w:sz w:val="24"/>
          <w:szCs w:val="24"/>
          <w:lang w:val="fr-FR"/>
        </w:rPr>
        <w:pPrChange w:id="1035" w:author="Garcia Carreras, Bernardo" w:date="2017-03-15T20:33:00Z">
          <w:pPr/>
        </w:pPrChange>
      </w:pPr>
    </w:p>
    <w:p w:rsidR="00756992" w:rsidRDefault="00761254">
      <w:pPr>
        <w:spacing w:line="240" w:lineRule="auto"/>
        <w:jc w:val="both"/>
        <w:rPr>
          <w:rFonts w:ascii="Times New Roman" w:hAnsi="Times New Roman" w:cs="Times New Roman"/>
          <w:b/>
          <w:sz w:val="24"/>
          <w:szCs w:val="24"/>
        </w:rPr>
        <w:pPrChange w:id="1036" w:author="Garcia Carreras, Bernardo" w:date="2017-03-15T20:33:00Z">
          <w:pPr>
            <w:spacing w:line="480" w:lineRule="auto"/>
            <w:jc w:val="both"/>
          </w:pPr>
        </w:pPrChange>
      </w:pPr>
      <w:r>
        <w:rPr>
          <w:rFonts w:ascii="Times New Roman" w:hAnsi="Times New Roman" w:cs="Times New Roman"/>
          <w:b/>
          <w:noProof/>
          <w:sz w:val="24"/>
          <w:szCs w:val="24"/>
          <w:lang w:val="en-US"/>
        </w:rPr>
        <w:drawing>
          <wp:inline distT="0" distB="0" distL="0" distR="0">
            <wp:extent cx="5725795" cy="4561205"/>
            <wp:effectExtent l="0" t="0" r="8255" b="0"/>
            <wp:docPr id="29" name="Picture 29" descr="C:\Users\eb516\Mes Documents\POST-DOC\Articles postdoc\Article competition phosphate\Analyses article compet phosphate\all_3_plots_monod_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516\Mes Documents\POST-DOC\Articles postdoc\Article competition phosphate\Analyses article compet phosphate\all_3_plots_monod_mu.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5795" cy="4561205"/>
                    </a:xfrm>
                    <a:prstGeom prst="rect">
                      <a:avLst/>
                    </a:prstGeom>
                    <a:noFill/>
                    <a:ln>
                      <a:noFill/>
                    </a:ln>
                  </pic:spPr>
                </pic:pic>
              </a:graphicData>
            </a:graphic>
          </wp:inline>
        </w:drawing>
      </w:r>
    </w:p>
    <w:p w:rsidR="00756992" w:rsidRDefault="00A25E17">
      <w:pPr>
        <w:pStyle w:val="Heading2"/>
        <w:spacing w:line="240" w:lineRule="auto"/>
        <w:pPrChange w:id="1037" w:author="Garcia Carreras, Bernardo" w:date="2017-03-15T20:33:00Z">
          <w:pPr>
            <w:pStyle w:val="Heading2"/>
          </w:pPr>
        </w:pPrChange>
      </w:pPr>
      <w:commentRangeStart w:id="1038"/>
      <w:r w:rsidRPr="00D35DE9">
        <w:rPr>
          <w:rStyle w:val="Heading2Char"/>
          <w:b/>
          <w:bCs/>
        </w:rPr>
        <w:t xml:space="preserve">Fig </w:t>
      </w:r>
      <w:commentRangeEnd w:id="1038"/>
      <w:r w:rsidR="00957859">
        <w:rPr>
          <w:rStyle w:val="CommentReference"/>
          <w:rFonts w:asciiTheme="minorHAnsi" w:eastAsiaTheme="minorEastAsia" w:hAnsiTheme="minorHAnsi" w:cstheme="minorBidi"/>
          <w:b w:val="0"/>
          <w:bCs w:val="0"/>
        </w:rPr>
        <w:commentReference w:id="1038"/>
      </w:r>
      <w:r w:rsidRPr="00D35DE9">
        <w:rPr>
          <w:rStyle w:val="Heading2Char"/>
          <w:b/>
          <w:bCs/>
        </w:rPr>
        <w:t>1</w:t>
      </w:r>
      <w:r w:rsidRPr="00D35DE9">
        <w:t>:</w:t>
      </w:r>
    </w:p>
    <w:p w:rsidR="00756992" w:rsidRDefault="00A25E17">
      <w:pPr>
        <w:spacing w:line="240" w:lineRule="auto"/>
        <w:jc w:val="both"/>
        <w:rPr>
          <w:rFonts w:ascii="Times New Roman" w:hAnsi="Times New Roman" w:cs="Times New Roman"/>
          <w:sz w:val="24"/>
          <w:szCs w:val="24"/>
        </w:rPr>
        <w:pPrChange w:id="1039" w:author="Garcia Carreras, Bernardo" w:date="2017-03-15T20:33:00Z">
          <w:pPr>
            <w:spacing w:line="480" w:lineRule="auto"/>
            <w:jc w:val="both"/>
          </w:pPr>
        </w:pPrChange>
      </w:pPr>
      <w:r>
        <w:rPr>
          <w:rFonts w:ascii="Times New Roman" w:hAnsi="Times New Roman" w:cs="Times New Roman"/>
          <w:b/>
          <w:sz w:val="24"/>
          <w:szCs w:val="24"/>
        </w:rPr>
        <w:t xml:space="preserve"> </w:t>
      </w:r>
      <w:r w:rsidR="006B7EB2">
        <w:rPr>
          <w:rFonts w:ascii="Times New Roman" w:hAnsi="Times New Roman" w:cs="Times New Roman"/>
          <w:b/>
          <w:sz w:val="24"/>
          <w:szCs w:val="24"/>
        </w:rPr>
        <w:t xml:space="preserve">(a) </w:t>
      </w:r>
      <w:r w:rsidRPr="0042523C">
        <w:rPr>
          <w:rFonts w:ascii="Times New Roman" w:hAnsi="Times New Roman" w:cs="Times New Roman"/>
          <w:sz w:val="24"/>
          <w:szCs w:val="24"/>
        </w:rPr>
        <w:t>M</w:t>
      </w:r>
      <w:r w:rsidR="00843BA5">
        <w:rPr>
          <w:rFonts w:ascii="Times New Roman" w:hAnsi="Times New Roman" w:cs="Times New Roman"/>
          <w:sz w:val="24"/>
          <w:szCs w:val="24"/>
        </w:rPr>
        <w:t>ean M</w:t>
      </w:r>
      <w:r w:rsidRPr="0042523C">
        <w:rPr>
          <w:rFonts w:ascii="Times New Roman" w:hAnsi="Times New Roman" w:cs="Times New Roman"/>
          <w:sz w:val="24"/>
          <w:szCs w:val="24"/>
        </w:rPr>
        <w:t>onod curves for each species</w:t>
      </w:r>
      <w:r w:rsidR="00E81159">
        <w:rPr>
          <w:rFonts w:ascii="Times New Roman" w:hAnsi="Times New Roman" w:cs="Times New Roman"/>
          <w:sz w:val="24"/>
          <w:szCs w:val="24"/>
        </w:rPr>
        <w:t xml:space="preserve"> growth ra</w:t>
      </w:r>
      <w:r w:rsidR="00BC78FC">
        <w:rPr>
          <w:rFonts w:ascii="Times New Roman" w:hAnsi="Times New Roman" w:cs="Times New Roman"/>
          <w:sz w:val="24"/>
          <w:szCs w:val="24"/>
        </w:rPr>
        <w:t>te</w:t>
      </w:r>
      <w:r w:rsidR="0042523C">
        <w:rPr>
          <w:rFonts w:ascii="Times New Roman" w:hAnsi="Times New Roman" w:cs="Times New Roman"/>
          <w:sz w:val="24"/>
          <w:szCs w:val="24"/>
        </w:rPr>
        <w:t xml:space="preserve">. Growth rate </w:t>
      </w:r>
      <w:del w:id="1040" w:author="Garcia Carreras, Bernardo" w:date="2017-02-22T14:54:00Z">
        <w:r w:rsidR="0042523C" w:rsidDel="007837D2">
          <w:rPr>
            <w:rFonts w:ascii="Times New Roman" w:hAnsi="Times New Roman" w:cs="Times New Roman"/>
            <w:sz w:val="24"/>
            <w:szCs w:val="24"/>
          </w:rPr>
          <w:delText xml:space="preserve">μ </w:delText>
        </w:r>
      </w:del>
      <m:oMath>
        <w:ins w:id="1041" w:author="Garcia Carreras, Bernardo" w:date="2017-02-22T14:54:00Z">
          <m:r>
            <w:rPr>
              <w:rFonts w:ascii="Cambria Math" w:hAnsi="Cambria Math" w:cs="Times New Roman"/>
              <w:sz w:val="24"/>
              <w:szCs w:val="24"/>
            </w:rPr>
            <m:t>μ</m:t>
          </m:r>
        </w:ins>
      </m:oMath>
      <w:r w:rsidR="007837D2">
        <w:rPr>
          <w:rFonts w:ascii="Times New Roman" w:hAnsi="Times New Roman" w:cs="Times New Roman"/>
          <w:sz w:val="24"/>
          <w:szCs w:val="24"/>
        </w:rPr>
        <w:t xml:space="preserve"> </w:t>
      </w:r>
      <w:r w:rsidR="0042523C">
        <w:rPr>
          <w:rFonts w:ascii="Times New Roman" w:hAnsi="Times New Roman" w:cs="Times New Roman"/>
          <w:sz w:val="24"/>
          <w:szCs w:val="24"/>
        </w:rPr>
        <w:t>as a function of phosphate concentration in the medium (μmol</w:t>
      </w:r>
      <w:ins w:id="1042" w:author="Garcia Carreras, Bernardo" w:date="2017-02-22T14:53:00Z">
        <w:r w:rsidR="007837D2">
          <w:rPr>
            <w:rFonts w:ascii="Times New Roman" w:hAnsi="Times New Roman" w:cs="Times New Roman"/>
            <w:sz w:val="24"/>
            <w:szCs w:val="24"/>
          </w:rPr>
          <w:t>·</w:t>
        </w:r>
      </w:ins>
      <w:del w:id="1043" w:author="Garcia Carreras, Bernardo" w:date="2017-02-22T14:53:00Z">
        <w:r w:rsidR="0042523C" w:rsidDel="007837D2">
          <w:rPr>
            <w:rFonts w:ascii="Times New Roman" w:hAnsi="Times New Roman" w:cs="Times New Roman"/>
            <w:sz w:val="24"/>
            <w:szCs w:val="24"/>
          </w:rPr>
          <w:delText>.</w:delText>
        </w:r>
      </w:del>
      <w:r w:rsidR="0042523C">
        <w:rPr>
          <w:rFonts w:ascii="Times New Roman" w:hAnsi="Times New Roman" w:cs="Times New Roman"/>
          <w:sz w:val="24"/>
          <w:szCs w:val="24"/>
        </w:rPr>
        <w:t>L</w:t>
      </w:r>
      <w:r w:rsidR="0042523C" w:rsidRPr="0042523C">
        <w:rPr>
          <w:rFonts w:ascii="Times New Roman" w:hAnsi="Times New Roman" w:cs="Times New Roman"/>
          <w:sz w:val="24"/>
          <w:szCs w:val="24"/>
          <w:vertAlign w:val="superscript"/>
        </w:rPr>
        <w:t>-1</w:t>
      </w:r>
      <w:r w:rsidR="0042523C">
        <w:rPr>
          <w:rFonts w:ascii="Times New Roman" w:hAnsi="Times New Roman" w:cs="Times New Roman"/>
          <w:sz w:val="24"/>
          <w:szCs w:val="24"/>
        </w:rPr>
        <w:t>) and temperature (from blue: 15°</w:t>
      </w:r>
      <w:r w:rsidR="00A25B8C">
        <w:rPr>
          <w:rFonts w:ascii="Times New Roman" w:hAnsi="Times New Roman" w:cs="Times New Roman"/>
          <w:sz w:val="24"/>
          <w:szCs w:val="24"/>
        </w:rPr>
        <w:t>C to dark red: 35</w:t>
      </w:r>
      <w:r w:rsidR="0042523C">
        <w:rPr>
          <w:rFonts w:ascii="Times New Roman" w:hAnsi="Times New Roman" w:cs="Times New Roman"/>
          <w:sz w:val="24"/>
          <w:szCs w:val="24"/>
        </w:rPr>
        <w:t>°C).</w:t>
      </w:r>
      <w:r w:rsidR="00950C15">
        <w:rPr>
          <w:rFonts w:ascii="Times New Roman" w:hAnsi="Times New Roman" w:cs="Times New Roman"/>
          <w:sz w:val="24"/>
          <w:szCs w:val="24"/>
        </w:rPr>
        <w:t xml:space="preserve"> Points represent the mean of the 3 replicates.</w:t>
      </w:r>
      <w:r w:rsidR="00C77CB1">
        <w:rPr>
          <w:rFonts w:ascii="Times New Roman" w:hAnsi="Times New Roman" w:cs="Times New Roman"/>
          <w:sz w:val="24"/>
          <w:szCs w:val="24"/>
        </w:rPr>
        <w:t xml:space="preserve"> Note that the phosphate concentration levels in the experiment go from 0.01 to 50 μmol</w:t>
      </w:r>
      <w:ins w:id="1044" w:author="Garcia Carreras, Bernardo" w:date="2017-02-22T14:54:00Z">
        <w:r w:rsidR="007837D2">
          <w:rPr>
            <w:rFonts w:ascii="Times New Roman" w:hAnsi="Times New Roman" w:cs="Times New Roman"/>
            <w:sz w:val="24"/>
            <w:szCs w:val="24"/>
          </w:rPr>
          <w:t>·</w:t>
        </w:r>
      </w:ins>
      <w:del w:id="1045" w:author="Garcia Carreras, Bernardo" w:date="2017-02-22T14:54:00Z">
        <w:r w:rsidR="00C77CB1" w:rsidDel="007837D2">
          <w:rPr>
            <w:rFonts w:ascii="Times New Roman" w:hAnsi="Times New Roman" w:cs="Times New Roman"/>
            <w:sz w:val="24"/>
            <w:szCs w:val="24"/>
          </w:rPr>
          <w:delText>.</w:delText>
        </w:r>
      </w:del>
      <w:r w:rsidR="00C77CB1">
        <w:rPr>
          <w:rFonts w:ascii="Times New Roman" w:hAnsi="Times New Roman" w:cs="Times New Roman"/>
          <w:sz w:val="24"/>
          <w:szCs w:val="24"/>
        </w:rPr>
        <w:t>L</w:t>
      </w:r>
      <w:r w:rsidR="00C77CB1" w:rsidRPr="0042523C">
        <w:rPr>
          <w:rFonts w:ascii="Times New Roman" w:hAnsi="Times New Roman" w:cs="Times New Roman"/>
          <w:sz w:val="24"/>
          <w:szCs w:val="24"/>
          <w:vertAlign w:val="superscript"/>
        </w:rPr>
        <w:t>-1</w:t>
      </w:r>
      <w:r w:rsidR="00454452">
        <w:rPr>
          <w:rFonts w:ascii="Times New Roman" w:hAnsi="Times New Roman" w:cs="Times New Roman"/>
          <w:sz w:val="24"/>
          <w:szCs w:val="24"/>
        </w:rPr>
        <w:t xml:space="preserve"> but</w:t>
      </w:r>
      <w:r w:rsidR="00C77CB1">
        <w:rPr>
          <w:rFonts w:ascii="Times New Roman" w:hAnsi="Times New Roman" w:cs="Times New Roman"/>
          <w:sz w:val="24"/>
          <w:szCs w:val="24"/>
        </w:rPr>
        <w:t xml:space="preserve"> the </w:t>
      </w:r>
      <w:del w:id="1046" w:author="Garcia Carreras, Bernardo" w:date="2017-02-22T14:56:00Z">
        <w:r w:rsidR="00C77CB1" w:rsidDel="007837D2">
          <w:rPr>
            <w:rFonts w:ascii="Times New Roman" w:hAnsi="Times New Roman" w:cs="Times New Roman"/>
            <w:sz w:val="24"/>
            <w:szCs w:val="24"/>
          </w:rPr>
          <w:delText xml:space="preserve">representation </w:delText>
        </w:r>
      </w:del>
      <w:ins w:id="1047" w:author="Garcia Carreras, Bernardo" w:date="2017-02-22T14:56:00Z">
        <w:r w:rsidR="007837D2">
          <w:rPr>
            <w:rFonts w:ascii="Times New Roman" w:hAnsi="Times New Roman" w:cs="Times New Roman"/>
            <w:sz w:val="24"/>
            <w:szCs w:val="24"/>
          </w:rPr>
          <w:t xml:space="preserve">x-axis </w:t>
        </w:r>
      </w:ins>
      <w:r w:rsidR="00C77CB1">
        <w:rPr>
          <w:rFonts w:ascii="Times New Roman" w:hAnsi="Times New Roman" w:cs="Times New Roman"/>
          <w:sz w:val="24"/>
          <w:szCs w:val="24"/>
        </w:rPr>
        <w:t xml:space="preserve">was cut </w:t>
      </w:r>
      <w:del w:id="1048" w:author="Garcia Carreras, Bernardo" w:date="2017-02-22T14:56:00Z">
        <w:r w:rsidR="00C77CB1" w:rsidDel="007837D2">
          <w:rPr>
            <w:rFonts w:ascii="Times New Roman" w:hAnsi="Times New Roman" w:cs="Times New Roman"/>
            <w:sz w:val="24"/>
            <w:szCs w:val="24"/>
          </w:rPr>
          <w:delText xml:space="preserve">to </w:delText>
        </w:r>
      </w:del>
      <w:ins w:id="1049" w:author="Garcia Carreras, Bernardo" w:date="2017-02-22T14:56:00Z">
        <w:r w:rsidR="007837D2">
          <w:rPr>
            <w:rFonts w:ascii="Times New Roman" w:hAnsi="Times New Roman" w:cs="Times New Roman"/>
            <w:sz w:val="24"/>
            <w:szCs w:val="24"/>
          </w:rPr>
          <w:t xml:space="preserve">at </w:t>
        </w:r>
      </w:ins>
      <w:r w:rsidR="00C77CB1">
        <w:rPr>
          <w:rFonts w:ascii="Times New Roman" w:hAnsi="Times New Roman" w:cs="Times New Roman"/>
          <w:sz w:val="24"/>
          <w:szCs w:val="24"/>
        </w:rPr>
        <w:t>8 μmol</w:t>
      </w:r>
      <w:ins w:id="1050" w:author="Garcia Carreras, Bernardo" w:date="2017-02-22T14:54:00Z">
        <w:r w:rsidR="007837D2">
          <w:rPr>
            <w:rFonts w:ascii="Times New Roman" w:hAnsi="Times New Roman" w:cs="Times New Roman"/>
            <w:sz w:val="24"/>
            <w:szCs w:val="24"/>
          </w:rPr>
          <w:t>·</w:t>
        </w:r>
      </w:ins>
      <w:del w:id="1051" w:author="Garcia Carreras, Bernardo" w:date="2017-02-22T14:54:00Z">
        <w:r w:rsidR="00C77CB1" w:rsidDel="007837D2">
          <w:rPr>
            <w:rFonts w:ascii="Times New Roman" w:hAnsi="Times New Roman" w:cs="Times New Roman"/>
            <w:sz w:val="24"/>
            <w:szCs w:val="24"/>
          </w:rPr>
          <w:delText>.</w:delText>
        </w:r>
      </w:del>
      <w:r w:rsidR="00C77CB1">
        <w:rPr>
          <w:rFonts w:ascii="Times New Roman" w:hAnsi="Times New Roman" w:cs="Times New Roman"/>
          <w:sz w:val="24"/>
          <w:szCs w:val="24"/>
        </w:rPr>
        <w:t>L</w:t>
      </w:r>
      <w:r w:rsidR="00C77CB1" w:rsidRPr="0042523C">
        <w:rPr>
          <w:rFonts w:ascii="Times New Roman" w:hAnsi="Times New Roman" w:cs="Times New Roman"/>
          <w:sz w:val="24"/>
          <w:szCs w:val="24"/>
          <w:vertAlign w:val="superscript"/>
        </w:rPr>
        <w:t>-1</w:t>
      </w:r>
      <w:r w:rsidR="00C77CB1">
        <w:rPr>
          <w:rFonts w:ascii="Times New Roman" w:hAnsi="Times New Roman" w:cs="Times New Roman"/>
          <w:sz w:val="24"/>
          <w:szCs w:val="24"/>
        </w:rPr>
        <w:t xml:space="preserve"> </w:t>
      </w:r>
      <w:del w:id="1052" w:author="Garcia Carreras, Bernardo" w:date="2017-02-22T14:56:00Z">
        <w:r w:rsidR="00C77CB1" w:rsidDel="007837D2">
          <w:rPr>
            <w:rFonts w:ascii="Times New Roman" w:hAnsi="Times New Roman" w:cs="Times New Roman"/>
            <w:sz w:val="24"/>
            <w:szCs w:val="24"/>
          </w:rPr>
          <w:delText>to facilitate visualisation of the results</w:delText>
        </w:r>
      </w:del>
      <w:ins w:id="1053" w:author="Garcia Carreras, Bernardo" w:date="2017-02-22T14:56:00Z">
        <w:r w:rsidR="007837D2">
          <w:rPr>
            <w:rFonts w:ascii="Times New Roman" w:hAnsi="Times New Roman" w:cs="Times New Roman"/>
            <w:sz w:val="24"/>
            <w:szCs w:val="24"/>
          </w:rPr>
          <w:t>for clarity</w:t>
        </w:r>
      </w:ins>
      <w:r w:rsidR="00C77CB1">
        <w:rPr>
          <w:rFonts w:ascii="Times New Roman" w:hAnsi="Times New Roman" w:cs="Times New Roman"/>
          <w:sz w:val="24"/>
          <w:szCs w:val="24"/>
        </w:rPr>
        <w:t>.</w:t>
      </w:r>
      <w:r w:rsidR="006B7EB2">
        <w:rPr>
          <w:rFonts w:ascii="Times New Roman" w:hAnsi="Times New Roman" w:cs="Times New Roman"/>
          <w:sz w:val="24"/>
          <w:szCs w:val="24"/>
        </w:rPr>
        <w:t xml:space="preserve"> </w:t>
      </w:r>
      <w:r w:rsidR="006B7EB2">
        <w:rPr>
          <w:rFonts w:ascii="Times New Roman" w:hAnsi="Times New Roman" w:cs="Times New Roman"/>
          <w:b/>
          <w:sz w:val="24"/>
          <w:szCs w:val="24"/>
        </w:rPr>
        <w:t xml:space="preserve">(b) </w:t>
      </w:r>
      <w:ins w:id="1054" w:author="Garcia Carreras, Bernardo" w:date="2017-02-22T14:55:00Z">
        <w:r w:rsidR="007837D2">
          <w:rPr>
            <w:rFonts w:ascii="Times New Roman" w:hAnsi="Times New Roman" w:cs="Times New Roman"/>
            <w:sz w:val="24"/>
            <w:szCs w:val="24"/>
          </w:rPr>
          <w:t>H</w:t>
        </w:r>
      </w:ins>
      <w:del w:id="1055" w:author="Garcia Carreras, Bernardo" w:date="2017-02-22T14:55:00Z">
        <w:r w:rsidR="00D35DE9" w:rsidDel="007837D2">
          <w:rPr>
            <w:rFonts w:ascii="Times New Roman" w:hAnsi="Times New Roman" w:cs="Times New Roman"/>
            <w:sz w:val="24"/>
            <w:szCs w:val="24"/>
          </w:rPr>
          <w:delText>h</w:delText>
        </w:r>
      </w:del>
      <w:r w:rsidR="00D35DE9">
        <w:rPr>
          <w:rFonts w:ascii="Times New Roman" w:hAnsi="Times New Roman" w:cs="Times New Roman"/>
          <w:sz w:val="24"/>
          <w:szCs w:val="24"/>
        </w:rPr>
        <w:t>alf-</w:t>
      </w:r>
      <w:r w:rsidR="006B7EB2" w:rsidRPr="0068451E">
        <w:rPr>
          <w:rFonts w:ascii="Times New Roman" w:hAnsi="Times New Roman" w:cs="Times New Roman"/>
          <w:sz w:val="24"/>
          <w:szCs w:val="24"/>
        </w:rPr>
        <w:t xml:space="preserve">saturation coefficient </w:t>
      </w:r>
      <m:oMath>
        <m:sSub>
          <m:sSubPr>
            <m:ctrlPr>
              <w:ins w:id="1056" w:author="Garcia Carreras, Bernardo" w:date="2017-02-22T14:54:00Z">
                <w:rPr>
                  <w:rFonts w:ascii="Cambria Math" w:hAnsi="Cambria Math" w:cs="Times New Roman"/>
                  <w:i/>
                  <w:sz w:val="24"/>
                  <w:szCs w:val="24"/>
                </w:rPr>
              </w:ins>
            </m:ctrlPr>
          </m:sSubPr>
          <m:e>
            <w:ins w:id="1057" w:author="Garcia Carreras, Bernardo" w:date="2017-02-22T14:54:00Z">
              <m:r>
                <w:rPr>
                  <w:rFonts w:ascii="Cambria Math" w:hAnsi="Cambria Math" w:cs="Times New Roman"/>
                  <w:sz w:val="24"/>
                  <w:szCs w:val="24"/>
                </w:rPr>
                <m:t>K</m:t>
              </m:r>
            </w:ins>
          </m:e>
          <m:sub>
            <w:ins w:id="1058" w:author="Garcia Carreras, Bernardo" w:date="2017-02-22T14:54:00Z">
              <m:r>
                <w:rPr>
                  <w:rFonts w:ascii="Cambria Math" w:hAnsi="Cambria Math" w:cs="Times New Roman"/>
                  <w:sz w:val="24"/>
                  <w:szCs w:val="24"/>
                </w:rPr>
                <m:t>S</m:t>
              </m:r>
            </w:ins>
          </m:sub>
        </m:sSub>
        <w:del w:id="1059" w:author="Garcia Carreras, Bernardo" w:date="2017-02-22T14:54:00Z"/>
      </m:oMath>
      <w:r w:rsidR="006B7EB2" w:rsidDel="007837D2">
        <w:rPr>
          <w:rFonts w:ascii="Times New Roman" w:hAnsi="Times New Roman" w:cs="Times New Roman"/>
          <w:sz w:val="24"/>
          <w:szCs w:val="24"/>
        </w:rPr>
        <w:t>Ks</w:t>
      </w:r>
      <w:del w:id="1060" w:author="Garcia Carreras, Bernardo" w:date="2017-02-22T14:54:00Z">
        <w:r w:rsidR="00D35DE9" w:rsidDel="007837D2">
          <w:rPr>
            <w:rFonts w:ascii="Times New Roman" w:hAnsi="Times New Roman" w:cs="Times New Roman"/>
            <w:sz w:val="24"/>
            <w:szCs w:val="24"/>
          </w:rPr>
          <w:delText xml:space="preserve"> </w:delText>
        </w:r>
      </w:del>
      <w:ins w:id="1061" w:author="Garcia Carreras, Bernardo" w:date="2017-02-22T14:54:00Z">
        <w:r w:rsidR="007837D2">
          <w:rPr>
            <w:rFonts w:ascii="Times New Roman" w:hAnsi="Times New Roman" w:cs="Times New Roman"/>
            <w:sz w:val="24"/>
            <w:szCs w:val="24"/>
          </w:rPr>
          <w:t xml:space="preserve"> </w:t>
        </w:r>
      </w:ins>
      <w:r w:rsidR="00D35DE9">
        <w:rPr>
          <w:rFonts w:ascii="Times New Roman" w:hAnsi="Times New Roman" w:cs="Times New Roman"/>
          <w:sz w:val="24"/>
          <w:szCs w:val="24"/>
        </w:rPr>
        <w:t>(mean ± 95%CI)</w:t>
      </w:r>
      <w:del w:id="1062" w:author="Garcia Carreras, Bernardo" w:date="2017-02-22T14:55:00Z">
        <w:r w:rsidR="006B7EB2" w:rsidDel="007837D2">
          <w:rPr>
            <w:rFonts w:ascii="Times New Roman" w:hAnsi="Times New Roman" w:cs="Times New Roman"/>
            <w:sz w:val="24"/>
            <w:szCs w:val="24"/>
          </w:rPr>
          <w:delText>,</w:delText>
        </w:r>
      </w:del>
      <w:r w:rsidR="006B7EB2">
        <w:rPr>
          <w:rFonts w:ascii="Times New Roman" w:hAnsi="Times New Roman" w:cs="Times New Roman"/>
          <w:sz w:val="24"/>
          <w:szCs w:val="24"/>
        </w:rPr>
        <w:t xml:space="preserve"> </w:t>
      </w:r>
      <w:r w:rsidR="00AB5751" w:rsidRPr="00AB5751">
        <w:rPr>
          <w:rFonts w:ascii="Times New Roman" w:hAnsi="Times New Roman" w:cs="Times New Roman"/>
          <w:b/>
          <w:sz w:val="24"/>
          <w:szCs w:val="24"/>
          <w:rPrChange w:id="1063" w:author="Garcia Carreras, Bernardo" w:date="2017-02-22T14:55:00Z">
            <w:rPr>
              <w:rFonts w:ascii="Times New Roman" w:hAnsi="Times New Roman" w:cs="Times New Roman"/>
              <w:sz w:val="24"/>
              <w:szCs w:val="24"/>
            </w:rPr>
          </w:rPrChange>
        </w:rPr>
        <w:t>(c)</w:t>
      </w:r>
      <w:r w:rsidR="006B7EB2">
        <w:rPr>
          <w:rFonts w:ascii="Times New Roman" w:hAnsi="Times New Roman" w:cs="Times New Roman"/>
          <w:sz w:val="24"/>
          <w:szCs w:val="24"/>
        </w:rPr>
        <w:t xml:space="preserve"> </w:t>
      </w:r>
      <w:del w:id="1064" w:author="Garcia Carreras, Bernardo" w:date="2017-02-22T14:55:00Z">
        <w:r w:rsidR="006B7EB2" w:rsidDel="007837D2">
          <w:rPr>
            <w:rFonts w:ascii="Times New Roman" w:hAnsi="Times New Roman" w:cs="Times New Roman"/>
            <w:sz w:val="24"/>
            <w:szCs w:val="24"/>
          </w:rPr>
          <w:delText xml:space="preserve">maximum </w:delText>
        </w:r>
      </w:del>
      <w:ins w:id="1065" w:author="Garcia Carreras, Bernardo" w:date="2017-02-22T14:55:00Z">
        <w:r w:rsidR="007837D2">
          <w:rPr>
            <w:rFonts w:ascii="Times New Roman" w:hAnsi="Times New Roman" w:cs="Times New Roman"/>
            <w:sz w:val="24"/>
            <w:szCs w:val="24"/>
          </w:rPr>
          <w:t xml:space="preserve">Maximum </w:t>
        </w:r>
      </w:ins>
      <w:r w:rsidR="006B7EB2">
        <w:rPr>
          <w:rFonts w:ascii="Times New Roman" w:hAnsi="Times New Roman" w:cs="Times New Roman"/>
          <w:sz w:val="24"/>
          <w:szCs w:val="24"/>
        </w:rPr>
        <w:t xml:space="preserve">growth rate </w:t>
      </w:r>
      <m:oMath>
        <m:sSub>
          <m:sSubPr>
            <m:ctrlPr>
              <w:ins w:id="1066" w:author="Garcia Carreras, Bernardo" w:date="2017-02-22T14:54:00Z">
                <w:rPr>
                  <w:rFonts w:ascii="Cambria Math" w:hAnsi="Cambria Math" w:cs="Times New Roman"/>
                  <w:i/>
                  <w:sz w:val="24"/>
                  <w:szCs w:val="24"/>
                </w:rPr>
              </w:ins>
            </m:ctrlPr>
          </m:sSubPr>
          <m:e>
            <w:ins w:id="1067" w:author="Garcia Carreras, Bernardo" w:date="2017-02-22T14:54:00Z">
              <m:r>
                <w:rPr>
                  <w:rFonts w:ascii="Cambria Math" w:hAnsi="Cambria Math" w:cs="Times New Roman"/>
                  <w:sz w:val="24"/>
                  <w:szCs w:val="24"/>
                </w:rPr>
                <m:t>μ</m:t>
              </m:r>
            </w:ins>
          </m:e>
          <m:sub>
            <w:ins w:id="1068" w:author="Garcia Carreras, Bernardo" w:date="2017-02-22T14:54:00Z">
              <m:r>
                <m:rPr>
                  <m:nor/>
                </m:rPr>
                <w:rPr>
                  <w:rFonts w:ascii="Cambria Math" w:hAnsi="Cambria Math" w:cs="Times New Roman"/>
                  <w:sz w:val="24"/>
                  <w:szCs w:val="24"/>
                </w:rPr>
                <m:t>max</m:t>
              </m:r>
            </w:ins>
          </m:sub>
        </m:sSub>
        <w:del w:id="1069" w:author="Garcia Carreras, Bernardo" w:date="2017-02-22T14:54:00Z"/>
      </m:oMath>
      <w:r w:rsidR="006B7EB2" w:rsidDel="007837D2">
        <w:rPr>
          <w:rFonts w:ascii="Times New Roman" w:hAnsi="Times New Roman" w:cs="Times New Roman"/>
          <w:sz w:val="24"/>
          <w:szCs w:val="24"/>
        </w:rPr>
        <w:t>μmax</w:t>
      </w:r>
      <w:del w:id="1070" w:author="Garcia Carreras, Bernardo" w:date="2017-02-22T14:54:00Z">
        <w:r w:rsidR="00D35DE9" w:rsidDel="007837D2">
          <w:rPr>
            <w:rFonts w:ascii="Times New Roman" w:hAnsi="Times New Roman" w:cs="Times New Roman"/>
            <w:sz w:val="24"/>
            <w:szCs w:val="24"/>
          </w:rPr>
          <w:delText xml:space="preserve"> </w:delText>
        </w:r>
      </w:del>
      <w:ins w:id="1071" w:author="Garcia Carreras, Bernardo" w:date="2017-02-22T14:54:00Z">
        <w:r w:rsidR="007837D2">
          <w:rPr>
            <w:rFonts w:ascii="Times New Roman" w:hAnsi="Times New Roman" w:cs="Times New Roman"/>
            <w:sz w:val="24"/>
            <w:szCs w:val="24"/>
          </w:rPr>
          <w:t xml:space="preserve"> </w:t>
        </w:r>
      </w:ins>
      <w:r w:rsidR="00D35DE9">
        <w:rPr>
          <w:rFonts w:ascii="Times New Roman" w:hAnsi="Times New Roman" w:cs="Times New Roman"/>
          <w:sz w:val="24"/>
          <w:szCs w:val="24"/>
        </w:rPr>
        <w:t>(mean ± 95%CI)</w:t>
      </w:r>
      <w:r w:rsidR="006B7EB2">
        <w:rPr>
          <w:rFonts w:ascii="Times New Roman" w:hAnsi="Times New Roman" w:cs="Times New Roman"/>
          <w:sz w:val="24"/>
          <w:szCs w:val="24"/>
        </w:rPr>
        <w:t>.</w:t>
      </w:r>
    </w:p>
    <w:p w:rsidR="00756992" w:rsidRDefault="00E81159">
      <w:pPr>
        <w:spacing w:line="240" w:lineRule="auto"/>
        <w:jc w:val="both"/>
        <w:rPr>
          <w:rFonts w:ascii="Times New Roman" w:hAnsi="Times New Roman" w:cs="Times New Roman"/>
          <w:b/>
          <w:sz w:val="24"/>
          <w:szCs w:val="24"/>
        </w:rPr>
        <w:pPrChange w:id="1072" w:author="Garcia Carreras, Bernardo" w:date="2017-03-15T20:33:00Z">
          <w:pPr>
            <w:spacing w:line="480" w:lineRule="auto"/>
            <w:jc w:val="both"/>
          </w:pPr>
        </w:pPrChange>
      </w:pPr>
      <w:r>
        <w:rPr>
          <w:rFonts w:ascii="Times New Roman" w:hAnsi="Times New Roman" w:cs="Times New Roman"/>
          <w:sz w:val="24"/>
          <w:szCs w:val="24"/>
        </w:rPr>
        <w:br w:type="page"/>
      </w:r>
    </w:p>
    <w:p w:rsidR="00756992" w:rsidRDefault="00027FBE">
      <w:pPr>
        <w:spacing w:line="240" w:lineRule="auto"/>
        <w:jc w:val="both"/>
        <w:rPr>
          <w:rFonts w:ascii="Times New Roman" w:hAnsi="Times New Roman" w:cs="Times New Roman"/>
          <w:b/>
          <w:sz w:val="24"/>
          <w:szCs w:val="24"/>
        </w:rPr>
        <w:pPrChange w:id="1073" w:author="Garcia Carreras, Bernardo" w:date="2017-03-15T20:33:00Z">
          <w:pPr>
            <w:spacing w:line="480" w:lineRule="auto"/>
            <w:jc w:val="both"/>
          </w:pPr>
        </w:pPrChange>
      </w:pPr>
      <w:r>
        <w:rPr>
          <w:rFonts w:ascii="Times New Roman" w:hAnsi="Times New Roman" w:cs="Times New Roman"/>
          <w:b/>
          <w:sz w:val="24"/>
          <w:szCs w:val="24"/>
        </w:rPr>
        <w:lastRenderedPageBreak/>
        <w:t xml:space="preserve"> </w:t>
      </w:r>
      <w:r w:rsidR="00D35DE9">
        <w:rPr>
          <w:rFonts w:ascii="Times New Roman" w:hAnsi="Times New Roman" w:cs="Times New Roman"/>
          <w:b/>
          <w:noProof/>
          <w:sz w:val="24"/>
          <w:szCs w:val="24"/>
          <w:lang w:val="en-US"/>
        </w:rPr>
        <w:drawing>
          <wp:inline distT="0" distB="0" distL="0" distR="0">
            <wp:extent cx="5725795" cy="5067300"/>
            <wp:effectExtent l="0" t="0" r="8255" b="0"/>
            <wp:docPr id="7" name="Picture 7" descr="C:\Users\eb516\Mes Documents\POST-DOC\Lab strains algae competition project\Photosynthesis - Respiration\acclimated physiology\FrrFr data\all_2_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516\Mes Documents\POST-DOC\Lab strains algae competition project\Photosynthesis - Respiration\acclimated physiology\FrrFr data\all_2_plots.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5795" cy="5067300"/>
                    </a:xfrm>
                    <a:prstGeom prst="rect">
                      <a:avLst/>
                    </a:prstGeom>
                    <a:noFill/>
                    <a:ln>
                      <a:noFill/>
                    </a:ln>
                  </pic:spPr>
                </pic:pic>
              </a:graphicData>
            </a:graphic>
          </wp:inline>
        </w:drawing>
      </w:r>
    </w:p>
    <w:p w:rsidR="00756992" w:rsidRDefault="00D35DE9">
      <w:pPr>
        <w:pStyle w:val="Heading2"/>
        <w:spacing w:line="240" w:lineRule="auto"/>
        <w:pPrChange w:id="1074" w:author="Garcia Carreras, Bernardo" w:date="2017-03-15T20:33:00Z">
          <w:pPr>
            <w:pStyle w:val="Heading2"/>
          </w:pPr>
        </w:pPrChange>
      </w:pPr>
      <w:r>
        <w:t>Fig 2:</w:t>
      </w:r>
    </w:p>
    <w:p w:rsidR="00756992" w:rsidRDefault="00297BA7">
      <w:pPr>
        <w:spacing w:line="240" w:lineRule="auto"/>
        <w:jc w:val="both"/>
        <w:rPr>
          <w:rFonts w:ascii="Times New Roman" w:hAnsi="Times New Roman" w:cs="Times New Roman"/>
          <w:sz w:val="24"/>
          <w:szCs w:val="24"/>
        </w:rPr>
        <w:pPrChange w:id="1075" w:author="Garcia Carreras, Bernardo" w:date="2017-03-15T20:33:00Z">
          <w:pPr>
            <w:spacing w:line="480" w:lineRule="auto"/>
            <w:jc w:val="both"/>
          </w:pPr>
        </w:pPrChange>
      </w:pPr>
      <w:r>
        <w:rPr>
          <w:rFonts w:ascii="Times New Roman" w:hAnsi="Times New Roman" w:cs="Times New Roman"/>
          <w:b/>
          <w:sz w:val="24"/>
          <w:szCs w:val="24"/>
        </w:rPr>
        <w:t xml:space="preserve"> </w:t>
      </w:r>
      <w:proofErr w:type="gramStart"/>
      <w:r w:rsidR="00482C93">
        <w:rPr>
          <w:rFonts w:ascii="Times New Roman" w:hAnsi="Times New Roman" w:cs="Times New Roman"/>
          <w:b/>
          <w:sz w:val="24"/>
          <w:szCs w:val="24"/>
        </w:rPr>
        <w:t xml:space="preserve">(a) </w:t>
      </w:r>
      <w:commentRangeStart w:id="1076"/>
      <w:r w:rsidR="00D35DE9">
        <w:rPr>
          <w:rFonts w:ascii="Times New Roman" w:hAnsi="Times New Roman" w:cs="Times New Roman"/>
          <w:sz w:val="24"/>
          <w:szCs w:val="24"/>
        </w:rPr>
        <w:t>R</w:t>
      </w:r>
      <w:r w:rsidR="000544DD">
        <w:rPr>
          <w:rFonts w:ascii="Times New Roman" w:hAnsi="Times New Roman" w:cs="Times New Roman"/>
          <w:sz w:val="24"/>
          <w:szCs w:val="24"/>
        </w:rPr>
        <w:t xml:space="preserve">ate of electron transport </w:t>
      </w:r>
      <w:commentRangeEnd w:id="1076"/>
      <w:r w:rsidR="00A354FC">
        <w:rPr>
          <w:rStyle w:val="CommentReference"/>
        </w:rPr>
        <w:commentReference w:id="1076"/>
      </w:r>
      <w:proofErr w:type="spellStart"/>
      <w:r w:rsidR="000544DD">
        <w:rPr>
          <w:rFonts w:ascii="Times New Roman" w:hAnsi="Times New Roman" w:cs="Times New Roman"/>
          <w:sz w:val="24"/>
          <w:szCs w:val="24"/>
        </w:rPr>
        <w:t>rP</w:t>
      </w:r>
      <w:proofErr w:type="spellEnd"/>
      <w:r w:rsidR="000544DD">
        <w:rPr>
          <w:rFonts w:ascii="Times New Roman" w:hAnsi="Times New Roman" w:cs="Times New Roman"/>
          <w:sz w:val="24"/>
          <w:szCs w:val="24"/>
        </w:rPr>
        <w:t xml:space="preserve"> at </w:t>
      </w:r>
      <w:ins w:id="1077" w:author="Garcia Carreras, Bernardo" w:date="2017-02-22T15:00:00Z">
        <w:r w:rsidR="0060287F">
          <w:rPr>
            <w:rFonts w:ascii="Times New Roman" w:hAnsi="Times New Roman" w:cs="Times New Roman"/>
            <w:sz w:val="24"/>
            <w:szCs w:val="24"/>
          </w:rPr>
          <w:t xml:space="preserve">a light intensity of </w:t>
        </w:r>
      </w:ins>
      <w:r w:rsidR="000544DD">
        <w:rPr>
          <w:rFonts w:ascii="Times New Roman" w:hAnsi="Times New Roman" w:cs="Times New Roman"/>
          <w:sz w:val="24"/>
          <w:szCs w:val="24"/>
        </w:rPr>
        <w:t xml:space="preserve">158 </w:t>
      </w:r>
      <w:r w:rsidR="000544DD" w:rsidRPr="00845DCE">
        <w:rPr>
          <w:rFonts w:ascii="Times New Roman" w:eastAsia="Calibri" w:hAnsi="Times New Roman" w:cs="Times New Roman"/>
          <w:sz w:val="24"/>
          <w:szCs w:val="24"/>
          <w:lang w:val="en-US"/>
        </w:rPr>
        <w:t>µmol</w:t>
      </w:r>
      <w:ins w:id="1078" w:author="Garcia Carreras, Bernardo" w:date="2017-02-22T14:57:00Z">
        <w:r w:rsidR="0060287F">
          <w:rPr>
            <w:rFonts w:ascii="Times New Roman" w:hAnsi="Times New Roman" w:cs="Times New Roman"/>
            <w:sz w:val="24"/>
            <w:szCs w:val="24"/>
          </w:rPr>
          <w:t>·</w:t>
        </w:r>
      </w:ins>
      <w:del w:id="1079" w:author="Garcia Carreras, Bernardo" w:date="2017-02-22T14:57:00Z">
        <w:r w:rsidR="000544DD" w:rsidRPr="00845DCE" w:rsidDel="0060287F">
          <w:rPr>
            <w:rFonts w:ascii="Times New Roman" w:eastAsia="Calibri" w:hAnsi="Times New Roman" w:cs="Times New Roman"/>
            <w:sz w:val="24"/>
            <w:szCs w:val="24"/>
            <w:lang w:val="en-US"/>
          </w:rPr>
          <w:delText xml:space="preserve"> </w:delText>
        </w:r>
      </w:del>
      <w:r w:rsidR="000544DD" w:rsidRPr="00845DCE">
        <w:rPr>
          <w:rFonts w:ascii="Times New Roman" w:eastAsia="Calibri" w:hAnsi="Times New Roman" w:cs="Times New Roman"/>
          <w:sz w:val="24"/>
          <w:szCs w:val="24"/>
          <w:lang w:val="en-US"/>
        </w:rPr>
        <w:t>m</w:t>
      </w:r>
      <w:r w:rsidR="000544DD" w:rsidRPr="00845DCE">
        <w:rPr>
          <w:rFonts w:ascii="Times New Roman" w:eastAsia="Calibri" w:hAnsi="Times New Roman" w:cs="Times New Roman"/>
          <w:sz w:val="24"/>
          <w:szCs w:val="24"/>
          <w:vertAlign w:val="superscript"/>
          <w:lang w:val="en-US"/>
        </w:rPr>
        <w:t>-2</w:t>
      </w:r>
      <w:ins w:id="1080" w:author="Garcia Carreras, Bernardo" w:date="2017-02-22T14:57:00Z">
        <w:r w:rsidR="0060287F">
          <w:rPr>
            <w:rFonts w:ascii="Times New Roman" w:hAnsi="Times New Roman" w:cs="Times New Roman"/>
            <w:sz w:val="24"/>
            <w:szCs w:val="24"/>
          </w:rPr>
          <w:t>·</w:t>
        </w:r>
      </w:ins>
      <w:del w:id="1081" w:author="Garcia Carreras, Bernardo" w:date="2017-02-22T14:57:00Z">
        <w:r w:rsidR="000544DD" w:rsidRPr="00845DCE" w:rsidDel="0060287F">
          <w:rPr>
            <w:rFonts w:ascii="Times New Roman" w:eastAsia="Calibri" w:hAnsi="Times New Roman" w:cs="Times New Roman"/>
            <w:sz w:val="24"/>
            <w:szCs w:val="24"/>
            <w:lang w:val="en-US"/>
          </w:rPr>
          <w:delText xml:space="preserve"> </w:delText>
        </w:r>
      </w:del>
      <w:r w:rsidR="000544DD" w:rsidRPr="00845DCE">
        <w:rPr>
          <w:rFonts w:ascii="Times New Roman" w:eastAsia="Calibri" w:hAnsi="Times New Roman" w:cs="Times New Roman"/>
          <w:sz w:val="24"/>
          <w:szCs w:val="24"/>
          <w:lang w:val="en-US"/>
        </w:rPr>
        <w:t>s</w:t>
      </w:r>
      <w:r w:rsidR="000544DD" w:rsidRPr="00845DCE">
        <w:rPr>
          <w:rFonts w:ascii="Times New Roman" w:eastAsia="Calibri" w:hAnsi="Times New Roman" w:cs="Times New Roman"/>
          <w:sz w:val="24"/>
          <w:szCs w:val="24"/>
          <w:vertAlign w:val="superscript"/>
          <w:lang w:val="en-US"/>
        </w:rPr>
        <w:t>-1</w:t>
      </w:r>
      <w:r w:rsidRPr="0039173A">
        <w:rPr>
          <w:rFonts w:ascii="Times New Roman" w:hAnsi="Times New Roman" w:cs="Times New Roman"/>
          <w:sz w:val="24"/>
          <w:szCs w:val="24"/>
        </w:rPr>
        <w:t xml:space="preserve"> </w:t>
      </w:r>
      <w:del w:id="1082" w:author="Garcia Carreras, Bernardo" w:date="2017-02-22T15:00:00Z">
        <w:r w:rsidR="000544DD" w:rsidDel="0060287F">
          <w:rPr>
            <w:rFonts w:ascii="Times New Roman" w:hAnsi="Times New Roman" w:cs="Times New Roman"/>
            <w:sz w:val="24"/>
            <w:szCs w:val="24"/>
          </w:rPr>
          <w:delText xml:space="preserve">light intensity </w:delText>
        </w:r>
      </w:del>
      <w:r w:rsidRPr="0039173A">
        <w:rPr>
          <w:rFonts w:ascii="Times New Roman" w:hAnsi="Times New Roman" w:cs="Times New Roman"/>
          <w:sz w:val="24"/>
          <w:szCs w:val="24"/>
        </w:rPr>
        <w:t xml:space="preserve">for each species </w:t>
      </w:r>
      <w:del w:id="1083" w:author="Garcia Carreras, Bernardo" w:date="2017-02-22T15:00:00Z">
        <w:r w:rsidRPr="0039173A" w:rsidDel="0060287F">
          <w:rPr>
            <w:rFonts w:ascii="Times New Roman" w:hAnsi="Times New Roman" w:cs="Times New Roman"/>
            <w:sz w:val="24"/>
            <w:szCs w:val="24"/>
          </w:rPr>
          <w:delText xml:space="preserve">depending </w:delText>
        </w:r>
      </w:del>
      <w:ins w:id="1084" w:author="Garcia Carreras, Bernardo" w:date="2017-02-22T15:00:00Z">
        <w:r w:rsidR="0060287F">
          <w:rPr>
            <w:rFonts w:ascii="Times New Roman" w:hAnsi="Times New Roman" w:cs="Times New Roman"/>
            <w:sz w:val="24"/>
            <w:szCs w:val="24"/>
          </w:rPr>
          <w:t xml:space="preserve">as a function of </w:t>
        </w:r>
      </w:ins>
      <w:del w:id="1085" w:author="Garcia Carreras, Bernardo" w:date="2017-02-22T15:00:00Z">
        <w:r w:rsidRPr="0039173A" w:rsidDel="0060287F">
          <w:rPr>
            <w:rFonts w:ascii="Times New Roman" w:hAnsi="Times New Roman" w:cs="Times New Roman"/>
            <w:sz w:val="24"/>
            <w:szCs w:val="24"/>
          </w:rPr>
          <w:delText xml:space="preserve">on </w:delText>
        </w:r>
      </w:del>
      <w:r w:rsidRPr="0039173A">
        <w:rPr>
          <w:rFonts w:ascii="Times New Roman" w:hAnsi="Times New Roman" w:cs="Times New Roman"/>
          <w:sz w:val="24"/>
          <w:szCs w:val="24"/>
        </w:rPr>
        <w:t>temperature and phosphate concentration</w:t>
      </w:r>
      <w:r w:rsidR="002C1448">
        <w:rPr>
          <w:rFonts w:ascii="Times New Roman" w:hAnsi="Times New Roman" w:cs="Times New Roman"/>
          <w:sz w:val="24"/>
          <w:szCs w:val="24"/>
        </w:rPr>
        <w:t xml:space="preserve"> (white, low phosphate concentration, green, high phosphate concentration)</w:t>
      </w:r>
      <w:r w:rsidRPr="0039173A">
        <w:rPr>
          <w:rFonts w:ascii="Times New Roman" w:hAnsi="Times New Roman" w:cs="Times New Roman"/>
          <w:sz w:val="24"/>
          <w:szCs w:val="24"/>
        </w:rPr>
        <w:t>.</w:t>
      </w:r>
      <w:proofErr w:type="gramEnd"/>
      <w:r w:rsidR="00027FBE">
        <w:rPr>
          <w:rFonts w:ascii="Times New Roman" w:hAnsi="Times New Roman" w:cs="Times New Roman"/>
          <w:sz w:val="24"/>
          <w:szCs w:val="24"/>
        </w:rPr>
        <w:t xml:space="preserve"> Significance levels are </w:t>
      </w:r>
      <w:del w:id="1086" w:author="Garcia Carreras, Bernardo" w:date="2017-02-22T15:01:00Z">
        <w:r w:rsidR="00027FBE" w:rsidDel="0060287F">
          <w:rPr>
            <w:rFonts w:ascii="Times New Roman" w:hAnsi="Times New Roman" w:cs="Times New Roman"/>
            <w:sz w:val="24"/>
            <w:szCs w:val="24"/>
          </w:rPr>
          <w:delText xml:space="preserve">for </w:delText>
        </w:r>
      </w:del>
      <w:ins w:id="1087" w:author="Garcia Carreras, Bernardo" w:date="2017-02-22T15:01:00Z">
        <w:r w:rsidR="0060287F">
          <w:rPr>
            <w:rFonts w:ascii="Times New Roman" w:hAnsi="Times New Roman" w:cs="Times New Roman"/>
            <w:sz w:val="24"/>
            <w:szCs w:val="24"/>
          </w:rPr>
          <w:t xml:space="preserve">given by the </w:t>
        </w:r>
      </w:ins>
      <w:r w:rsidR="00027FBE">
        <w:rPr>
          <w:rFonts w:ascii="Times New Roman" w:hAnsi="Times New Roman" w:cs="Times New Roman"/>
          <w:sz w:val="24"/>
          <w:szCs w:val="24"/>
        </w:rPr>
        <w:t xml:space="preserve">contrast analyses </w:t>
      </w:r>
      <w:del w:id="1088" w:author="Garcia Carreras, Bernardo" w:date="2017-02-22T15:01:00Z">
        <w:r w:rsidR="00027FBE" w:rsidDel="0060287F">
          <w:rPr>
            <w:rFonts w:ascii="Times New Roman" w:hAnsi="Times New Roman" w:cs="Times New Roman"/>
            <w:sz w:val="24"/>
            <w:szCs w:val="24"/>
          </w:rPr>
          <w:delText xml:space="preserve">of the </w:delText>
        </w:r>
        <w:r w:rsidR="00D35DE9" w:rsidDel="0060287F">
          <w:rPr>
            <w:rFonts w:ascii="Times New Roman" w:hAnsi="Times New Roman" w:cs="Times New Roman"/>
            <w:sz w:val="24"/>
            <w:szCs w:val="24"/>
          </w:rPr>
          <w:delText xml:space="preserve">models: </w:delText>
        </w:r>
        <w:r w:rsidR="00027FBE" w:rsidDel="0060287F">
          <w:rPr>
            <w:rFonts w:ascii="Times New Roman" w:hAnsi="Times New Roman" w:cs="Times New Roman"/>
            <w:sz w:val="24"/>
            <w:szCs w:val="24"/>
          </w:rPr>
          <w:delText xml:space="preserve">contrasts </w:delText>
        </w:r>
      </w:del>
      <w:r w:rsidR="00027FBE">
        <w:rPr>
          <w:rFonts w:ascii="Times New Roman" w:hAnsi="Times New Roman" w:cs="Times New Roman"/>
          <w:sz w:val="24"/>
          <w:szCs w:val="24"/>
        </w:rPr>
        <w:t>between 15 and 25°C by species averaged across phosphate levels</w:t>
      </w:r>
      <w:r w:rsidR="001142CF">
        <w:rPr>
          <w:rFonts w:ascii="Times New Roman" w:hAnsi="Times New Roman" w:cs="Times New Roman"/>
          <w:sz w:val="24"/>
          <w:szCs w:val="24"/>
        </w:rPr>
        <w:t xml:space="preserve"> </w:t>
      </w:r>
      <w:ins w:id="1089" w:author="Garcia Carreras, Bernardo" w:date="2017-02-22T15:01:00Z">
        <w:r w:rsidR="0060287F">
          <w:rPr>
            <w:rFonts w:ascii="Times New Roman" w:hAnsi="Times New Roman" w:cs="Times New Roman"/>
            <w:sz w:val="24"/>
            <w:szCs w:val="24"/>
          </w:rPr>
          <w:t>(</w:t>
        </w:r>
      </w:ins>
      <w:r w:rsidR="001142CF">
        <w:rPr>
          <w:rFonts w:ascii="Times New Roman" w:hAnsi="Times New Roman" w:cs="Times New Roman"/>
          <w:sz w:val="24"/>
          <w:szCs w:val="24"/>
        </w:rPr>
        <w:t>as there is only a simple interaction species by temperature</w:t>
      </w:r>
      <w:ins w:id="1090" w:author="Garcia Carreras, Bernardo" w:date="2017-02-22T15:01:00Z">
        <w:r w:rsidR="0060287F">
          <w:rPr>
            <w:rFonts w:ascii="Times New Roman" w:hAnsi="Times New Roman" w:cs="Times New Roman"/>
            <w:sz w:val="24"/>
            <w:szCs w:val="24"/>
          </w:rPr>
          <w:t>)</w:t>
        </w:r>
      </w:ins>
      <w:r w:rsidR="00027FBE">
        <w:rPr>
          <w:rFonts w:ascii="Times New Roman" w:hAnsi="Times New Roman" w:cs="Times New Roman"/>
          <w:sz w:val="24"/>
          <w:szCs w:val="24"/>
        </w:rPr>
        <w:t xml:space="preserve">. </w:t>
      </w:r>
      <w:r w:rsidR="00D35DE9">
        <w:rPr>
          <w:rFonts w:ascii="Times New Roman" w:hAnsi="Times New Roman" w:cs="Times New Roman"/>
          <w:sz w:val="24"/>
          <w:szCs w:val="24"/>
        </w:rPr>
        <w:t xml:space="preserve"> </w:t>
      </w:r>
      <w:r w:rsidR="00AB5751" w:rsidRPr="00AB5751">
        <w:rPr>
          <w:rFonts w:ascii="Times New Roman" w:hAnsi="Times New Roman" w:cs="Times New Roman"/>
          <w:b/>
          <w:sz w:val="24"/>
          <w:szCs w:val="24"/>
          <w:rPrChange w:id="1091" w:author="Garcia Carreras, Bernardo" w:date="2017-02-22T15:01:00Z">
            <w:rPr>
              <w:rFonts w:ascii="Times New Roman" w:hAnsi="Times New Roman" w:cs="Times New Roman"/>
              <w:sz w:val="24"/>
              <w:szCs w:val="24"/>
            </w:rPr>
          </w:rPrChange>
        </w:rPr>
        <w:t>(b)</w:t>
      </w:r>
      <w:r w:rsidR="00AA51E6">
        <w:rPr>
          <w:rFonts w:ascii="Times New Roman" w:hAnsi="Times New Roman" w:cs="Times New Roman"/>
          <w:sz w:val="24"/>
          <w:szCs w:val="24"/>
        </w:rPr>
        <w:t xml:space="preserve"> </w:t>
      </w:r>
      <w:del w:id="1092" w:author="Garcia Carreras, Bernardo" w:date="2017-02-22T15:01:00Z">
        <w:r w:rsidR="00AA51E6" w:rsidDel="0060287F">
          <w:rPr>
            <w:rFonts w:ascii="Times New Roman" w:hAnsi="Times New Roman" w:cs="Times New Roman"/>
            <w:sz w:val="24"/>
            <w:szCs w:val="24"/>
          </w:rPr>
          <w:delText>Representation of the e</w:delText>
        </w:r>
      </w:del>
      <w:ins w:id="1093" w:author="Garcia Carreras, Bernardo" w:date="2017-02-22T15:01:00Z">
        <w:r w:rsidR="0060287F">
          <w:rPr>
            <w:rFonts w:ascii="Times New Roman" w:hAnsi="Times New Roman" w:cs="Times New Roman"/>
            <w:sz w:val="24"/>
            <w:szCs w:val="24"/>
          </w:rPr>
          <w:t>E</w:t>
        </w:r>
      </w:ins>
      <w:r w:rsidR="00AA51E6">
        <w:rPr>
          <w:rFonts w:ascii="Times New Roman" w:hAnsi="Times New Roman" w:cs="Times New Roman"/>
          <w:sz w:val="24"/>
          <w:szCs w:val="24"/>
        </w:rPr>
        <w:t xml:space="preserve">ffect of </w:t>
      </w:r>
      <w:proofErr w:type="spellStart"/>
      <w:r w:rsidR="00AA51E6">
        <w:rPr>
          <w:rFonts w:ascii="Times New Roman" w:hAnsi="Times New Roman" w:cs="Times New Roman"/>
          <w:sz w:val="24"/>
          <w:szCs w:val="24"/>
        </w:rPr>
        <w:t>rP</w:t>
      </w:r>
      <w:proofErr w:type="spellEnd"/>
      <w:r w:rsidR="00AA51E6">
        <w:rPr>
          <w:rFonts w:ascii="Times New Roman" w:hAnsi="Times New Roman" w:cs="Times New Roman"/>
          <w:sz w:val="24"/>
          <w:szCs w:val="24"/>
        </w:rPr>
        <w:t>, temperature and species identity on species growth</w:t>
      </w:r>
      <w:ins w:id="1094" w:author="Garcia Carreras, Bernardo" w:date="2017-02-22T15:01:00Z">
        <w:r w:rsidR="0060287F">
          <w:rPr>
            <w:rFonts w:ascii="Times New Roman" w:hAnsi="Times New Roman" w:cs="Times New Roman"/>
            <w:sz w:val="24"/>
            <w:szCs w:val="24"/>
          </w:rPr>
          <w:t xml:space="preserve"> rate</w:t>
        </w:r>
      </w:ins>
      <w:del w:id="1095" w:author="Garcia Carreras, Bernardo" w:date="2017-02-22T15:02:00Z">
        <w:r w:rsidR="00AA51E6" w:rsidDel="0060287F">
          <w:rPr>
            <w:rFonts w:ascii="Times New Roman" w:hAnsi="Times New Roman" w:cs="Times New Roman"/>
            <w:sz w:val="24"/>
            <w:szCs w:val="24"/>
          </w:rPr>
          <w:delText xml:space="preserve"> with the visreg package</w:delText>
        </w:r>
      </w:del>
      <w:r w:rsidR="00AA51E6">
        <w:rPr>
          <w:rFonts w:ascii="Times New Roman" w:hAnsi="Times New Roman" w:cs="Times New Roman"/>
          <w:sz w:val="24"/>
          <w:szCs w:val="24"/>
        </w:rPr>
        <w:t>.</w:t>
      </w:r>
    </w:p>
    <w:p w:rsidR="00756992" w:rsidRDefault="00756992">
      <w:pPr>
        <w:spacing w:line="240" w:lineRule="auto"/>
        <w:jc w:val="both"/>
        <w:rPr>
          <w:rFonts w:ascii="Times New Roman" w:hAnsi="Times New Roman" w:cs="Times New Roman"/>
          <w:b/>
          <w:sz w:val="24"/>
          <w:szCs w:val="24"/>
        </w:rPr>
        <w:pPrChange w:id="1096" w:author="Garcia Carreras, Bernardo" w:date="2017-03-15T20:33:00Z">
          <w:pPr>
            <w:spacing w:line="480" w:lineRule="auto"/>
            <w:jc w:val="both"/>
          </w:pPr>
        </w:pPrChange>
      </w:pPr>
    </w:p>
    <w:p w:rsidR="00756992" w:rsidRDefault="00502F1A">
      <w:pPr>
        <w:spacing w:line="240" w:lineRule="auto"/>
        <w:rPr>
          <w:rFonts w:ascii="Times New Roman" w:hAnsi="Times New Roman" w:cs="Times New Roman"/>
          <w:b/>
          <w:sz w:val="24"/>
          <w:szCs w:val="24"/>
        </w:rPr>
        <w:pPrChange w:id="1097" w:author="Garcia Carreras, Bernardo" w:date="2017-03-15T20:33:00Z">
          <w:pPr/>
        </w:pPrChange>
      </w:pPr>
      <w:r>
        <w:rPr>
          <w:rFonts w:ascii="Times New Roman" w:hAnsi="Times New Roman" w:cs="Times New Roman"/>
          <w:b/>
          <w:sz w:val="24"/>
          <w:szCs w:val="24"/>
        </w:rPr>
        <w:br w:type="page"/>
      </w:r>
    </w:p>
    <w:p w:rsidR="00756992" w:rsidRDefault="00756992">
      <w:pPr>
        <w:spacing w:line="240" w:lineRule="auto"/>
        <w:jc w:val="both"/>
        <w:rPr>
          <w:rFonts w:ascii="Times New Roman" w:hAnsi="Times New Roman" w:cs="Times New Roman"/>
          <w:b/>
          <w:sz w:val="24"/>
          <w:szCs w:val="24"/>
        </w:rPr>
        <w:pPrChange w:id="1098" w:author="Garcia Carreras, Bernardo" w:date="2017-03-15T20:33:00Z">
          <w:pPr>
            <w:spacing w:line="480" w:lineRule="auto"/>
            <w:jc w:val="both"/>
          </w:pPr>
        </w:pPrChange>
      </w:pPr>
    </w:p>
    <w:p w:rsidR="00756992" w:rsidRDefault="008C705C">
      <w:pPr>
        <w:spacing w:line="240" w:lineRule="auto"/>
        <w:jc w:val="both"/>
        <w:rPr>
          <w:rFonts w:ascii="Times New Roman" w:hAnsi="Times New Roman" w:cs="Times New Roman"/>
          <w:sz w:val="24"/>
          <w:szCs w:val="24"/>
        </w:rPr>
        <w:pPrChange w:id="1099" w:author="Garcia Carreras, Bernardo" w:date="2017-03-15T20:33:00Z">
          <w:pPr>
            <w:spacing w:line="480" w:lineRule="auto"/>
            <w:jc w:val="both"/>
          </w:pPr>
        </w:pPrChange>
      </w:pPr>
      <w:r>
        <w:rPr>
          <w:rFonts w:ascii="Times New Roman" w:hAnsi="Times New Roman" w:cs="Times New Roman"/>
          <w:noProof/>
          <w:sz w:val="24"/>
          <w:szCs w:val="24"/>
          <w:lang w:val="en-US"/>
        </w:rPr>
        <w:drawing>
          <wp:inline distT="0" distB="0" distL="0" distR="0">
            <wp:extent cx="5725795" cy="7554595"/>
            <wp:effectExtent l="0" t="0" r="8255" b="8255"/>
            <wp:docPr id="15" name="Picture 15" descr="C:\Users\eb516\Mes Documents\POST-DOC\Articles postdoc\Article competition phosphate\Analyses article compet phosphate\plot_percent_cells_day14_speciesAfocal - 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516\Mes Documents\POST-DOC\Articles postdoc\Article competition phosphate\Analyses article compet phosphate\plot_percent_cells_day14_speciesAfocal - complex.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5795" cy="7554595"/>
                    </a:xfrm>
                    <a:prstGeom prst="rect">
                      <a:avLst/>
                    </a:prstGeom>
                    <a:noFill/>
                    <a:ln>
                      <a:noFill/>
                    </a:ln>
                  </pic:spPr>
                </pic:pic>
              </a:graphicData>
            </a:graphic>
          </wp:inline>
        </w:drawing>
      </w:r>
    </w:p>
    <w:p w:rsidR="00756992" w:rsidRDefault="00455C09">
      <w:pPr>
        <w:pStyle w:val="Heading2"/>
        <w:spacing w:line="240" w:lineRule="auto"/>
        <w:pPrChange w:id="1100" w:author="Garcia Carreras, Bernardo" w:date="2017-03-15T20:33:00Z">
          <w:pPr>
            <w:pStyle w:val="Heading2"/>
          </w:pPr>
        </w:pPrChange>
      </w:pPr>
      <w:r w:rsidRPr="00502F1A">
        <w:t xml:space="preserve">Fig. </w:t>
      </w:r>
      <w:r w:rsidR="00761254">
        <w:t>3</w:t>
      </w:r>
      <w:r w:rsidR="00BC78FC">
        <w:t xml:space="preserve">: </w:t>
      </w:r>
    </w:p>
    <w:p w:rsidR="00756992" w:rsidRDefault="00BC78FC">
      <w:pPr>
        <w:spacing w:line="240" w:lineRule="auto"/>
        <w:jc w:val="both"/>
        <w:rPr>
          <w:rFonts w:ascii="Times New Roman" w:hAnsi="Times New Roman" w:cs="Times New Roman"/>
          <w:sz w:val="24"/>
          <w:szCs w:val="24"/>
        </w:rPr>
        <w:pPrChange w:id="1101" w:author="Garcia Carreras, Bernardo" w:date="2017-03-15T20:33:00Z">
          <w:pPr>
            <w:spacing w:line="480" w:lineRule="auto"/>
            <w:jc w:val="both"/>
          </w:pPr>
        </w:pPrChange>
      </w:pPr>
      <w:proofErr w:type="gramStart"/>
      <w:r>
        <w:rPr>
          <w:rFonts w:ascii="Times New Roman" w:hAnsi="Times New Roman" w:cs="Times New Roman"/>
          <w:sz w:val="24"/>
          <w:szCs w:val="24"/>
        </w:rPr>
        <w:t>C</w:t>
      </w:r>
      <w:r w:rsidR="00455C09">
        <w:rPr>
          <w:rFonts w:ascii="Times New Roman" w:hAnsi="Times New Roman" w:cs="Times New Roman"/>
          <w:sz w:val="24"/>
          <w:szCs w:val="24"/>
        </w:rPr>
        <w:t>ompetition between species.</w:t>
      </w:r>
      <w:proofErr w:type="gramEnd"/>
      <w:r w:rsidR="00455C09">
        <w:rPr>
          <w:rFonts w:ascii="Times New Roman" w:hAnsi="Times New Roman" w:cs="Times New Roman"/>
          <w:sz w:val="24"/>
          <w:szCs w:val="24"/>
        </w:rPr>
        <w:t xml:space="preserve"> For each pair of species, the proportion of cells</w:t>
      </w:r>
      <w:r w:rsidR="00502F1A">
        <w:rPr>
          <w:rFonts w:ascii="Times New Roman" w:hAnsi="Times New Roman" w:cs="Times New Roman"/>
          <w:sz w:val="24"/>
          <w:szCs w:val="24"/>
        </w:rPr>
        <w:t xml:space="preserve"> from</w:t>
      </w:r>
      <w:r w:rsidR="00455C09">
        <w:rPr>
          <w:rFonts w:ascii="Times New Roman" w:hAnsi="Times New Roman" w:cs="Times New Roman"/>
          <w:sz w:val="24"/>
          <w:szCs w:val="24"/>
        </w:rPr>
        <w:t xml:space="preserve"> </w:t>
      </w:r>
      <w:r w:rsidR="00A560C2">
        <w:rPr>
          <w:rFonts w:ascii="Times New Roman" w:hAnsi="Times New Roman" w:cs="Times New Roman"/>
          <w:sz w:val="24"/>
          <w:szCs w:val="24"/>
        </w:rPr>
        <w:t>species A</w:t>
      </w:r>
      <w:r w:rsidR="00455C09">
        <w:rPr>
          <w:rFonts w:ascii="Times New Roman" w:hAnsi="Times New Roman" w:cs="Times New Roman"/>
          <w:sz w:val="24"/>
          <w:szCs w:val="24"/>
        </w:rPr>
        <w:t xml:space="preserve"> over the total number of cells</w:t>
      </w:r>
      <w:r w:rsidR="001E7AEA">
        <w:rPr>
          <w:rFonts w:ascii="Times New Roman" w:hAnsi="Times New Roman" w:cs="Times New Roman"/>
          <w:sz w:val="24"/>
          <w:szCs w:val="24"/>
        </w:rPr>
        <w:t xml:space="preserve"> at day 14</w:t>
      </w:r>
      <w:r w:rsidR="00455C09">
        <w:rPr>
          <w:rFonts w:ascii="Times New Roman" w:hAnsi="Times New Roman" w:cs="Times New Roman"/>
          <w:sz w:val="24"/>
          <w:szCs w:val="24"/>
        </w:rPr>
        <w:t>. Colo</w:t>
      </w:r>
      <w:r w:rsidR="00FE250E">
        <w:rPr>
          <w:rFonts w:ascii="Times New Roman" w:hAnsi="Times New Roman" w:cs="Times New Roman"/>
          <w:sz w:val="24"/>
          <w:szCs w:val="24"/>
        </w:rPr>
        <w:t>u</w:t>
      </w:r>
      <w:r w:rsidR="00455C09">
        <w:rPr>
          <w:rFonts w:ascii="Times New Roman" w:hAnsi="Times New Roman" w:cs="Times New Roman"/>
          <w:sz w:val="24"/>
          <w:szCs w:val="24"/>
        </w:rPr>
        <w:t>rs represent the temperature of the trial, blue: 15°C, red: 25°</w:t>
      </w:r>
      <w:r w:rsidR="00F7086F">
        <w:rPr>
          <w:rFonts w:ascii="Times New Roman" w:hAnsi="Times New Roman" w:cs="Times New Roman"/>
          <w:sz w:val="24"/>
          <w:szCs w:val="24"/>
        </w:rPr>
        <w:t>C;</w:t>
      </w:r>
      <w:r w:rsidR="00455C09">
        <w:rPr>
          <w:rFonts w:ascii="Times New Roman" w:hAnsi="Times New Roman" w:cs="Times New Roman"/>
          <w:sz w:val="24"/>
          <w:szCs w:val="24"/>
        </w:rPr>
        <w:t xml:space="preserve"> and fills represent the nutrient conditions of the trial, white: non-saturated </w:t>
      </w:r>
      <w:r w:rsidR="00455C09">
        <w:rPr>
          <w:rFonts w:ascii="Times New Roman" w:hAnsi="Times New Roman" w:cs="Times New Roman"/>
          <w:sz w:val="24"/>
          <w:szCs w:val="24"/>
        </w:rPr>
        <w:lastRenderedPageBreak/>
        <w:t>nutrient solution (1 μmol</w:t>
      </w:r>
      <w:ins w:id="1102" w:author="Garcia Carreras, Bernardo" w:date="2017-02-22T14:59:00Z">
        <w:r w:rsidR="0060287F">
          <w:rPr>
            <w:rFonts w:ascii="Times New Roman" w:hAnsi="Times New Roman" w:cs="Times New Roman"/>
            <w:sz w:val="24"/>
            <w:szCs w:val="24"/>
          </w:rPr>
          <w:t>·</w:t>
        </w:r>
      </w:ins>
      <w:del w:id="1103" w:author="Garcia Carreras, Bernardo" w:date="2017-02-22T14:59:00Z">
        <w:r w:rsidR="00455C09" w:rsidDel="0060287F">
          <w:rPr>
            <w:rFonts w:ascii="Times New Roman" w:hAnsi="Times New Roman" w:cs="Times New Roman"/>
            <w:sz w:val="24"/>
            <w:szCs w:val="24"/>
          </w:rPr>
          <w:delText>.</w:delText>
        </w:r>
      </w:del>
      <w:r w:rsidR="00455C09">
        <w:rPr>
          <w:rFonts w:ascii="Times New Roman" w:hAnsi="Times New Roman" w:cs="Times New Roman"/>
          <w:sz w:val="24"/>
          <w:szCs w:val="24"/>
        </w:rPr>
        <w:t>L</w:t>
      </w:r>
      <w:r w:rsidR="00455C09" w:rsidRPr="0042523C">
        <w:rPr>
          <w:rFonts w:ascii="Times New Roman" w:hAnsi="Times New Roman" w:cs="Times New Roman"/>
          <w:sz w:val="24"/>
          <w:szCs w:val="24"/>
          <w:vertAlign w:val="superscript"/>
        </w:rPr>
        <w:t>-1</w:t>
      </w:r>
      <w:r w:rsidR="00455C09">
        <w:rPr>
          <w:rFonts w:ascii="Times New Roman" w:hAnsi="Times New Roman" w:cs="Times New Roman"/>
          <w:sz w:val="24"/>
          <w:szCs w:val="24"/>
        </w:rPr>
        <w:t xml:space="preserve"> of phosphate), green, saturated nutrient solution (30 μmol</w:t>
      </w:r>
      <w:ins w:id="1104" w:author="Garcia Carreras, Bernardo" w:date="2017-02-22T14:59:00Z">
        <w:r w:rsidR="0060287F">
          <w:rPr>
            <w:rFonts w:ascii="Times New Roman" w:hAnsi="Times New Roman" w:cs="Times New Roman"/>
            <w:sz w:val="24"/>
            <w:szCs w:val="24"/>
          </w:rPr>
          <w:t>·</w:t>
        </w:r>
      </w:ins>
      <w:del w:id="1105" w:author="Garcia Carreras, Bernardo" w:date="2017-02-22T14:59:00Z">
        <w:r w:rsidR="00455C09" w:rsidDel="0060287F">
          <w:rPr>
            <w:rFonts w:ascii="Times New Roman" w:hAnsi="Times New Roman" w:cs="Times New Roman"/>
            <w:sz w:val="24"/>
            <w:szCs w:val="24"/>
          </w:rPr>
          <w:delText>.</w:delText>
        </w:r>
      </w:del>
      <w:r w:rsidR="00455C09">
        <w:rPr>
          <w:rFonts w:ascii="Times New Roman" w:hAnsi="Times New Roman" w:cs="Times New Roman"/>
          <w:sz w:val="24"/>
          <w:szCs w:val="24"/>
        </w:rPr>
        <w:t>L</w:t>
      </w:r>
      <w:r w:rsidR="00455C09" w:rsidRPr="0042523C">
        <w:rPr>
          <w:rFonts w:ascii="Times New Roman" w:hAnsi="Times New Roman" w:cs="Times New Roman"/>
          <w:sz w:val="24"/>
          <w:szCs w:val="24"/>
          <w:vertAlign w:val="superscript"/>
        </w:rPr>
        <w:t>-1</w:t>
      </w:r>
      <w:r w:rsidR="00455C09">
        <w:rPr>
          <w:rFonts w:ascii="Times New Roman" w:hAnsi="Times New Roman" w:cs="Times New Roman"/>
          <w:sz w:val="24"/>
          <w:szCs w:val="24"/>
        </w:rPr>
        <w:t xml:space="preserve"> of phosphate).</w:t>
      </w:r>
      <w:r w:rsidR="005B09EE">
        <w:rPr>
          <w:rFonts w:ascii="Times New Roman" w:hAnsi="Times New Roman" w:cs="Times New Roman"/>
          <w:sz w:val="24"/>
          <w:szCs w:val="24"/>
        </w:rPr>
        <w:t xml:space="preserve"> </w:t>
      </w:r>
      <w:proofErr w:type="spellStart"/>
      <w:r w:rsidR="005B09EE">
        <w:rPr>
          <w:rFonts w:ascii="Times New Roman" w:hAnsi="Times New Roman" w:cs="Times New Roman"/>
          <w:sz w:val="24"/>
          <w:szCs w:val="24"/>
        </w:rPr>
        <w:t>Boxplots</w:t>
      </w:r>
      <w:proofErr w:type="spellEnd"/>
      <w:r w:rsidR="005B09EE">
        <w:rPr>
          <w:rFonts w:ascii="Times New Roman" w:hAnsi="Times New Roman" w:cs="Times New Roman"/>
          <w:sz w:val="24"/>
          <w:szCs w:val="24"/>
        </w:rPr>
        <w:t xml:space="preserve"> represent the</w:t>
      </w:r>
      <w:r w:rsidR="00922C6B">
        <w:rPr>
          <w:rFonts w:ascii="Times New Roman" w:hAnsi="Times New Roman" w:cs="Times New Roman"/>
          <w:sz w:val="24"/>
          <w:szCs w:val="24"/>
        </w:rPr>
        <w:t xml:space="preserve"> values of the</w:t>
      </w:r>
      <w:r w:rsidR="005B09EE">
        <w:rPr>
          <w:rFonts w:ascii="Times New Roman" w:hAnsi="Times New Roman" w:cs="Times New Roman"/>
          <w:sz w:val="24"/>
          <w:szCs w:val="24"/>
        </w:rPr>
        <w:t xml:space="preserve"> 6 replicates per condition.</w:t>
      </w:r>
      <w:r w:rsidR="001E7AEA">
        <w:rPr>
          <w:rFonts w:ascii="Times New Roman" w:hAnsi="Times New Roman" w:cs="Times New Roman"/>
          <w:sz w:val="24"/>
          <w:szCs w:val="24"/>
        </w:rPr>
        <w:t xml:space="preserve"> The dotted line represents the situation where 50% of the total </w:t>
      </w:r>
      <w:proofErr w:type="gramStart"/>
      <w:r w:rsidR="001E7AEA">
        <w:rPr>
          <w:rFonts w:ascii="Times New Roman" w:hAnsi="Times New Roman" w:cs="Times New Roman"/>
          <w:sz w:val="24"/>
          <w:szCs w:val="24"/>
        </w:rPr>
        <w:t>number of ce</w:t>
      </w:r>
      <w:r w:rsidR="00A560C2">
        <w:rPr>
          <w:rFonts w:ascii="Times New Roman" w:hAnsi="Times New Roman" w:cs="Times New Roman"/>
          <w:sz w:val="24"/>
          <w:szCs w:val="24"/>
        </w:rPr>
        <w:t>lls pertain</w:t>
      </w:r>
      <w:proofErr w:type="gramEnd"/>
      <w:r w:rsidR="00A560C2">
        <w:rPr>
          <w:rFonts w:ascii="Times New Roman" w:hAnsi="Times New Roman" w:cs="Times New Roman"/>
          <w:sz w:val="24"/>
          <w:szCs w:val="24"/>
        </w:rPr>
        <w:t xml:space="preserve"> to the species A</w:t>
      </w:r>
      <w:r w:rsidR="001E7AEA">
        <w:rPr>
          <w:rFonts w:ascii="Times New Roman" w:hAnsi="Times New Roman" w:cs="Times New Roman"/>
          <w:sz w:val="24"/>
          <w:szCs w:val="24"/>
        </w:rPr>
        <w:t>.</w:t>
      </w:r>
      <w:r w:rsidR="008C705C">
        <w:rPr>
          <w:rFonts w:ascii="Times New Roman" w:hAnsi="Times New Roman" w:cs="Times New Roman"/>
          <w:sz w:val="24"/>
          <w:szCs w:val="24"/>
        </w:rPr>
        <w:t xml:space="preserve"> The three panels outlined in black represent </w:t>
      </w:r>
      <w:del w:id="1106" w:author="Garcia Carreras, Bernardo" w:date="2017-02-22T15:03:00Z">
        <w:r w:rsidR="008C705C" w:rsidDel="00A354FC">
          <w:rPr>
            <w:rFonts w:ascii="Times New Roman" w:hAnsi="Times New Roman" w:cs="Times New Roman"/>
            <w:sz w:val="24"/>
            <w:szCs w:val="24"/>
          </w:rPr>
          <w:delText xml:space="preserve">3 </w:delText>
        </w:r>
      </w:del>
      <w:ins w:id="1107" w:author="Garcia Carreras, Bernardo" w:date="2017-02-22T15:03:00Z">
        <w:r w:rsidR="00A354FC">
          <w:rPr>
            <w:rFonts w:ascii="Times New Roman" w:hAnsi="Times New Roman" w:cs="Times New Roman"/>
            <w:sz w:val="24"/>
            <w:szCs w:val="24"/>
          </w:rPr>
          <w:t xml:space="preserve">three </w:t>
        </w:r>
      </w:ins>
      <w:r w:rsidR="008C705C">
        <w:rPr>
          <w:rFonts w:ascii="Times New Roman" w:hAnsi="Times New Roman" w:cs="Times New Roman"/>
          <w:sz w:val="24"/>
          <w:szCs w:val="24"/>
        </w:rPr>
        <w:t>case studies that are developed above, the competition</w:t>
      </w:r>
      <w:ins w:id="1108" w:author="Garcia Carreras, Bernardo" w:date="2017-02-22T15:03:00Z">
        <w:r w:rsidR="00A354FC">
          <w:rPr>
            <w:rFonts w:ascii="Times New Roman" w:hAnsi="Times New Roman" w:cs="Times New Roman"/>
            <w:sz w:val="24"/>
            <w:szCs w:val="24"/>
          </w:rPr>
          <w:t>s</w:t>
        </w:r>
      </w:ins>
      <w:r w:rsidR="008C705C">
        <w:rPr>
          <w:rFonts w:ascii="Times New Roman" w:hAnsi="Times New Roman" w:cs="Times New Roman"/>
          <w:sz w:val="24"/>
          <w:szCs w:val="24"/>
        </w:rPr>
        <w:t xml:space="preserve"> between </w:t>
      </w:r>
      <w:proofErr w:type="spellStart"/>
      <w:r w:rsidR="008C705C" w:rsidRPr="008C705C">
        <w:rPr>
          <w:rFonts w:ascii="Times New Roman" w:hAnsi="Times New Roman" w:cs="Times New Roman"/>
          <w:i/>
          <w:sz w:val="24"/>
          <w:szCs w:val="24"/>
        </w:rPr>
        <w:t>Ankistrodesmus-Chlamydomonas</w:t>
      </w:r>
      <w:proofErr w:type="spellEnd"/>
      <w:r w:rsidR="008C705C">
        <w:rPr>
          <w:rFonts w:ascii="Times New Roman" w:hAnsi="Times New Roman" w:cs="Times New Roman"/>
          <w:sz w:val="24"/>
          <w:szCs w:val="24"/>
        </w:rPr>
        <w:t xml:space="preserve">, </w:t>
      </w:r>
      <w:proofErr w:type="spellStart"/>
      <w:r w:rsidR="008C705C" w:rsidRPr="008C705C">
        <w:rPr>
          <w:rFonts w:ascii="Times New Roman" w:hAnsi="Times New Roman" w:cs="Times New Roman"/>
          <w:i/>
          <w:sz w:val="24"/>
          <w:szCs w:val="24"/>
        </w:rPr>
        <w:t>Chlamydomonas</w:t>
      </w:r>
      <w:proofErr w:type="spellEnd"/>
      <w:r w:rsidR="008C705C" w:rsidRPr="008C705C">
        <w:rPr>
          <w:rFonts w:ascii="Times New Roman" w:hAnsi="Times New Roman" w:cs="Times New Roman"/>
          <w:i/>
          <w:sz w:val="24"/>
          <w:szCs w:val="24"/>
        </w:rPr>
        <w:t>-Chlorella</w:t>
      </w:r>
      <w:r w:rsidR="008C705C">
        <w:rPr>
          <w:rFonts w:ascii="Times New Roman" w:hAnsi="Times New Roman" w:cs="Times New Roman"/>
          <w:sz w:val="24"/>
          <w:szCs w:val="24"/>
        </w:rPr>
        <w:t xml:space="preserve"> and </w:t>
      </w:r>
      <w:r w:rsidR="008C705C" w:rsidRPr="008C705C">
        <w:rPr>
          <w:rFonts w:ascii="Times New Roman" w:hAnsi="Times New Roman" w:cs="Times New Roman"/>
          <w:i/>
          <w:sz w:val="24"/>
          <w:szCs w:val="24"/>
        </w:rPr>
        <w:t>Chlorella-</w:t>
      </w:r>
      <w:proofErr w:type="spellStart"/>
      <w:r w:rsidR="008C705C" w:rsidRPr="008C705C">
        <w:rPr>
          <w:rFonts w:ascii="Times New Roman" w:hAnsi="Times New Roman" w:cs="Times New Roman"/>
          <w:i/>
          <w:sz w:val="24"/>
          <w:szCs w:val="24"/>
        </w:rPr>
        <w:t>Scenedesmus</w:t>
      </w:r>
      <w:proofErr w:type="spellEnd"/>
      <w:r w:rsidR="008C705C">
        <w:rPr>
          <w:rFonts w:ascii="Times New Roman" w:hAnsi="Times New Roman" w:cs="Times New Roman"/>
          <w:sz w:val="24"/>
          <w:szCs w:val="24"/>
        </w:rPr>
        <w:t xml:space="preserve">. In the developed case study, the first graph represents the outcome of the competition model for each temperature and phosphate level. These outcomes </w:t>
      </w:r>
      <w:del w:id="1109" w:author="Garcia Carreras, Bernardo" w:date="2017-02-22T15:03:00Z">
        <w:r w:rsidR="008C705C" w:rsidDel="00A354FC">
          <w:rPr>
            <w:rFonts w:ascii="Times New Roman" w:hAnsi="Times New Roman" w:cs="Times New Roman"/>
            <w:sz w:val="24"/>
            <w:szCs w:val="24"/>
          </w:rPr>
          <w:delText xml:space="preserve">are quite similar to the </w:delText>
        </w:r>
      </w:del>
      <w:ins w:id="1110" w:author="Garcia Carreras, Bernardo" w:date="2017-02-22T15:03:00Z">
        <w:r w:rsidR="00A354FC">
          <w:rPr>
            <w:rFonts w:ascii="Times New Roman" w:hAnsi="Times New Roman" w:cs="Times New Roman"/>
            <w:sz w:val="24"/>
            <w:szCs w:val="24"/>
          </w:rPr>
          <w:t xml:space="preserve">agree with </w:t>
        </w:r>
      </w:ins>
      <w:r w:rsidR="008C705C">
        <w:rPr>
          <w:rFonts w:ascii="Times New Roman" w:hAnsi="Times New Roman" w:cs="Times New Roman"/>
          <w:sz w:val="24"/>
          <w:szCs w:val="24"/>
        </w:rPr>
        <w:t xml:space="preserve">observed competition outcomes. The second and third graphs represent the difference in </w:t>
      </w:r>
      <w:r w:rsidR="008C705C" w:rsidRPr="008C705C">
        <w:rPr>
          <w:rFonts w:ascii="Times New Roman" w:hAnsi="Times New Roman" w:cs="Times New Roman"/>
          <w:sz w:val="24"/>
          <w:szCs w:val="24"/>
        </w:rPr>
        <w:t xml:space="preserve">predicted </w:t>
      </w:r>
      <m:oMath>
        <m:sSub>
          <m:sSubPr>
            <m:ctrlPr>
              <w:ins w:id="1111" w:author="Garcia Carreras, Bernardo" w:date="2017-02-22T15:06:00Z">
                <w:rPr>
                  <w:rFonts w:ascii="Cambria Math" w:hAnsi="Cambria Math" w:cs="Times New Roman"/>
                  <w:i/>
                  <w:sz w:val="24"/>
                  <w:szCs w:val="24"/>
                </w:rPr>
              </w:ins>
            </m:ctrlPr>
          </m:sSubPr>
          <m:e>
            <w:ins w:id="1112" w:author="Garcia Carreras, Bernardo" w:date="2017-02-22T15:06:00Z">
              <m:r>
                <w:rPr>
                  <w:rFonts w:ascii="Cambria Math" w:hAnsi="Cambria Math" w:cs="Times New Roman"/>
                  <w:sz w:val="24"/>
                  <w:szCs w:val="24"/>
                </w:rPr>
                <m:t>μ</m:t>
              </m:r>
            </w:ins>
          </m:e>
          <m:sub>
            <w:ins w:id="1113" w:author="Garcia Carreras, Bernardo" w:date="2017-02-22T15:06:00Z">
              <m:r>
                <m:rPr>
                  <m:nor/>
                </m:rPr>
                <w:rPr>
                  <w:rFonts w:ascii="Cambria Math" w:hAnsi="Cambria Math" w:cs="Times New Roman"/>
                  <w:sz w:val="24"/>
                  <w:szCs w:val="24"/>
                </w:rPr>
                <m:t>max</m:t>
              </m:r>
            </w:ins>
          </m:sub>
        </m:sSub>
        <w:ins w:id="1114" w:author="Garcia Carreras, Bernardo" w:date="2017-03-14T20:32:00Z"/>
      </m:oMath>
      <w:r w:rsidR="00C74D4B">
        <w:rPr>
          <w:rFonts w:ascii="Times New Roman" w:hAnsi="Times New Roman" w:cs="Times New Roman"/>
          <w:sz w:val="24"/>
          <w:szCs w:val="24"/>
        </w:rPr>
        <w:t xml:space="preserve"> </w:t>
      </w:r>
      <w:del w:id="1115" w:author="Garcia Carreras, Bernardo" w:date="2017-02-22T15:06:00Z">
        <w:r w:rsidR="008C705C" w:rsidRPr="008C705C" w:rsidDel="00623FD6">
          <w:rPr>
            <w:rFonts w:ascii="Times New Roman" w:hAnsi="Times New Roman" w:cs="Times New Roman"/>
            <w:sz w:val="24"/>
            <w:szCs w:val="24"/>
          </w:rPr>
          <w:delText>maximum growth rates</w:delText>
        </w:r>
        <w:r w:rsidR="008C705C" w:rsidDel="00623FD6">
          <w:rPr>
            <w:rFonts w:ascii="Times New Roman" w:hAnsi="Times New Roman" w:cs="Times New Roman"/>
            <w:sz w:val="24"/>
            <w:szCs w:val="24"/>
          </w:rPr>
          <w:delText xml:space="preserve"> </w:delText>
        </w:r>
      </w:del>
      <w:r w:rsidR="008C705C">
        <w:rPr>
          <w:rFonts w:ascii="Times New Roman" w:hAnsi="Times New Roman" w:cs="Times New Roman"/>
          <w:sz w:val="24"/>
          <w:szCs w:val="24"/>
        </w:rPr>
        <w:t xml:space="preserve">and </w:t>
      </w:r>
      <w:del w:id="1116" w:author="Garcia Carreras, Bernardo" w:date="2017-02-22T15:06:00Z">
        <w:r w:rsidR="008C705C" w:rsidDel="00623FD6">
          <w:rPr>
            <w:rFonts w:ascii="Times New Roman" w:hAnsi="Times New Roman" w:cs="Times New Roman"/>
            <w:sz w:val="24"/>
            <w:szCs w:val="24"/>
          </w:rPr>
          <w:delText xml:space="preserve">predicted </w:delText>
        </w:r>
      </w:del>
      <m:oMath>
        <m:sSub>
          <m:sSubPr>
            <m:ctrlPr>
              <w:ins w:id="1117" w:author="Garcia Carreras, Bernardo" w:date="2017-02-22T15:06:00Z">
                <w:rPr>
                  <w:rFonts w:ascii="Cambria Math" w:hAnsi="Cambria Math" w:cs="Times New Roman"/>
                  <w:i/>
                  <w:sz w:val="24"/>
                  <w:szCs w:val="24"/>
                </w:rPr>
              </w:ins>
            </m:ctrlPr>
          </m:sSubPr>
          <m:e>
            <w:ins w:id="1118" w:author="Garcia Carreras, Bernardo" w:date="2017-02-22T15:06:00Z">
              <m:r>
                <w:rPr>
                  <w:rFonts w:ascii="Cambria Math" w:hAnsi="Cambria Math" w:cs="Times New Roman"/>
                  <w:sz w:val="24"/>
                  <w:szCs w:val="24"/>
                </w:rPr>
                <m:t>K</m:t>
              </m:r>
            </w:ins>
          </m:e>
          <m:sub>
            <w:ins w:id="1119" w:author="Garcia Carreras, Bernardo" w:date="2017-02-22T15:06:00Z">
              <m:r>
                <w:rPr>
                  <w:rFonts w:ascii="Cambria Math" w:hAnsi="Cambria Math" w:cs="Times New Roman"/>
                  <w:sz w:val="24"/>
                  <w:szCs w:val="24"/>
                </w:rPr>
                <m:t>S</m:t>
              </m:r>
            </w:ins>
          </m:sub>
        </m:sSub>
        <w:del w:id="1120" w:author="Garcia Carreras, Bernardo" w:date="2017-02-22T15:06:00Z"/>
      </m:oMath>
      <w:r w:rsidR="008C705C" w:rsidDel="00623FD6">
        <w:rPr>
          <w:rFonts w:ascii="Times New Roman" w:hAnsi="Times New Roman" w:cs="Times New Roman"/>
          <w:sz w:val="24"/>
          <w:szCs w:val="24"/>
        </w:rPr>
        <w:t>half-saturation constant</w:t>
      </w:r>
      <w:del w:id="1121" w:author="Garcia Carreras, Bernardo" w:date="2017-02-22T15:06:00Z">
        <w:r w:rsidR="008C705C" w:rsidRPr="008C705C" w:rsidDel="00623FD6">
          <w:rPr>
            <w:rFonts w:ascii="Times New Roman" w:hAnsi="Times New Roman" w:cs="Times New Roman"/>
            <w:sz w:val="24"/>
            <w:szCs w:val="24"/>
          </w:rPr>
          <w:delText xml:space="preserve"> </w:delText>
        </w:r>
      </w:del>
      <w:ins w:id="1122" w:author="Garcia Carreras, Bernardo" w:date="2017-02-22T15:06:00Z">
        <w:r w:rsidR="00623FD6">
          <w:rPr>
            <w:rFonts w:ascii="Times New Roman" w:hAnsi="Times New Roman" w:cs="Times New Roman"/>
            <w:sz w:val="24"/>
            <w:szCs w:val="24"/>
          </w:rPr>
          <w:t xml:space="preserve"> </w:t>
        </w:r>
      </w:ins>
      <w:r w:rsidR="008C705C" w:rsidRPr="008C705C">
        <w:rPr>
          <w:rFonts w:ascii="Times New Roman" w:hAnsi="Times New Roman" w:cs="Times New Roman"/>
          <w:sz w:val="24"/>
          <w:szCs w:val="24"/>
        </w:rPr>
        <w:t>extracted from the Monod model</w:t>
      </w:r>
      <w:ins w:id="1123" w:author="Garcia Carreras, Bernardo" w:date="2017-02-22T15:06:00Z">
        <w:r w:rsidR="00623FD6">
          <w:rPr>
            <w:rFonts w:ascii="Times New Roman" w:hAnsi="Times New Roman" w:cs="Times New Roman"/>
            <w:sz w:val="24"/>
            <w:szCs w:val="24"/>
          </w:rPr>
          <w:t>s</w:t>
        </w:r>
      </w:ins>
      <w:r w:rsidR="008C705C" w:rsidRPr="008C705C">
        <w:rPr>
          <w:rFonts w:ascii="Times New Roman" w:hAnsi="Times New Roman" w:cs="Times New Roman"/>
          <w:sz w:val="24"/>
          <w:szCs w:val="24"/>
        </w:rPr>
        <w:t xml:space="preserve"> between pair</w:t>
      </w:r>
      <w:ins w:id="1124" w:author="Garcia Carreras, Bernardo" w:date="2017-02-22T15:07:00Z">
        <w:r w:rsidR="00623FD6">
          <w:rPr>
            <w:rFonts w:ascii="Times New Roman" w:hAnsi="Times New Roman" w:cs="Times New Roman"/>
            <w:sz w:val="24"/>
            <w:szCs w:val="24"/>
          </w:rPr>
          <w:t>s</w:t>
        </w:r>
      </w:ins>
      <w:r w:rsidR="008C705C" w:rsidRPr="008C705C">
        <w:rPr>
          <w:rFonts w:ascii="Times New Roman" w:hAnsi="Times New Roman" w:cs="Times New Roman"/>
          <w:sz w:val="24"/>
          <w:szCs w:val="24"/>
        </w:rPr>
        <w:t xml:space="preserve"> of species</w:t>
      </w:r>
      <w:r w:rsidR="008C705C">
        <w:rPr>
          <w:rFonts w:ascii="Times New Roman" w:hAnsi="Times New Roman" w:cs="Times New Roman"/>
          <w:sz w:val="24"/>
          <w:szCs w:val="24"/>
        </w:rPr>
        <w:t xml:space="preserve"> for each temperature, which are fed to the competition models.</w:t>
      </w:r>
    </w:p>
    <w:p w:rsidR="00756992" w:rsidRDefault="00D25449">
      <w:pPr>
        <w:spacing w:line="240" w:lineRule="auto"/>
        <w:rPr>
          <w:rFonts w:ascii="Times New Roman" w:hAnsi="Times New Roman" w:cs="Times New Roman"/>
          <w:sz w:val="24"/>
          <w:szCs w:val="24"/>
        </w:rPr>
        <w:pPrChange w:id="1125" w:author="Garcia Carreras, Bernardo" w:date="2017-03-15T20:33:00Z">
          <w:pPr/>
        </w:pPrChange>
      </w:pPr>
      <w:r>
        <w:rPr>
          <w:rFonts w:ascii="Times New Roman" w:hAnsi="Times New Roman" w:cs="Times New Roman"/>
          <w:sz w:val="24"/>
          <w:szCs w:val="24"/>
        </w:rPr>
        <w:br w:type="page"/>
      </w:r>
    </w:p>
    <w:p w:rsidR="00756992" w:rsidRDefault="00756992">
      <w:pPr>
        <w:spacing w:line="240" w:lineRule="auto"/>
        <w:rPr>
          <w:ins w:id="1126" w:author="Garcia Carreras, Bernardo" w:date="2017-03-14T19:00:00Z"/>
          <w:rFonts w:ascii="Times New Roman" w:hAnsi="Times New Roman" w:cs="Times New Roman"/>
          <w:sz w:val="24"/>
          <w:szCs w:val="24"/>
        </w:rPr>
        <w:pPrChange w:id="1127" w:author="Garcia Carreras, Bernardo" w:date="2017-03-15T20:33:00Z">
          <w:pPr/>
        </w:pPrChange>
      </w:pPr>
      <w:ins w:id="1128" w:author="Garcia Carreras, Bernardo" w:date="2017-03-14T18:59:00Z">
        <w:r>
          <w:rPr>
            <w:noProof/>
            <w:lang w:val="en-US"/>
          </w:rPr>
          <w:lastRenderedPageBreak/>
          <w:drawing>
            <wp:inline distT="0" distB="0" distL="0" distR="0">
              <wp:extent cx="4431665" cy="8863330"/>
              <wp:effectExtent l="0" t="0" r="698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elvire_comp-mismatches.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31665" cy="8863330"/>
                      </a:xfrm>
                      <a:prstGeom prst="rect">
                        <a:avLst/>
                      </a:prstGeom>
                    </pic:spPr>
                  </pic:pic>
                </a:graphicData>
              </a:graphic>
            </wp:inline>
          </w:drawing>
        </w:r>
      </w:ins>
    </w:p>
    <w:p w:rsidR="00756992" w:rsidRDefault="00D80293">
      <w:pPr>
        <w:pStyle w:val="Heading2"/>
        <w:spacing w:line="240" w:lineRule="auto"/>
        <w:rPr>
          <w:ins w:id="1129" w:author="Garcia Carreras, Bernardo" w:date="2017-03-14T19:00:00Z"/>
        </w:rPr>
        <w:pPrChange w:id="1130" w:author="Garcia Carreras, Bernardo" w:date="2017-03-15T20:33:00Z">
          <w:pPr>
            <w:pStyle w:val="Heading2"/>
          </w:pPr>
        </w:pPrChange>
      </w:pPr>
      <w:commentRangeStart w:id="1131"/>
      <w:ins w:id="1132" w:author="Garcia Carreras, Bernardo" w:date="2017-03-14T19:00:00Z">
        <w:r>
          <w:lastRenderedPageBreak/>
          <w:t xml:space="preserve">Fig </w:t>
        </w:r>
      </w:ins>
      <w:commentRangeEnd w:id="1131"/>
      <w:ins w:id="1133" w:author="Garcia Carreras, Bernardo" w:date="2017-03-14T19:12:00Z">
        <w:r w:rsidR="001B500D">
          <w:rPr>
            <w:rStyle w:val="CommentReference"/>
            <w:rFonts w:asciiTheme="minorHAnsi" w:eastAsiaTheme="minorEastAsia" w:hAnsiTheme="minorHAnsi" w:cstheme="minorBidi"/>
            <w:b w:val="0"/>
            <w:bCs w:val="0"/>
          </w:rPr>
          <w:commentReference w:id="1131"/>
        </w:r>
      </w:ins>
      <w:ins w:id="1134" w:author="Garcia Carreras, Bernardo" w:date="2017-03-15T20:04:00Z">
        <w:r w:rsidR="00F9718A">
          <w:t>4</w:t>
        </w:r>
      </w:ins>
      <w:ins w:id="1135" w:author="Garcia Carreras, Bernardo" w:date="2017-03-14T19:00:00Z">
        <w:r>
          <w:t>:</w:t>
        </w:r>
      </w:ins>
    </w:p>
    <w:p w:rsidR="00756992" w:rsidRDefault="00D80293">
      <w:pPr>
        <w:spacing w:line="240" w:lineRule="auto"/>
        <w:jc w:val="both"/>
        <w:rPr>
          <w:ins w:id="1136" w:author="Garcia Carreras, Bernardo" w:date="2017-03-14T19:00:00Z"/>
          <w:rFonts w:ascii="Times New Roman" w:hAnsi="Times New Roman" w:cs="Times New Roman"/>
          <w:sz w:val="24"/>
          <w:szCs w:val="24"/>
        </w:rPr>
        <w:pPrChange w:id="1137" w:author="Garcia Carreras, Bernardo" w:date="2017-03-15T20:33:00Z">
          <w:pPr/>
        </w:pPrChange>
      </w:pPr>
      <w:ins w:id="1138" w:author="Garcia Carreras, Bernardo" w:date="2017-03-14T19:00:00Z">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Relative importance of mismatches in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ins>
      <w:ins w:id="1139" w:author="Garcia Carreras, Bernardo" w:date="2017-03-14T19:01:00Z">
        <w:r>
          <w:rPr>
            <w:rFonts w:ascii="Times New Roman" w:hAnsi="Times New Roman" w:cs="Times New Roman"/>
            <w:sz w:val="24"/>
            <w:szCs w:val="24"/>
          </w:rPr>
          <w:t xml:space="preserve"> in determining competitive outcomes.</w:t>
        </w:r>
        <w:proofErr w:type="gramEnd"/>
        <w:r>
          <w:rPr>
            <w:rFonts w:ascii="Times New Roman" w:hAnsi="Times New Roman" w:cs="Times New Roman"/>
            <w:sz w:val="24"/>
            <w:szCs w:val="24"/>
          </w:rPr>
          <w:t xml:space="preserve"> </w:t>
        </w:r>
      </w:ins>
      <w:ins w:id="1140" w:author="Garcia Carreras, Bernardo" w:date="2017-03-14T19:10:00Z">
        <w:r w:rsidR="00332FA3">
          <w:rPr>
            <w:rFonts w:ascii="Times New Roman" w:hAnsi="Times New Roman" w:cs="Times New Roman"/>
            <w:sz w:val="24"/>
            <w:szCs w:val="24"/>
          </w:rPr>
          <w:t xml:space="preserve">Panels </w:t>
        </w:r>
      </w:ins>
      <w:ins w:id="1141" w:author="Garcia Carreras, Bernardo" w:date="2017-03-14T19:02:00Z">
        <w:r>
          <w:rPr>
            <w:rFonts w:ascii="Times New Roman" w:hAnsi="Times New Roman" w:cs="Times New Roman"/>
            <w:sz w:val="24"/>
            <w:szCs w:val="24"/>
          </w:rPr>
          <w:t xml:space="preserve">(a, b) </w:t>
        </w:r>
      </w:ins>
      <w:ins w:id="1142" w:author="Garcia Carreras, Bernardo" w:date="2017-03-14T19:10:00Z">
        <w:r w:rsidR="00332FA3">
          <w:rPr>
            <w:rFonts w:ascii="Times New Roman" w:hAnsi="Times New Roman" w:cs="Times New Roman"/>
            <w:sz w:val="24"/>
            <w:szCs w:val="24"/>
          </w:rPr>
          <w:t>show the p</w:t>
        </w:r>
      </w:ins>
      <w:ins w:id="1143" w:author="Garcia Carreras, Bernardo" w:date="2017-03-14T19:02:00Z">
        <w:r>
          <w:rPr>
            <w:rFonts w:ascii="Times New Roman" w:hAnsi="Times New Roman" w:cs="Times New Roman"/>
            <w:sz w:val="24"/>
            <w:szCs w:val="24"/>
          </w:rPr>
          <w:t xml:space="preserve">roportion of cells belonging to species A after 14 days according to the population model, for a range of mismatches in both traits (see Supplementary Section SX for details). </w:t>
        </w:r>
      </w:ins>
      <w:ins w:id="1144" w:author="Garcia Carreras, Bernardo" w:date="2017-03-14T19:10:00Z">
        <w:r w:rsidR="00332FA3">
          <w:rPr>
            <w:rFonts w:ascii="Times New Roman" w:hAnsi="Times New Roman" w:cs="Times New Roman"/>
            <w:sz w:val="24"/>
            <w:szCs w:val="24"/>
          </w:rPr>
          <w:t xml:space="preserve">Panels </w:t>
        </w:r>
      </w:ins>
      <w:ins w:id="1145" w:author="Garcia Carreras, Bernardo" w:date="2017-03-14T19:05:00Z">
        <w:r>
          <w:rPr>
            <w:rFonts w:ascii="Times New Roman" w:hAnsi="Times New Roman" w:cs="Times New Roman"/>
            <w:sz w:val="24"/>
            <w:szCs w:val="24"/>
          </w:rPr>
          <w:t xml:space="preserve">(c, d) </w:t>
        </w:r>
      </w:ins>
      <w:ins w:id="1146" w:author="Garcia Carreras, Bernardo" w:date="2017-03-14T19:11:00Z">
        <w:r w:rsidR="00332FA3">
          <w:rPr>
            <w:rFonts w:ascii="Times New Roman" w:hAnsi="Times New Roman" w:cs="Times New Roman"/>
            <w:sz w:val="24"/>
            <w:szCs w:val="24"/>
          </w:rPr>
          <w:t>show the r</w:t>
        </w:r>
      </w:ins>
      <w:ins w:id="1147" w:author="Garcia Carreras, Bernardo" w:date="2017-03-14T19:05:00Z">
        <w:r>
          <w:rPr>
            <w:rFonts w:ascii="Times New Roman" w:hAnsi="Times New Roman" w:cs="Times New Roman"/>
            <w:sz w:val="24"/>
            <w:szCs w:val="24"/>
          </w:rPr>
          <w:t xml:space="preserve">elative importance of a small increase in the mismatches of the two traits on competitive outcomes. For example, a value of 10 means that a small increase in the </w:t>
        </w:r>
        <w:proofErr w:type="spellStart"/>
        <w:r>
          <w:rPr>
            <w:rFonts w:ascii="Times New Roman" w:hAnsi="Times New Roman" w:cs="Times New Roman"/>
            <w:sz w:val="24"/>
            <w:szCs w:val="24"/>
          </w:rPr>
          <w:t>ln</w:t>
        </w:r>
        <w:proofErr w:type="spellEnd"/>
        <w:r>
          <w:rPr>
            <w:rFonts w:ascii="Times New Roman" w:hAnsi="Times New Roman" w:cs="Times New Roman"/>
            <w:sz w:val="24"/>
            <w:szCs w:val="24"/>
          </w:rPr>
          <w:t xml:space="preserve"> ratio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has </w:t>
        </w:r>
      </w:ins>
      <w:ins w:id="1148" w:author="Garcia Carreras, Bernardo" w:date="2017-03-14T19:06:00Z">
        <w:r>
          <w:rPr>
            <w:rFonts w:ascii="Times New Roman" w:hAnsi="Times New Roman" w:cs="Times New Roman"/>
            <w:sz w:val="24"/>
            <w:szCs w:val="24"/>
          </w:rPr>
          <w:t xml:space="preserve">a </w:t>
        </w:r>
      </w:ins>
      <w:ins w:id="1149" w:author="Garcia Carreras, Bernardo" w:date="2017-03-14T19:05:00Z">
        <w:r>
          <w:rPr>
            <w:rFonts w:ascii="Times New Roman" w:hAnsi="Times New Roman" w:cs="Times New Roman"/>
            <w:sz w:val="24"/>
            <w:szCs w:val="24"/>
          </w:rPr>
          <w:t xml:space="preserve">10 times </w:t>
        </w:r>
      </w:ins>
      <w:ins w:id="1150" w:author="Garcia Carreras, Bernardo" w:date="2017-03-14T19:06:00Z">
        <w:r>
          <w:rPr>
            <w:rFonts w:ascii="Times New Roman" w:hAnsi="Times New Roman" w:cs="Times New Roman"/>
            <w:sz w:val="24"/>
            <w:szCs w:val="24"/>
          </w:rPr>
          <w:t xml:space="preserve">greater impact on the competitive outcome than does the same small increase in the </w:t>
        </w:r>
        <w:proofErr w:type="spellStart"/>
        <w:r>
          <w:rPr>
            <w:rFonts w:ascii="Times New Roman" w:hAnsi="Times New Roman" w:cs="Times New Roman"/>
            <w:sz w:val="24"/>
            <w:szCs w:val="24"/>
          </w:rPr>
          <w:t>ln</w:t>
        </w:r>
        <w:proofErr w:type="spellEnd"/>
        <w:r>
          <w:rPr>
            <w:rFonts w:ascii="Times New Roman" w:hAnsi="Times New Roman" w:cs="Times New Roman"/>
            <w:sz w:val="24"/>
            <w:szCs w:val="24"/>
          </w:rPr>
          <w:t xml:space="preserve"> ratio </w:t>
        </w:r>
        <w:proofErr w:type="gramStart"/>
        <w:r>
          <w:rPr>
            <w:rFonts w:ascii="Times New Roman" w:hAnsi="Times New Roman" w:cs="Times New Roman"/>
            <w:sz w:val="24"/>
            <w:szCs w:val="24"/>
          </w:rPr>
          <w:t xml:space="preserve">of </w:t>
        </w:r>
        <m:oMath>
          <w:proofErr w:type="gramEnd"/>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xml:space="preserve">. </w:t>
        </w:r>
      </w:ins>
      <w:ins w:id="1151" w:author="Garcia Carreras, Bernardo" w:date="2017-03-14T19:11:00Z">
        <w:r w:rsidR="00332FA3">
          <w:rPr>
            <w:rFonts w:ascii="Times New Roman" w:hAnsi="Times New Roman" w:cs="Times New Roman"/>
            <w:sz w:val="24"/>
            <w:szCs w:val="24"/>
          </w:rPr>
          <w:t xml:space="preserve">Panels </w:t>
        </w:r>
      </w:ins>
      <w:ins w:id="1152" w:author="Garcia Carreras, Bernardo" w:date="2017-03-14T19:08:00Z">
        <w:r w:rsidR="00F95A7E">
          <w:rPr>
            <w:rFonts w:ascii="Times New Roman" w:hAnsi="Times New Roman" w:cs="Times New Roman"/>
            <w:sz w:val="24"/>
            <w:szCs w:val="24"/>
          </w:rPr>
          <w:t xml:space="preserve">(e-h) </w:t>
        </w:r>
      </w:ins>
      <w:ins w:id="1153" w:author="Garcia Carreras, Bernardo" w:date="2017-03-14T19:11:00Z">
        <w:r w:rsidR="00332FA3">
          <w:rPr>
            <w:rFonts w:ascii="Times New Roman" w:hAnsi="Times New Roman" w:cs="Times New Roman"/>
            <w:sz w:val="24"/>
            <w:szCs w:val="24"/>
          </w:rPr>
          <w:t>show the equivalent e</w:t>
        </w:r>
      </w:ins>
      <w:ins w:id="1154" w:author="Garcia Carreras, Bernardo" w:date="2017-03-14T19:08:00Z">
        <w:r w:rsidR="00F95A7E">
          <w:rPr>
            <w:rFonts w:ascii="Times New Roman" w:hAnsi="Times New Roman" w:cs="Times New Roman"/>
            <w:sz w:val="24"/>
            <w:szCs w:val="24"/>
          </w:rPr>
          <w:t xml:space="preserve">xperimental results </w:t>
        </w:r>
      </w:ins>
      <w:ins w:id="1155" w:author="Garcia Carreras, Bernardo" w:date="2017-03-14T19:11:00Z">
        <w:r w:rsidR="00332FA3">
          <w:rPr>
            <w:rFonts w:ascii="Times New Roman" w:hAnsi="Times New Roman" w:cs="Times New Roman"/>
            <w:sz w:val="24"/>
            <w:szCs w:val="24"/>
          </w:rPr>
          <w:t xml:space="preserve">for </w:t>
        </w:r>
        <m:oMath>
          <m:r>
            <w:rPr>
              <w:rFonts w:ascii="Cambria Math" w:hAnsi="Cambria Math" w:cs="Times New Roman"/>
              <w:sz w:val="24"/>
              <w:szCs w:val="24"/>
            </w:rPr>
            <m:t>T=15</m:t>
          </m:r>
        </m:oMath>
        <w:r w:rsidR="00332FA3">
          <w:rPr>
            <w:rFonts w:ascii="Times New Roman" w:hAnsi="Times New Roman" w:cs="Times New Roman"/>
            <w:sz w:val="24"/>
            <w:szCs w:val="24"/>
          </w:rPr>
          <w:t xml:space="preserve">°C (e, f) and </w:t>
        </w:r>
      </w:ins>
      <w:ins w:id="1156" w:author="Garcia Carreras, Bernardo" w:date="2017-03-14T19:12:00Z">
        <w:r w:rsidR="00332FA3">
          <w:rPr>
            <w:rFonts w:ascii="Times New Roman" w:hAnsi="Times New Roman" w:cs="Times New Roman"/>
            <w:sz w:val="24"/>
            <w:szCs w:val="24"/>
          </w:rPr>
          <w:t>25°C (g, h)</w:t>
        </w:r>
      </w:ins>
      <w:ins w:id="1157" w:author="Garcia Carreras, Bernardo" w:date="2017-03-15T13:59:00Z">
        <w:r w:rsidR="001418B8">
          <w:rPr>
            <w:rFonts w:ascii="Times New Roman" w:hAnsi="Times New Roman" w:cs="Times New Roman"/>
            <w:sz w:val="24"/>
            <w:szCs w:val="24"/>
          </w:rPr>
          <w:t>, and competitive outcomes (colour of poi</w:t>
        </w:r>
        <w:r w:rsidR="00CC33F1">
          <w:rPr>
            <w:rFonts w:ascii="Times New Roman" w:hAnsi="Times New Roman" w:cs="Times New Roman"/>
            <w:sz w:val="24"/>
            <w:szCs w:val="24"/>
          </w:rPr>
          <w:t>nts) refer</w:t>
        </w:r>
        <w:r w:rsidR="001418B8">
          <w:rPr>
            <w:rFonts w:ascii="Times New Roman" w:hAnsi="Times New Roman" w:cs="Times New Roman"/>
            <w:sz w:val="24"/>
            <w:szCs w:val="24"/>
          </w:rPr>
          <w:t xml:space="preserve"> to the median of six replicates</w:t>
        </w:r>
      </w:ins>
      <w:ins w:id="1158" w:author="Garcia Carreras, Bernardo" w:date="2017-03-14T19:12:00Z">
        <w:r w:rsidR="00332FA3">
          <w:rPr>
            <w:rFonts w:ascii="Times New Roman" w:hAnsi="Times New Roman" w:cs="Times New Roman"/>
            <w:sz w:val="24"/>
            <w:szCs w:val="24"/>
          </w:rPr>
          <w:t xml:space="preserve">. </w:t>
        </w:r>
      </w:ins>
      <w:ins w:id="1159" w:author="Garcia Carreras, Bernardo" w:date="2017-03-14T19:06:00Z">
        <w:r>
          <w:rPr>
            <w:rFonts w:ascii="Times New Roman" w:hAnsi="Times New Roman" w:cs="Times New Roman"/>
            <w:sz w:val="24"/>
            <w:szCs w:val="24"/>
          </w:rPr>
          <w:t>Panels (a, c, e</w:t>
        </w:r>
      </w:ins>
      <w:ins w:id="1160" w:author="Garcia Carreras, Bernardo" w:date="2017-03-14T19:07:00Z">
        <w:r>
          <w:rPr>
            <w:rFonts w:ascii="Times New Roman" w:hAnsi="Times New Roman" w:cs="Times New Roman"/>
            <w:sz w:val="24"/>
            <w:szCs w:val="24"/>
          </w:rPr>
          <w:t>, g</w:t>
        </w:r>
      </w:ins>
      <w:ins w:id="1161" w:author="Garcia Carreras, Bernardo" w:date="2017-03-14T19:06:00Z">
        <w:r>
          <w:rPr>
            <w:rFonts w:ascii="Times New Roman" w:hAnsi="Times New Roman" w:cs="Times New Roman"/>
            <w:sz w:val="24"/>
            <w:szCs w:val="24"/>
          </w:rPr>
          <w:t>) are for a starting nutrient concentration of 30 μmol·L</w:t>
        </w:r>
        <w:r>
          <w:rPr>
            <w:rFonts w:ascii="Times New Roman" w:hAnsi="Times New Roman" w:cs="Times New Roman"/>
            <w:sz w:val="24"/>
            <w:szCs w:val="24"/>
            <w:vertAlign w:val="superscript"/>
          </w:rPr>
          <w:t>-1</w:t>
        </w:r>
        <w:r>
          <w:rPr>
            <w:rFonts w:ascii="Times New Roman" w:hAnsi="Times New Roman" w:cs="Times New Roman"/>
            <w:sz w:val="24"/>
            <w:szCs w:val="24"/>
          </w:rPr>
          <w:t xml:space="preserve"> </w:t>
        </w:r>
      </w:ins>
      <w:ins w:id="1162" w:author="Garcia Carreras, Bernardo" w:date="2017-03-14T19:07:00Z">
        <w:r>
          <w:rPr>
            <w:rFonts w:ascii="Times New Roman" w:hAnsi="Times New Roman" w:cs="Times New Roman"/>
            <w:sz w:val="24"/>
            <w:szCs w:val="24"/>
          </w:rPr>
          <w:t xml:space="preserve">and (b, d, e, f) are for a starting concentration of </w:t>
        </w:r>
      </w:ins>
      <w:ins w:id="1163" w:author="Garcia Carreras, Bernardo" w:date="2017-03-14T19:06:00Z">
        <w:r>
          <w:rPr>
            <w:rFonts w:ascii="Times New Roman" w:hAnsi="Times New Roman" w:cs="Times New Roman"/>
            <w:sz w:val="24"/>
            <w:szCs w:val="24"/>
          </w:rPr>
          <w:t>1 μmol·L</w:t>
        </w:r>
        <w:r>
          <w:rPr>
            <w:rFonts w:ascii="Times New Roman" w:hAnsi="Times New Roman" w:cs="Times New Roman"/>
            <w:sz w:val="24"/>
            <w:szCs w:val="24"/>
            <w:vertAlign w:val="superscript"/>
          </w:rPr>
          <w:t>-1</w:t>
        </w:r>
        <w:r>
          <w:rPr>
            <w:rFonts w:ascii="Times New Roman" w:hAnsi="Times New Roman" w:cs="Times New Roman"/>
            <w:sz w:val="24"/>
            <w:szCs w:val="24"/>
          </w:rPr>
          <w:t>.</w:t>
        </w:r>
      </w:ins>
      <w:ins w:id="1164" w:author="Garcia Carreras, Bernardo" w:date="2017-03-14T19:09:00Z">
        <w:r w:rsidR="00332FA3">
          <w:rPr>
            <w:rFonts w:ascii="Times New Roman" w:hAnsi="Times New Roman" w:cs="Times New Roman"/>
            <w:sz w:val="24"/>
            <w:szCs w:val="24"/>
          </w:rPr>
          <w:t xml:space="preserve"> The legend in (g) applies to all panels except (c, d).</w:t>
        </w:r>
      </w:ins>
    </w:p>
    <w:p w:rsidR="00756992" w:rsidRDefault="00D80293">
      <w:pPr>
        <w:spacing w:line="240" w:lineRule="auto"/>
        <w:rPr>
          <w:ins w:id="1165" w:author="Garcia Carreras, Bernardo" w:date="2017-03-14T19:00:00Z"/>
          <w:rFonts w:ascii="Times New Roman" w:hAnsi="Times New Roman" w:cs="Times New Roman"/>
          <w:sz w:val="24"/>
          <w:szCs w:val="24"/>
        </w:rPr>
        <w:pPrChange w:id="1166" w:author="Garcia Carreras, Bernardo" w:date="2017-03-15T20:33:00Z">
          <w:pPr/>
        </w:pPrChange>
      </w:pPr>
      <w:ins w:id="1167" w:author="Garcia Carreras, Bernardo" w:date="2017-03-14T19:00:00Z">
        <w:r>
          <w:rPr>
            <w:rFonts w:ascii="Times New Roman" w:hAnsi="Times New Roman" w:cs="Times New Roman"/>
            <w:sz w:val="24"/>
            <w:szCs w:val="24"/>
          </w:rPr>
          <w:br w:type="page"/>
        </w:r>
      </w:ins>
    </w:p>
    <w:p w:rsidR="00756992" w:rsidRDefault="00756992">
      <w:pPr>
        <w:spacing w:line="240" w:lineRule="auto"/>
        <w:jc w:val="both"/>
        <w:rPr>
          <w:del w:id="1168" w:author="Garcia Carreras, Bernardo" w:date="2017-03-14T14:11:00Z"/>
          <w:rFonts w:ascii="Times New Roman" w:hAnsi="Times New Roman" w:cs="Times New Roman"/>
          <w:sz w:val="24"/>
          <w:szCs w:val="24"/>
        </w:rPr>
        <w:pPrChange w:id="1169" w:author="Garcia Carreras, Bernardo" w:date="2017-03-15T20:33:00Z">
          <w:pPr>
            <w:spacing w:line="480" w:lineRule="auto"/>
            <w:jc w:val="both"/>
          </w:pPr>
        </w:pPrChange>
      </w:pPr>
      <w:del w:id="1170" w:author="Garcia Carreras, Bernardo" w:date="2017-03-14T14:11:00Z">
        <w:r>
          <w:rPr>
            <w:noProof/>
            <w:lang w:val="en-US"/>
          </w:rPr>
          <w:lastRenderedPageBreak/>
          <w:drawing>
            <wp:inline distT="0" distB="0" distL="0" distR="0">
              <wp:extent cx="5732145" cy="5732145"/>
              <wp:effectExtent l="0" t="0" r="1905" b="1905"/>
              <wp:docPr id="123" name="Picture 123" descr="C:\Users\eb516\Mes Documents\POST-DOC\Articles postdoc\Article competition phosphate\Analyses article compet phosphate\plot_bernardo_model_predicted_vs_obser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b516\Mes Documents\POST-DOC\Articles postdoc\Article competition phosphate\Analyses article compet phosphate\plot_bernardo_model_predicted_vs_observed.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2145" cy="5732145"/>
                      </a:xfrm>
                      <a:prstGeom prst="rect">
                        <a:avLst/>
                      </a:prstGeom>
                      <a:noFill/>
                      <a:ln>
                        <a:noFill/>
                      </a:ln>
                    </pic:spPr>
                  </pic:pic>
                </a:graphicData>
              </a:graphic>
            </wp:inline>
          </w:drawing>
        </w:r>
      </w:del>
    </w:p>
    <w:p w:rsidR="00756992" w:rsidRDefault="00D25449">
      <w:pPr>
        <w:pStyle w:val="Heading2"/>
        <w:spacing w:line="240" w:lineRule="auto"/>
        <w:rPr>
          <w:del w:id="1171" w:author="Garcia Carreras, Bernardo" w:date="2017-03-14T14:11:00Z"/>
        </w:rPr>
        <w:pPrChange w:id="1172" w:author="Garcia Carreras, Bernardo" w:date="2017-03-15T20:33:00Z">
          <w:pPr>
            <w:pStyle w:val="Heading2"/>
          </w:pPr>
        </w:pPrChange>
      </w:pPr>
      <w:del w:id="1173" w:author="Garcia Carreras, Bernardo" w:date="2017-03-14T14:11:00Z">
        <w:r w:rsidDel="00616F28">
          <w:delText>Fig 4</w:delText>
        </w:r>
        <w:r w:rsidR="001523F6" w:rsidDel="00616F28">
          <w:delText>:</w:delText>
        </w:r>
      </w:del>
    </w:p>
    <w:p w:rsidR="00756992" w:rsidRDefault="00D25449">
      <w:pPr>
        <w:spacing w:line="240" w:lineRule="auto"/>
        <w:jc w:val="both"/>
        <w:rPr>
          <w:del w:id="1174" w:author="Garcia Carreras, Bernardo" w:date="2017-03-14T14:11:00Z"/>
          <w:rFonts w:ascii="Times New Roman" w:hAnsi="Times New Roman" w:cs="Times New Roman"/>
          <w:sz w:val="24"/>
          <w:szCs w:val="24"/>
        </w:rPr>
        <w:pPrChange w:id="1175" w:author="Garcia Carreras, Bernardo" w:date="2017-03-15T20:33:00Z">
          <w:pPr>
            <w:spacing w:line="480" w:lineRule="auto"/>
            <w:jc w:val="both"/>
          </w:pPr>
        </w:pPrChange>
      </w:pPr>
      <w:del w:id="1176" w:author="Garcia Carreras, Bernardo" w:date="2017-03-14T14:11:00Z">
        <w:r w:rsidRPr="00D25449" w:rsidDel="00616F28">
          <w:rPr>
            <w:rFonts w:ascii="Times New Roman" w:hAnsi="Times New Roman" w:cs="Times New Roman"/>
            <w:sz w:val="24"/>
            <w:szCs w:val="24"/>
          </w:rPr>
          <w:delText xml:space="preserve">Comparison of competition outcomes between </w:delText>
        </w:r>
        <w:r w:rsidDel="00616F28">
          <w:rPr>
            <w:rFonts w:ascii="Times New Roman" w:hAnsi="Times New Roman" w:cs="Times New Roman"/>
            <w:sz w:val="24"/>
            <w:szCs w:val="24"/>
          </w:rPr>
          <w:delText>the models and experiments. Com</w:delText>
        </w:r>
        <w:r w:rsidRPr="00D25449" w:rsidDel="00616F28">
          <w:rPr>
            <w:rFonts w:ascii="Times New Roman" w:hAnsi="Times New Roman" w:cs="Times New Roman"/>
            <w:sz w:val="24"/>
            <w:szCs w:val="24"/>
          </w:rPr>
          <w:delText>petition outcomes are measured by the relative proportion of cells of species A in competition</w:delText>
        </w:r>
        <w:r w:rsidDel="00616F28">
          <w:rPr>
            <w:rFonts w:ascii="Times New Roman" w:hAnsi="Times New Roman" w:cs="Times New Roman"/>
            <w:sz w:val="24"/>
            <w:szCs w:val="24"/>
          </w:rPr>
          <w:delText xml:space="preserve"> </w:delText>
        </w:r>
        <w:r w:rsidRPr="00D25449" w:rsidDel="00616F28">
          <w:rPr>
            <w:rFonts w:ascii="Times New Roman" w:hAnsi="Times New Roman" w:cs="Times New Roman"/>
            <w:sz w:val="24"/>
            <w:szCs w:val="24"/>
          </w:rPr>
          <w:delText xml:space="preserve">with B. For example, a value of 0.2 </w:delText>
        </w:r>
        <w:r w:rsidRPr="002A5B0A" w:rsidDel="00616F28">
          <w:rPr>
            <w:rFonts w:ascii="Times New Roman" w:hAnsi="Times New Roman" w:cs="Times New Roman"/>
            <w:sz w:val="24"/>
            <w:szCs w:val="24"/>
          </w:rPr>
          <w:delText>means that 20% of total cells were of species A. Each dot corr</w:delText>
        </w:r>
        <w:r w:rsidR="002A5B0A" w:rsidRPr="002A5B0A" w:rsidDel="00616F28">
          <w:rPr>
            <w:rFonts w:ascii="Times New Roman" w:hAnsi="Times New Roman" w:cs="Times New Roman"/>
            <w:sz w:val="24"/>
            <w:szCs w:val="24"/>
          </w:rPr>
          <w:delText>esponds to a speciﬁc competitive outcome</w:delText>
        </w:r>
        <w:r w:rsidRPr="002A5B0A" w:rsidDel="00616F28">
          <w:rPr>
            <w:rFonts w:ascii="Times New Roman" w:hAnsi="Times New Roman" w:cs="Times New Roman"/>
            <w:sz w:val="24"/>
            <w:szCs w:val="24"/>
          </w:rPr>
          <w:delText xml:space="preserve"> </w:delText>
        </w:r>
        <w:r w:rsidR="002A5B0A" w:rsidRPr="002A5B0A" w:rsidDel="00616F28">
          <w:rPr>
            <w:rFonts w:ascii="Times New Roman" w:hAnsi="Times New Roman" w:cs="Times New Roman"/>
            <w:sz w:val="24"/>
            <w:szCs w:val="24"/>
          </w:rPr>
          <w:delText>(</w:delText>
        </w:r>
        <w:commentRangeStart w:id="1177"/>
        <w:r w:rsidR="002A5B0A" w:rsidRPr="002A5B0A" w:rsidDel="00616F28">
          <w:rPr>
            <w:rFonts w:ascii="Times New Roman" w:hAnsi="Times New Roman" w:cs="Times New Roman"/>
            <w:sz w:val="24"/>
            <w:szCs w:val="24"/>
          </w:rPr>
          <w:delText xml:space="preserve">15 pairs of species </w:delText>
        </w:r>
        <w:commentRangeEnd w:id="1177"/>
        <w:r w:rsidR="00A2170A" w:rsidDel="00616F28">
          <w:rPr>
            <w:rStyle w:val="CommentReference"/>
          </w:rPr>
          <w:commentReference w:id="1177"/>
        </w:r>
      </w:del>
      <w:del w:id="1178" w:author="Garcia Carreras, Bernardo" w:date="2017-02-22T15:07:00Z">
        <w:r w:rsidR="002A5B0A" w:rsidRPr="002A5B0A" w:rsidDel="00A2170A">
          <w:rPr>
            <w:rFonts w:ascii="Times New Roman" w:hAnsi="Times New Roman" w:cs="Times New Roman"/>
            <w:sz w:val="24"/>
            <w:szCs w:val="24"/>
          </w:rPr>
          <w:delText xml:space="preserve">in </w:delText>
        </w:r>
      </w:del>
      <w:del w:id="1179" w:author="Garcia Carreras, Bernardo" w:date="2017-03-14T14:11:00Z">
        <w:r w:rsidR="002A5B0A" w:rsidRPr="002A5B0A" w:rsidDel="00616F28">
          <w:rPr>
            <w:rFonts w:ascii="Times New Roman" w:hAnsi="Times New Roman" w:cs="Times New Roman"/>
            <w:sz w:val="24"/>
            <w:szCs w:val="24"/>
          </w:rPr>
          <w:delText>two temperatures (blue = 15°C and red = 25°C</w:delText>
        </w:r>
        <w:r w:rsidRPr="002A5B0A" w:rsidDel="00616F28">
          <w:rPr>
            <w:rFonts w:ascii="Times New Roman" w:hAnsi="Times New Roman" w:cs="Times New Roman"/>
            <w:sz w:val="24"/>
            <w:szCs w:val="24"/>
          </w:rPr>
          <w:delText>)</w:delText>
        </w:r>
        <w:r w:rsidR="002A5B0A" w:rsidRPr="002A5B0A" w:rsidDel="00616F28">
          <w:rPr>
            <w:rFonts w:ascii="Times New Roman" w:hAnsi="Times New Roman" w:cs="Times New Roman"/>
            <w:sz w:val="24"/>
            <w:szCs w:val="24"/>
          </w:rPr>
          <w:delText xml:space="preserve"> and two phosphate levels (white: 1 and green: 30 μmol.L</w:delText>
        </w:r>
        <w:r w:rsidR="002A5B0A" w:rsidRPr="002A5B0A" w:rsidDel="00616F28">
          <w:rPr>
            <w:rFonts w:ascii="Times New Roman" w:hAnsi="Times New Roman" w:cs="Times New Roman"/>
            <w:sz w:val="24"/>
            <w:szCs w:val="24"/>
            <w:vertAlign w:val="superscript"/>
          </w:rPr>
          <w:delText>-1</w:delText>
        </w:r>
        <w:r w:rsidR="002A5B0A" w:rsidRPr="002A5B0A" w:rsidDel="00616F28">
          <w:rPr>
            <w:rFonts w:ascii="Times New Roman" w:hAnsi="Times New Roman" w:cs="Times New Roman"/>
            <w:sz w:val="24"/>
            <w:szCs w:val="24"/>
          </w:rPr>
          <w:delText xml:space="preserve"> of phosphate)</w:delText>
        </w:r>
        <w:r w:rsidRPr="002A5B0A" w:rsidDel="00616F28">
          <w:rPr>
            <w:rFonts w:ascii="Times New Roman" w:hAnsi="Times New Roman" w:cs="Times New Roman"/>
            <w:sz w:val="24"/>
            <w:szCs w:val="24"/>
          </w:rPr>
          <w:delText>. Points falling in the grey quadrants</w:delText>
        </w:r>
        <w:r w:rsidDel="00616F28">
          <w:rPr>
            <w:rFonts w:ascii="Times New Roman" w:hAnsi="Times New Roman" w:cs="Times New Roman"/>
            <w:sz w:val="24"/>
            <w:szCs w:val="24"/>
          </w:rPr>
          <w:delText xml:space="preserve"> </w:delText>
        </w:r>
        <w:r w:rsidRPr="00D25449" w:rsidDel="00616F28">
          <w:rPr>
            <w:rFonts w:ascii="Times New Roman" w:hAnsi="Times New Roman" w:cs="Times New Roman"/>
            <w:sz w:val="24"/>
            <w:szCs w:val="24"/>
          </w:rPr>
          <w:delText xml:space="preserve">mean that the model predicts the right </w:delText>
        </w:r>
        <w:r w:rsidR="002A5B0A" w:rsidDel="00616F28">
          <w:rPr>
            <w:rFonts w:ascii="Times New Roman" w:hAnsi="Times New Roman" w:cs="Times New Roman"/>
            <w:sz w:val="24"/>
            <w:szCs w:val="24"/>
          </w:rPr>
          <w:delText xml:space="preserve">binary outcome, which is in 63% of </w:delText>
        </w:r>
      </w:del>
      <w:del w:id="1180" w:author="Garcia Carreras, Bernardo" w:date="2017-02-22T15:08:00Z">
        <w:r w:rsidR="002A5B0A" w:rsidDel="00672F61">
          <w:rPr>
            <w:rFonts w:ascii="Times New Roman" w:hAnsi="Times New Roman" w:cs="Times New Roman"/>
            <w:sz w:val="24"/>
            <w:szCs w:val="24"/>
          </w:rPr>
          <w:delText xml:space="preserve">the </w:delText>
        </w:r>
      </w:del>
      <w:del w:id="1181" w:author="Garcia Carreras, Bernardo" w:date="2017-03-14T14:11:00Z">
        <w:r w:rsidR="002A5B0A" w:rsidDel="00616F28">
          <w:rPr>
            <w:rFonts w:ascii="Times New Roman" w:hAnsi="Times New Roman" w:cs="Times New Roman"/>
            <w:sz w:val="24"/>
            <w:szCs w:val="24"/>
          </w:rPr>
          <w:delText>cases</w:delText>
        </w:r>
        <w:r w:rsidRPr="00D25449" w:rsidDel="00616F28">
          <w:rPr>
            <w:rFonts w:ascii="Times New Roman" w:hAnsi="Times New Roman" w:cs="Times New Roman"/>
            <w:sz w:val="24"/>
            <w:szCs w:val="24"/>
          </w:rPr>
          <w:delText>. Dashed line is the y=x line, and</w:delText>
        </w:r>
        <w:r w:rsidDel="00616F28">
          <w:rPr>
            <w:rFonts w:ascii="Times New Roman" w:hAnsi="Times New Roman" w:cs="Times New Roman"/>
            <w:sz w:val="24"/>
            <w:szCs w:val="24"/>
          </w:rPr>
          <w:delText xml:space="preserve"> </w:delText>
        </w:r>
        <w:r w:rsidRPr="00D25449" w:rsidDel="00616F28">
          <w:rPr>
            <w:rFonts w:ascii="Times New Roman" w:hAnsi="Times New Roman" w:cs="Times New Roman"/>
            <w:sz w:val="24"/>
            <w:szCs w:val="24"/>
          </w:rPr>
          <w:delText>the solid line is a linear regression through the points</w:delText>
        </w:r>
        <w:r w:rsidR="002A5B0A" w:rsidDel="00616F28">
          <w:rPr>
            <w:rFonts w:ascii="Times New Roman" w:hAnsi="Times New Roman" w:cs="Times New Roman"/>
            <w:sz w:val="24"/>
            <w:szCs w:val="24"/>
          </w:rPr>
          <w:delText xml:space="preserve"> (intercept: 0.19 ± 0.08, slope: 0.53 ± 0.13, t = 3.89, p-value = 0.0002,  </w:delText>
        </w:r>
        <w:r w:rsidR="002A5B0A" w:rsidRPr="002A5B0A" w:rsidDel="00616F28">
          <w:rPr>
            <w:rFonts w:ascii="Times New Roman" w:hAnsi="Times New Roman" w:cs="Times New Roman"/>
            <w:sz w:val="24"/>
            <w:szCs w:val="24"/>
            <w:highlight w:val="yellow"/>
          </w:rPr>
          <w:delText>R</w:delText>
        </w:r>
        <w:r w:rsidR="002A5B0A" w:rsidRPr="002A5B0A" w:rsidDel="00616F28">
          <w:rPr>
            <w:rFonts w:ascii="Times New Roman" w:hAnsi="Times New Roman" w:cs="Times New Roman"/>
            <w:sz w:val="24"/>
            <w:szCs w:val="24"/>
            <w:highlight w:val="yellow"/>
            <w:vertAlign w:val="superscript"/>
          </w:rPr>
          <w:delText>2</w:delText>
        </w:r>
        <w:r w:rsidR="002A5B0A" w:rsidRPr="002A5B0A" w:rsidDel="00616F28">
          <w:rPr>
            <w:rFonts w:ascii="Times New Roman" w:hAnsi="Times New Roman" w:cs="Times New Roman"/>
            <w:sz w:val="24"/>
            <w:szCs w:val="24"/>
            <w:highlight w:val="yellow"/>
          </w:rPr>
          <w:delText xml:space="preserve"> = 0.23</w:delText>
        </w:r>
        <w:r w:rsidR="002A5B0A" w:rsidDel="00616F28">
          <w:rPr>
            <w:rFonts w:ascii="Times New Roman" w:hAnsi="Times New Roman" w:cs="Times New Roman"/>
            <w:sz w:val="24"/>
            <w:szCs w:val="24"/>
          </w:rPr>
          <w:delText>)</w:delText>
        </w:r>
        <w:r w:rsidRPr="00D25449" w:rsidDel="00616F28">
          <w:rPr>
            <w:rFonts w:ascii="Times New Roman" w:hAnsi="Times New Roman" w:cs="Times New Roman"/>
            <w:sz w:val="24"/>
            <w:szCs w:val="24"/>
          </w:rPr>
          <w:delText>.</w:delText>
        </w:r>
      </w:del>
    </w:p>
    <w:p w:rsidR="00756992" w:rsidRDefault="00F62BE0">
      <w:pPr>
        <w:spacing w:line="240" w:lineRule="auto"/>
        <w:rPr>
          <w:del w:id="1182" w:author="Garcia Carreras, Bernardo" w:date="2017-03-14T19:00:00Z"/>
          <w:rFonts w:ascii="Times New Roman" w:hAnsi="Times New Roman" w:cs="Times New Roman"/>
          <w:sz w:val="24"/>
          <w:szCs w:val="24"/>
        </w:rPr>
        <w:pPrChange w:id="1183" w:author="Garcia Carreras, Bernardo" w:date="2017-03-15T20:33:00Z">
          <w:pPr/>
        </w:pPrChange>
      </w:pPr>
      <w:del w:id="1184" w:author="Garcia Carreras, Bernardo" w:date="2017-03-14T14:12:00Z">
        <w:r w:rsidDel="00616F28">
          <w:rPr>
            <w:rFonts w:ascii="Times New Roman" w:hAnsi="Times New Roman" w:cs="Times New Roman"/>
            <w:sz w:val="24"/>
            <w:szCs w:val="24"/>
          </w:rPr>
          <w:br w:type="page"/>
        </w:r>
      </w:del>
    </w:p>
    <w:p w:rsidR="00756992" w:rsidRDefault="00756992">
      <w:pPr>
        <w:spacing w:line="240" w:lineRule="auto"/>
        <w:jc w:val="both"/>
        <w:rPr>
          <w:rFonts w:ascii="Times New Roman" w:hAnsi="Times New Roman" w:cs="Times New Roman"/>
          <w:sz w:val="24"/>
          <w:szCs w:val="24"/>
        </w:rPr>
        <w:pPrChange w:id="1185" w:author="Garcia Carreras, Bernardo" w:date="2017-03-15T20:33:00Z">
          <w:pPr>
            <w:spacing w:line="480" w:lineRule="auto"/>
            <w:jc w:val="both"/>
          </w:pPr>
        </w:pPrChange>
      </w:pPr>
    </w:p>
    <w:p w:rsidR="00756992" w:rsidRDefault="002C3D34">
      <w:pPr>
        <w:spacing w:line="240" w:lineRule="auto"/>
        <w:rPr>
          <w:rFonts w:ascii="Times New Roman" w:hAnsi="Times New Roman" w:cs="Times New Roman"/>
          <w:sz w:val="24"/>
          <w:szCs w:val="24"/>
        </w:rPr>
        <w:pPrChange w:id="1186" w:author="Garcia Carreras, Bernardo" w:date="2017-03-15T20:33:00Z">
          <w:pPr/>
        </w:pPrChange>
      </w:pPr>
      <w:r>
        <w:rPr>
          <w:rFonts w:ascii="Times New Roman" w:hAnsi="Times New Roman" w:cs="Times New Roman"/>
          <w:noProof/>
          <w:sz w:val="24"/>
          <w:szCs w:val="24"/>
          <w:lang w:val="en-US"/>
        </w:rPr>
        <w:drawing>
          <wp:inline distT="0" distB="0" distL="0" distR="0">
            <wp:extent cx="5725795" cy="3434715"/>
            <wp:effectExtent l="0" t="0" r="8255" b="0"/>
            <wp:docPr id="19" name="Picture 19" descr="C:\Users\eb516\Mes Documents\POST-DOC\Articles postdoc\Article competition phosphate\Analyses article compet phosphate\plot_Deviation_from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b516\Mes Documents\POST-DOC\Articles postdoc\Article competition phosphate\Analyses article compet phosphate\plot_Deviation_from_yield.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5795" cy="3434715"/>
                    </a:xfrm>
                    <a:prstGeom prst="rect">
                      <a:avLst/>
                    </a:prstGeom>
                    <a:noFill/>
                    <a:ln>
                      <a:noFill/>
                    </a:ln>
                  </pic:spPr>
                </pic:pic>
              </a:graphicData>
            </a:graphic>
          </wp:inline>
        </w:drawing>
      </w:r>
    </w:p>
    <w:p w:rsidR="00756992" w:rsidRDefault="00A02E1C">
      <w:pPr>
        <w:pStyle w:val="Heading2"/>
        <w:spacing w:line="240" w:lineRule="auto"/>
        <w:pPrChange w:id="1187" w:author="Garcia Carreras, Bernardo" w:date="2017-03-15T20:33:00Z">
          <w:pPr>
            <w:pStyle w:val="Heading2"/>
          </w:pPr>
        </w:pPrChange>
      </w:pPr>
      <w:r>
        <w:t xml:space="preserve">Fig </w:t>
      </w:r>
      <w:del w:id="1188" w:author="Garcia Carreras, Bernardo" w:date="2017-03-14T19:00:00Z">
        <w:r w:rsidDel="00D80293">
          <w:delText>5</w:delText>
        </w:r>
      </w:del>
      <w:ins w:id="1189" w:author="Garcia Carreras, Bernardo" w:date="2017-03-15T20:05:00Z">
        <w:r w:rsidR="00F9718A">
          <w:t>5</w:t>
        </w:r>
      </w:ins>
      <w:r w:rsidR="0043193F">
        <w:t>:</w:t>
      </w:r>
    </w:p>
    <w:p w:rsidR="00756992" w:rsidRDefault="0043193F">
      <w:pPr>
        <w:spacing w:line="240" w:lineRule="auto"/>
        <w:rPr>
          <w:rFonts w:ascii="Times New Roman" w:hAnsi="Times New Roman" w:cs="Times New Roman"/>
          <w:sz w:val="24"/>
          <w:szCs w:val="24"/>
        </w:rPr>
        <w:pPrChange w:id="1190" w:author="Garcia Carreras, Bernardo" w:date="2017-03-15T20:33:00Z">
          <w:pPr/>
        </w:pPrChange>
      </w:pPr>
      <w:r>
        <w:rPr>
          <w:rFonts w:ascii="Times New Roman" w:hAnsi="Times New Roman" w:cs="Times New Roman"/>
          <w:sz w:val="24"/>
          <w:szCs w:val="24"/>
        </w:rPr>
        <w:t xml:space="preserve"> Deviation from expected yield (measured as </w:t>
      </w:r>
      <w:proofErr w:type="gramStart"/>
      <w:r>
        <w:rPr>
          <w:rFonts w:ascii="Times New Roman" w:hAnsi="Times New Roman" w:cs="Times New Roman"/>
          <w:sz w:val="24"/>
          <w:szCs w:val="24"/>
        </w:rPr>
        <w:t>log</w:t>
      </w:r>
      <w:r w:rsidR="00AB5751" w:rsidRPr="00AB5751">
        <w:rPr>
          <w:rFonts w:ascii="Times New Roman" w:hAnsi="Times New Roman" w:cs="Times New Roman"/>
          <w:sz w:val="24"/>
          <w:szCs w:val="24"/>
          <w:vertAlign w:val="subscript"/>
          <w:rPrChange w:id="1191" w:author="Garcia Carreras, Bernardo" w:date="2017-02-22T15:08:00Z">
            <w:rPr>
              <w:rFonts w:ascii="Times New Roman" w:hAnsi="Times New Roman" w:cs="Times New Roman"/>
              <w:sz w:val="24"/>
              <w:szCs w:val="24"/>
            </w:rPr>
          </w:rPrChange>
        </w:rPr>
        <w:t>10</w:t>
      </w:r>
      <w:r>
        <w:rPr>
          <w:rFonts w:ascii="Times New Roman" w:hAnsi="Times New Roman" w:cs="Times New Roman"/>
          <w:sz w:val="24"/>
          <w:szCs w:val="24"/>
        </w:rPr>
        <w:t>(</w:t>
      </w:r>
      <m:oMath>
        <w:proofErr w:type="gramEnd"/>
        <m:sSub>
          <m:sSubPr>
            <m:ctrlPr>
              <w:ins w:id="1192" w:author="Garcia Carreras, Bernardo" w:date="2017-02-22T15:08:00Z">
                <w:rPr>
                  <w:rFonts w:ascii="Cambria Math" w:hAnsi="Cambria Math" w:cs="Times New Roman"/>
                  <w:i/>
                  <w:sz w:val="24"/>
                  <w:szCs w:val="24"/>
                </w:rPr>
              </w:ins>
            </m:ctrlPr>
          </m:sSubPr>
          <m:e>
            <w:ins w:id="1193" w:author="Garcia Carreras, Bernardo" w:date="2017-02-22T15:08:00Z">
              <m:r>
                <w:rPr>
                  <w:rFonts w:ascii="Cambria Math" w:hAnsi="Cambria Math" w:cs="Times New Roman"/>
                  <w:sz w:val="24"/>
                  <w:szCs w:val="24"/>
                </w:rPr>
                <m:t>N</m:t>
              </m:r>
            </w:ins>
          </m:e>
          <m:sub>
            <w:ins w:id="1194" w:author="Garcia Carreras, Bernardo" w:date="2017-02-22T15:08:00Z">
              <m:r>
                <m:rPr>
                  <m:nor/>
                </m:rPr>
                <w:rPr>
                  <w:rFonts w:ascii="Cambria Math" w:hAnsi="Cambria Math" w:cs="Times New Roman"/>
                  <w:sz w:val="24"/>
                  <w:szCs w:val="24"/>
                </w:rPr>
                <m:t>tot,comp</m:t>
              </m:r>
            </w:ins>
          </m:sub>
        </m:sSub>
        <w:del w:id="1195" w:author="Garcia Carreras, Bernardo" w:date="2017-02-22T15:08:00Z"/>
      </m:oMath>
      <w:r w:rsidDel="00672F61">
        <w:rPr>
          <w:rFonts w:ascii="Times New Roman" w:hAnsi="Times New Roman" w:cs="Times New Roman"/>
          <w:sz w:val="24"/>
          <w:szCs w:val="24"/>
        </w:rPr>
        <w:t>Ntot</w:t>
      </w:r>
      <w:del w:id="1196" w:author="Garcia Carreras, Bernardo" w:date="2017-02-22T15:08:00Z">
        <w:r w:rsidRPr="0043193F" w:rsidDel="00672F61">
          <w:rPr>
            <w:rFonts w:ascii="Times New Roman" w:hAnsi="Times New Roman" w:cs="Times New Roman"/>
            <w:sz w:val="24"/>
            <w:szCs w:val="24"/>
            <w:vertAlign w:val="subscript"/>
          </w:rPr>
          <w:delText>compet</w:delText>
        </w:r>
      </w:del>
      <w:r>
        <w:rPr>
          <w:rFonts w:ascii="Times New Roman" w:hAnsi="Times New Roman" w:cs="Times New Roman"/>
          <w:sz w:val="24"/>
          <w:szCs w:val="24"/>
        </w:rPr>
        <w:t>) – log</w:t>
      </w:r>
      <w:r w:rsidR="00AB5751" w:rsidRPr="00AB5751">
        <w:rPr>
          <w:rFonts w:ascii="Times New Roman" w:hAnsi="Times New Roman" w:cs="Times New Roman"/>
          <w:sz w:val="24"/>
          <w:szCs w:val="24"/>
          <w:vertAlign w:val="subscript"/>
          <w:rPrChange w:id="1197" w:author="Garcia Carreras, Bernardo" w:date="2017-02-22T15:08:00Z">
            <w:rPr>
              <w:rFonts w:ascii="Times New Roman" w:hAnsi="Times New Roman" w:cs="Times New Roman"/>
              <w:sz w:val="24"/>
              <w:szCs w:val="24"/>
            </w:rPr>
          </w:rPrChange>
        </w:rPr>
        <w:t>10</w:t>
      </w:r>
      <w:r>
        <w:rPr>
          <w:rFonts w:ascii="Times New Roman" w:hAnsi="Times New Roman" w:cs="Times New Roman"/>
          <w:sz w:val="24"/>
          <w:szCs w:val="24"/>
        </w:rPr>
        <w:t>(</w:t>
      </w:r>
      <m:oMath>
        <m:sSub>
          <m:sSubPr>
            <m:ctrlPr>
              <w:ins w:id="1198" w:author="Garcia Carreras, Bernardo" w:date="2017-02-22T15:09:00Z">
                <w:rPr>
                  <w:rFonts w:ascii="Cambria Math" w:hAnsi="Cambria Math" w:cs="Times New Roman"/>
                  <w:i/>
                  <w:sz w:val="24"/>
                  <w:szCs w:val="24"/>
                </w:rPr>
              </w:ins>
            </m:ctrlPr>
          </m:sSubPr>
          <m:e>
            <w:ins w:id="1199" w:author="Garcia Carreras, Bernardo" w:date="2017-02-22T15:08:00Z">
              <m:r>
                <w:rPr>
                  <w:rFonts w:ascii="Cambria Math" w:hAnsi="Cambria Math" w:cs="Times New Roman"/>
                  <w:sz w:val="24"/>
                  <w:szCs w:val="24"/>
                </w:rPr>
                <m:t>N</m:t>
              </m:r>
            </w:ins>
          </m:e>
          <m:sub>
            <w:ins w:id="1200" w:author="Garcia Carreras, Bernardo" w:date="2017-02-22T15:09:00Z">
              <m:r>
                <m:rPr>
                  <m:nor/>
                </m:rPr>
                <w:rPr>
                  <w:rFonts w:ascii="Cambria Math" w:hAnsi="Cambria Math" w:cs="Times New Roman"/>
                  <w:sz w:val="24"/>
                  <w:szCs w:val="24"/>
                </w:rPr>
                <m:t>tot,isol</m:t>
              </m:r>
            </w:ins>
          </m:sub>
        </m:sSub>
        <w:del w:id="1201" w:author="Garcia Carreras, Bernardo" w:date="2017-02-22T15:08:00Z"/>
      </m:oMath>
      <w:r w:rsidDel="00672F61">
        <w:rPr>
          <w:rFonts w:ascii="Times New Roman" w:hAnsi="Times New Roman" w:cs="Times New Roman"/>
          <w:sz w:val="24"/>
          <w:szCs w:val="24"/>
        </w:rPr>
        <w:t>Nto</w:t>
      </w:r>
      <w:del w:id="1202" w:author="Garcia Carreras, Bernardo" w:date="2017-02-22T15:08:00Z">
        <w:r w:rsidRPr="004027D7" w:rsidDel="00672F61">
          <w:rPr>
            <w:rFonts w:ascii="Times New Roman" w:hAnsi="Times New Roman" w:cs="Times New Roman"/>
            <w:sz w:val="24"/>
            <w:szCs w:val="24"/>
          </w:rPr>
          <w:delText>t</w:delText>
        </w:r>
        <w:r w:rsidRPr="0043193F" w:rsidDel="00672F61">
          <w:rPr>
            <w:rFonts w:ascii="Times New Roman" w:hAnsi="Times New Roman" w:cs="Times New Roman"/>
            <w:sz w:val="24"/>
            <w:szCs w:val="24"/>
            <w:vertAlign w:val="subscript"/>
          </w:rPr>
          <w:delText>isol</w:delText>
        </w:r>
      </w:del>
      <w:r>
        <w:rPr>
          <w:rFonts w:ascii="Times New Roman" w:hAnsi="Times New Roman" w:cs="Times New Roman"/>
          <w:sz w:val="24"/>
          <w:szCs w:val="24"/>
        </w:rPr>
        <w:t>) for each pair of species depending on temperature and phosphate levels. Above the dotted line</w:t>
      </w:r>
      <w:del w:id="1203" w:author="Garcia Carreras, Bernardo" w:date="2017-02-22T15:09:00Z">
        <w:r w:rsidDel="00672F61">
          <w:rPr>
            <w:rFonts w:ascii="Times New Roman" w:hAnsi="Times New Roman" w:cs="Times New Roman"/>
            <w:sz w:val="24"/>
            <w:szCs w:val="24"/>
          </w:rPr>
          <w:delText>;</w:delText>
        </w:r>
      </w:del>
      <w:ins w:id="1204" w:author="Garcia Carreras, Bernardo" w:date="2017-02-22T15:09:00Z">
        <w:r w:rsidR="00672F61">
          <w:rPr>
            <w:rFonts w:ascii="Times New Roman" w:hAnsi="Times New Roman" w:cs="Times New Roman"/>
            <w:sz w:val="24"/>
            <w:szCs w:val="24"/>
          </w:rPr>
          <w:t>,</w:t>
        </w:r>
      </w:ins>
      <w:r>
        <w:rPr>
          <w:rFonts w:ascii="Times New Roman" w:hAnsi="Times New Roman" w:cs="Times New Roman"/>
          <w:sz w:val="24"/>
          <w:szCs w:val="24"/>
        </w:rPr>
        <w:t xml:space="preserve"> the yield in competition is greater than the yield in </w:t>
      </w:r>
      <w:del w:id="1205" w:author="Garcia Carreras, Bernardo" w:date="2017-02-22T15:09:00Z">
        <w:r w:rsidDel="00672F61">
          <w:rPr>
            <w:rFonts w:ascii="Times New Roman" w:hAnsi="Times New Roman" w:cs="Times New Roman"/>
            <w:sz w:val="24"/>
            <w:szCs w:val="24"/>
          </w:rPr>
          <w:delText>competition</w:delText>
        </w:r>
      </w:del>
      <w:ins w:id="1206" w:author="Garcia Carreras, Bernardo" w:date="2017-02-22T15:09:00Z">
        <w:r w:rsidR="00672F61">
          <w:rPr>
            <w:rFonts w:ascii="Times New Roman" w:hAnsi="Times New Roman" w:cs="Times New Roman"/>
            <w:sz w:val="24"/>
            <w:szCs w:val="24"/>
          </w:rPr>
          <w:t>isolation</w:t>
        </w:r>
      </w:ins>
      <w:r>
        <w:rPr>
          <w:rFonts w:ascii="Times New Roman" w:hAnsi="Times New Roman" w:cs="Times New Roman"/>
          <w:sz w:val="24"/>
          <w:szCs w:val="24"/>
        </w:rPr>
        <w:t>, suggesting facilitation or niche partitioning, while interactions below the dotted show a negative effect of competition.</w:t>
      </w:r>
      <w:r w:rsidR="008534FC">
        <w:rPr>
          <w:rFonts w:ascii="Times New Roman" w:hAnsi="Times New Roman" w:cs="Times New Roman"/>
          <w:sz w:val="24"/>
          <w:szCs w:val="24"/>
        </w:rPr>
        <w:br w:type="page"/>
      </w:r>
    </w:p>
    <w:p w:rsidR="00756992" w:rsidRDefault="00F62BE0">
      <w:pPr>
        <w:pStyle w:val="Heading1"/>
        <w:spacing w:line="240" w:lineRule="auto"/>
        <w:pPrChange w:id="1207" w:author="Garcia Carreras, Bernardo" w:date="2017-03-15T20:33:00Z">
          <w:pPr>
            <w:pStyle w:val="Heading1"/>
          </w:pPr>
        </w:pPrChange>
      </w:pPr>
      <w:r w:rsidRPr="00F62BE0">
        <w:lastRenderedPageBreak/>
        <w:t>Tables</w:t>
      </w:r>
    </w:p>
    <w:p w:rsidR="00756992" w:rsidRDefault="00756992">
      <w:pPr>
        <w:spacing w:line="240" w:lineRule="auto"/>
        <w:pPrChange w:id="1208" w:author="Garcia Carreras, Bernardo" w:date="2017-03-15T20:33:00Z">
          <w:pPr/>
        </w:pPrChange>
      </w:pPr>
    </w:p>
    <w:p w:rsidR="00756992" w:rsidRDefault="00F62BE0">
      <w:pPr>
        <w:pStyle w:val="Heading3"/>
        <w:spacing w:line="240" w:lineRule="auto"/>
        <w:pPrChange w:id="1209" w:author="Garcia Carreras, Bernardo" w:date="2017-03-15T20:33:00Z">
          <w:pPr>
            <w:pStyle w:val="Heading3"/>
          </w:pPr>
        </w:pPrChange>
      </w:pPr>
      <w:r>
        <w:t>Table 1:</w:t>
      </w:r>
      <w:r w:rsidR="003343F8">
        <w:t xml:space="preserve"> </w:t>
      </w:r>
      <w:r w:rsidR="00AD7DC1" w:rsidRPr="00AD7DC1">
        <w:t xml:space="preserve">List of the </w:t>
      </w:r>
      <w:ins w:id="1210" w:author="Garcia Carreras, Bernardo" w:date="2017-02-22T15:11:00Z">
        <w:r w:rsidR="00F61E4C">
          <w:t>non</w:t>
        </w:r>
        <w:r w:rsidR="00F61E4C" w:rsidRPr="00AD7DC1">
          <w:t xml:space="preserve">-linear </w:t>
        </w:r>
      </w:ins>
      <w:r w:rsidR="00AD7DC1" w:rsidRPr="00AD7DC1">
        <w:t>mixed effect</w:t>
      </w:r>
      <w:ins w:id="1211" w:author="Garcia Carreras, Bernardo" w:date="2017-02-22T15:10:00Z">
        <w:r w:rsidR="00F61E4C">
          <w:t>s</w:t>
        </w:r>
      </w:ins>
      <w:r w:rsidR="00AD7DC1" w:rsidRPr="00AD7DC1">
        <w:t xml:space="preserve"> </w:t>
      </w:r>
      <w:del w:id="1212" w:author="Garcia Carreras, Bernardo" w:date="2017-02-22T15:11:00Z">
        <w:r w:rsidR="00A816C7" w:rsidDel="00F61E4C">
          <w:delText>non</w:delText>
        </w:r>
        <w:r w:rsidR="00AD7DC1" w:rsidRPr="00AD7DC1" w:rsidDel="00F61E4C">
          <w:delText xml:space="preserve">-linear </w:delText>
        </w:r>
      </w:del>
      <w:r w:rsidR="00AD7DC1" w:rsidRPr="00AD7DC1">
        <w:t>models investigating growth rate</w:t>
      </w:r>
      <w:r w:rsidR="00E81159">
        <w:t xml:space="preserve"> </w:t>
      </w:r>
      <m:oMath>
        <w:ins w:id="1213" w:author="Garcia Carreras, Bernardo" w:date="2017-02-22T15:10:00Z">
          <m:r>
            <m:rPr>
              <m:sty m:val="bi"/>
            </m:rPr>
            <w:rPr>
              <w:rFonts w:ascii="Cambria Math" w:hAnsi="Cambria Math"/>
            </w:rPr>
            <m:t>μ</m:t>
          </m:r>
        </w:ins>
        <w:del w:id="1214" w:author="Garcia Carreras, Bernardo" w:date="2017-02-22T15:10:00Z"/>
      </m:oMath>
      <w:r w:rsidR="00E81159" w:rsidDel="00F61E4C">
        <w:t>μ</w:t>
      </w:r>
      <w:del w:id="1215" w:author="Garcia Carreras, Bernardo" w:date="2017-02-22T15:10:00Z">
        <w:r w:rsidR="00AD7DC1" w:rsidRPr="00AD7DC1" w:rsidDel="00F61E4C">
          <w:delText xml:space="preserve"> </w:delText>
        </w:r>
      </w:del>
      <w:r w:rsidR="00AD7DC1" w:rsidRPr="00AD7DC1">
        <w:t xml:space="preserve">as a function of phosphate </w:t>
      </w:r>
      <w:ins w:id="1216" w:author="Garcia Carreras, Bernardo" w:date="2017-02-22T15:11:00Z">
        <w:r w:rsidR="00F61E4C">
          <w:t xml:space="preserve">concentration </w:t>
        </w:r>
      </w:ins>
      <w:del w:id="1217" w:author="Garcia Carreras, Bernardo" w:date="2017-02-22T15:11:00Z">
        <w:r w:rsidR="00AD7DC1" w:rsidRPr="00AD7DC1" w:rsidDel="009307E3">
          <w:delText xml:space="preserve">depending on </w:delText>
        </w:r>
      </w:del>
      <w:ins w:id="1218" w:author="Garcia Carreras, Bernardo" w:date="2017-02-22T15:11:00Z">
        <w:r w:rsidR="009307E3">
          <w:t xml:space="preserve">as a function of </w:t>
        </w:r>
      </w:ins>
      <w:r w:rsidR="00AD7DC1" w:rsidRPr="00AD7DC1">
        <w:t xml:space="preserve">species identity and temperature level </w:t>
      </w:r>
      <w:del w:id="1219" w:author="Garcia Carreras, Bernardo" w:date="2017-02-22T15:11:00Z">
        <w:r w:rsidR="00AD7DC1" w:rsidRPr="00AD7DC1" w:rsidDel="009307E3">
          <w:delText xml:space="preserve">with </w:delText>
        </w:r>
      </w:del>
      <w:ins w:id="1220" w:author="Garcia Carreras, Bernardo" w:date="2017-02-22T15:11:00Z">
        <w:r w:rsidR="009307E3">
          <w:t>using</w:t>
        </w:r>
        <w:r w:rsidR="009307E3" w:rsidRPr="00AD7DC1">
          <w:t xml:space="preserve"> </w:t>
        </w:r>
      </w:ins>
      <w:r w:rsidR="00AD7DC1" w:rsidRPr="00AD7DC1">
        <w:t>a Monod function</w:t>
      </w:r>
      <w:r w:rsidR="00080ABA">
        <w:t xml:space="preserve">, ordered from lowest to highest </w:t>
      </w:r>
      <w:proofErr w:type="spellStart"/>
      <w:r w:rsidR="00080ABA">
        <w:t>AICc</w:t>
      </w:r>
      <w:proofErr w:type="spellEnd"/>
      <w:r w:rsidR="00AD7DC1" w:rsidRPr="00AD7DC1">
        <w:t xml:space="preserve">. </w:t>
      </w:r>
      <w:r w:rsidR="007F3292">
        <w:t xml:space="preserve">The global model included the interaction between </w:t>
      </w:r>
      <w:del w:id="1221" w:author="Garcia Carreras, Bernardo" w:date="2017-02-22T15:10:00Z">
        <w:r w:rsidR="007F3292" w:rsidDel="00F61E4C">
          <w:delText xml:space="preserve">Species </w:delText>
        </w:r>
      </w:del>
      <w:ins w:id="1222" w:author="Garcia Carreras, Bernardo" w:date="2017-02-22T15:10:00Z">
        <w:r w:rsidR="00F61E4C">
          <w:t xml:space="preserve">species </w:t>
        </w:r>
      </w:ins>
      <w:r w:rsidR="007F3292">
        <w:t xml:space="preserve">identity and temperature level as fixed effects on </w:t>
      </w:r>
      <m:oMath>
        <m:sSub>
          <m:sSubPr>
            <m:ctrlPr>
              <w:ins w:id="1223" w:author="Garcia Carreras, Bernardo" w:date="2017-02-22T15:10:00Z">
                <w:rPr>
                  <w:rFonts w:ascii="Cambria Math" w:hAnsi="Cambria Math"/>
                  <w:i/>
                </w:rPr>
              </w:ins>
            </m:ctrlPr>
          </m:sSubPr>
          <m:e>
            <w:ins w:id="1224" w:author="Garcia Carreras, Bernardo" w:date="2017-02-22T15:10:00Z">
              <m:r>
                <m:rPr>
                  <m:sty m:val="bi"/>
                </m:rPr>
                <w:rPr>
                  <w:rFonts w:ascii="Cambria Math" w:hAnsi="Cambria Math"/>
                </w:rPr>
                <m:t>K</m:t>
              </m:r>
            </w:ins>
          </m:e>
          <m:sub>
            <w:ins w:id="1225" w:author="Garcia Carreras, Bernardo" w:date="2017-02-22T15:10:00Z">
              <m:r>
                <m:rPr>
                  <m:sty m:val="bi"/>
                </m:rPr>
                <w:rPr>
                  <w:rFonts w:ascii="Cambria Math" w:hAnsi="Cambria Math"/>
                </w:rPr>
                <m:t>S</m:t>
              </m:r>
            </w:ins>
          </m:sub>
        </m:sSub>
        <w:ins w:id="1226" w:author="Garcia Carreras, Bernardo" w:date="2017-03-14T20:31:00Z"/>
      </m:oMath>
      <w:r w:rsidR="00AE335F">
        <w:t xml:space="preserve"> </w:t>
      </w:r>
      <w:del w:id="1227" w:author="Garcia Carreras, Bernardo" w:date="2017-02-22T15:10:00Z">
        <w:r w:rsidR="007F3292" w:rsidDel="00F61E4C">
          <w:delText xml:space="preserve">Ks </w:delText>
        </w:r>
      </w:del>
      <w:r w:rsidR="007F3292">
        <w:t xml:space="preserve">and </w:t>
      </w:r>
      <m:oMath>
        <m:sSub>
          <m:sSubPr>
            <m:ctrlPr>
              <w:ins w:id="1228" w:author="Garcia Carreras, Bernardo" w:date="2017-03-14T20:31:00Z">
                <w:rPr>
                  <w:rFonts w:ascii="Cambria Math" w:hAnsi="Cambria Math"/>
                  <w:i/>
                </w:rPr>
              </w:ins>
            </m:ctrlPr>
          </m:sSubPr>
          <m:e>
            <w:ins w:id="1229" w:author="Garcia Carreras, Bernardo" w:date="2017-03-14T20:31:00Z">
              <m:r>
                <m:rPr>
                  <m:sty m:val="bi"/>
                </m:rPr>
                <w:rPr>
                  <w:rFonts w:ascii="Cambria Math" w:hAnsi="Cambria Math"/>
                </w:rPr>
                <m:t>μ</m:t>
              </m:r>
            </w:ins>
          </m:e>
          <m:sub>
            <w:ins w:id="1230" w:author="Garcia Carreras, Bernardo" w:date="2017-03-14T20:31:00Z">
              <m:r>
                <m:rPr>
                  <m:nor/>
                </m:rPr>
                <w:rPr>
                  <w:rFonts w:ascii="Cambria Math" w:hAnsi="Cambria Math"/>
                </w:rPr>
                <m:t>max</m:t>
              </m:r>
            </w:ins>
          </m:sub>
        </m:sSub>
        <w:ins w:id="1231" w:author="Garcia Carreras, Bernardo" w:date="2017-03-14T20:30:00Z"/>
      </m:oMath>
      <w:r w:rsidR="00864F41">
        <w:t xml:space="preserve"> </w:t>
      </w:r>
      <w:del w:id="1232" w:author="Garcia Carreras, Bernardo" w:date="2017-02-22T15:10:00Z">
        <w:r w:rsidR="007F3292" w:rsidDel="00F61E4C">
          <w:delText>μ</w:delText>
        </w:r>
        <w:r w:rsidR="007F3292" w:rsidRPr="00AD7DC1" w:rsidDel="00F61E4C">
          <w:delText>max</w:delText>
        </w:r>
        <w:r w:rsidR="007F3292" w:rsidDel="00F61E4C">
          <w:delText xml:space="preserve"> </w:delText>
        </w:r>
      </w:del>
      <w:r w:rsidR="007F3292">
        <w:t>plus the replicate</w:t>
      </w:r>
      <w:ins w:id="1233" w:author="Garcia Carreras, Bernardo" w:date="2017-02-22T15:12:00Z">
        <w:r w:rsidR="009307E3">
          <w:t>s</w:t>
        </w:r>
      </w:ins>
      <w:r w:rsidR="007F3292">
        <w:t xml:space="preserve"> nested within the temperature and species identity levels </w:t>
      </w:r>
      <w:proofErr w:type="gramStart"/>
      <w:r w:rsidR="007F3292">
        <w:t>as a random effect</w:t>
      </w:r>
      <w:ins w:id="1234" w:author="Garcia Carreras, Bernardo" w:date="2017-02-22T15:12:00Z">
        <w:r w:rsidR="009307E3">
          <w:t>s</w:t>
        </w:r>
      </w:ins>
      <w:proofErr w:type="gramEnd"/>
      <w:r w:rsidR="007F3292">
        <w:t xml:space="preserve">. </w:t>
      </w:r>
      <w:r w:rsidR="00AD7DC1" w:rsidRPr="00AD7DC1">
        <w:t>The best model is the model with an interaction between species and temperature</w:t>
      </w:r>
      <w:r w:rsidR="00B301AF">
        <w:t xml:space="preserve"> on </w:t>
      </w:r>
      <m:oMath>
        <m:sSub>
          <m:sSubPr>
            <m:ctrlPr>
              <w:ins w:id="1235" w:author="Garcia Carreras, Bernardo" w:date="2017-02-22T15:10:00Z">
                <w:rPr>
                  <w:rFonts w:ascii="Cambria Math" w:hAnsi="Cambria Math"/>
                  <w:i/>
                </w:rPr>
              </w:ins>
            </m:ctrlPr>
          </m:sSubPr>
          <m:e>
            <w:ins w:id="1236" w:author="Garcia Carreras, Bernardo" w:date="2017-02-22T15:10:00Z">
              <m:r>
                <m:rPr>
                  <m:sty m:val="bi"/>
                </m:rPr>
                <w:rPr>
                  <w:rFonts w:ascii="Cambria Math" w:hAnsi="Cambria Math"/>
                </w:rPr>
                <m:t>μ</m:t>
              </m:r>
            </w:ins>
          </m:e>
          <m:sub>
            <w:ins w:id="1237" w:author="Garcia Carreras, Bernardo" w:date="2017-02-22T15:12:00Z">
              <m:r>
                <m:rPr>
                  <m:nor/>
                </m:rPr>
                <w:rPr>
                  <w:rFonts w:ascii="Cambria Math" w:hAnsi="Cambria Math"/>
                </w:rPr>
                <m:t>max</m:t>
              </m:r>
            </w:ins>
          </m:sub>
        </m:sSub>
        <w:ins w:id="1238" w:author="Garcia Carreras, Bernardo" w:date="2017-03-14T20:31:00Z"/>
      </m:oMath>
      <w:r w:rsidR="00AE335F">
        <w:t xml:space="preserve"> </w:t>
      </w:r>
      <w:del w:id="1239" w:author="Garcia Carreras, Bernardo" w:date="2017-02-22T15:10:00Z">
        <w:r w:rsidR="00B301AF" w:rsidDel="00F61E4C">
          <w:delText>μ</w:delText>
        </w:r>
        <w:r w:rsidR="00AD7DC1" w:rsidRPr="00AD7DC1" w:rsidDel="00F61E4C">
          <w:delText xml:space="preserve">max </w:delText>
        </w:r>
      </w:del>
      <w:r w:rsidR="00AD7DC1" w:rsidRPr="00AD7DC1">
        <w:t xml:space="preserve">and an additive effect </w:t>
      </w:r>
      <w:r w:rsidR="00080ABA">
        <w:t xml:space="preserve">of species and temperature </w:t>
      </w:r>
      <w:proofErr w:type="gramStart"/>
      <w:r w:rsidR="00080ABA">
        <w:t>on</w:t>
      </w:r>
      <w:ins w:id="1240" w:author="Garcia Carreras, Bernardo" w:date="2017-03-14T20:31:00Z">
        <w:r w:rsidR="00AE335F">
          <w:t xml:space="preserve"> </w:t>
        </w:r>
      </w:ins>
      <w:proofErr w:type="gramEnd"/>
      <w:del w:id="1241" w:author="Garcia Carreras, Bernardo" w:date="2017-02-22T15:10:00Z">
        <w:r w:rsidR="00080ABA" w:rsidDel="00F61E4C">
          <w:delText xml:space="preserve"> </w:delText>
        </w:r>
      </w:del>
      <m:oMath>
        <m:sSub>
          <m:sSubPr>
            <m:ctrlPr>
              <w:ins w:id="1242" w:author="Garcia Carreras, Bernardo" w:date="2017-02-22T15:10:00Z">
                <w:rPr>
                  <w:rFonts w:ascii="Cambria Math" w:hAnsi="Cambria Math"/>
                  <w:i/>
                </w:rPr>
              </w:ins>
            </m:ctrlPr>
          </m:sSubPr>
          <m:e>
            <w:ins w:id="1243" w:author="Garcia Carreras, Bernardo" w:date="2017-02-22T15:10:00Z">
              <m:r>
                <m:rPr>
                  <m:sty m:val="bi"/>
                </m:rPr>
                <w:rPr>
                  <w:rFonts w:ascii="Cambria Math" w:hAnsi="Cambria Math"/>
                </w:rPr>
                <m:t>K</m:t>
              </m:r>
            </w:ins>
          </m:e>
          <m:sub>
            <w:ins w:id="1244" w:author="Garcia Carreras, Bernardo" w:date="2017-02-22T15:10:00Z">
              <m:r>
                <m:rPr>
                  <m:sty m:val="bi"/>
                </m:rPr>
                <w:rPr>
                  <w:rFonts w:ascii="Cambria Math" w:hAnsi="Cambria Math"/>
                </w:rPr>
                <m:t>S</m:t>
              </m:r>
            </w:ins>
          </m:sub>
        </m:sSub>
        <w:del w:id="1245" w:author="Garcia Carreras, Bernardo" w:date="2017-02-22T15:10:00Z"/>
      </m:oMath>
      <w:r w:rsidR="00080ABA" w:rsidDel="00F61E4C">
        <w:t>Ks</w:t>
      </w:r>
      <w:r w:rsidR="00080ABA">
        <w:t>.</w:t>
      </w:r>
    </w:p>
    <w:tbl>
      <w:tblPr>
        <w:tblW w:w="7958" w:type="dxa"/>
        <w:tblInd w:w="93" w:type="dxa"/>
        <w:tblLook w:val="04A0"/>
      </w:tblPr>
      <w:tblGrid>
        <w:gridCol w:w="2774"/>
        <w:gridCol w:w="2770"/>
        <w:gridCol w:w="492"/>
        <w:gridCol w:w="996"/>
        <w:gridCol w:w="926"/>
      </w:tblGrid>
      <w:tr w:rsidR="00F12BE5" w:rsidRPr="00F12BE5" w:rsidTr="00AB2A3E">
        <w:trPr>
          <w:trHeight w:val="684"/>
        </w:trPr>
        <w:tc>
          <w:tcPr>
            <w:tcW w:w="2774" w:type="dxa"/>
            <w:tcBorders>
              <w:top w:val="single" w:sz="4" w:space="0" w:color="auto"/>
              <w:left w:val="nil"/>
              <w:bottom w:val="single" w:sz="4" w:space="0" w:color="auto"/>
              <w:right w:val="nil"/>
            </w:tcBorders>
            <w:shd w:val="clear" w:color="auto" w:fill="auto"/>
            <w:vAlign w:val="center"/>
            <w:hideMark/>
          </w:tcPr>
          <w:p w:rsidR="00F12BE5" w:rsidRPr="00F12BE5" w:rsidRDefault="00F12BE5" w:rsidP="00924FFC">
            <w:pPr>
              <w:spacing w:after="0" w:line="240" w:lineRule="auto"/>
              <w:rPr>
                <w:rFonts w:ascii="Times New Roman" w:eastAsia="Times New Roman" w:hAnsi="Times New Roman" w:cs="Times New Roman"/>
                <w:b/>
                <w:bCs/>
                <w:color w:val="000000"/>
                <w:sz w:val="24"/>
                <w:szCs w:val="24"/>
                <w:lang w:eastAsia="en-GB"/>
              </w:rPr>
            </w:pPr>
            <w:r w:rsidRPr="00F12BE5">
              <w:rPr>
                <w:rFonts w:ascii="Times New Roman" w:eastAsia="Times New Roman" w:hAnsi="Times New Roman" w:cs="Times New Roman"/>
                <w:b/>
                <w:bCs/>
                <w:color w:val="000000"/>
                <w:sz w:val="24"/>
                <w:szCs w:val="24"/>
                <w:lang w:eastAsia="en-GB"/>
              </w:rPr>
              <w:t>Fixed effect</w:t>
            </w:r>
            <w:ins w:id="1246" w:author="Garcia Carreras, Bernardo" w:date="2017-02-22T15:12:00Z">
              <w:r w:rsidR="009307E3">
                <w:rPr>
                  <w:rFonts w:ascii="Times New Roman" w:eastAsia="Times New Roman" w:hAnsi="Times New Roman" w:cs="Times New Roman"/>
                  <w:b/>
                  <w:bCs/>
                  <w:color w:val="000000"/>
                  <w:sz w:val="24"/>
                  <w:szCs w:val="24"/>
                  <w:lang w:eastAsia="en-GB"/>
                </w:rPr>
                <w:t>s</w:t>
              </w:r>
            </w:ins>
            <w:r w:rsidRPr="00F12BE5">
              <w:rPr>
                <w:rFonts w:ascii="Times New Roman" w:eastAsia="Times New Roman" w:hAnsi="Times New Roman" w:cs="Times New Roman"/>
                <w:b/>
                <w:bCs/>
                <w:color w:val="000000"/>
                <w:sz w:val="24"/>
                <w:szCs w:val="24"/>
                <w:lang w:eastAsia="en-GB"/>
              </w:rPr>
              <w:t xml:space="preserve"> on </w:t>
            </w:r>
            <m:oMath>
              <m:sSub>
                <m:sSubPr>
                  <m:ctrlPr>
                    <w:ins w:id="1247" w:author="Garcia Carreras, Bernardo" w:date="2017-02-22T15:09:00Z">
                      <w:rPr>
                        <w:rFonts w:ascii="Cambria Math" w:eastAsia="Times New Roman" w:hAnsi="Cambria Math" w:cs="Times New Roman"/>
                        <w:b/>
                        <w:bCs/>
                        <w:i/>
                        <w:color w:val="000000"/>
                        <w:sz w:val="24"/>
                        <w:szCs w:val="24"/>
                        <w:lang w:eastAsia="en-GB"/>
                      </w:rPr>
                    </w:ins>
                  </m:ctrlPr>
                </m:sSubPr>
                <m:e>
                  <w:ins w:id="1248" w:author="Garcia Carreras, Bernardo" w:date="2017-02-22T15:09:00Z">
                    <m:r>
                      <m:rPr>
                        <m:sty m:val="bi"/>
                      </m:rPr>
                      <w:rPr>
                        <w:rFonts w:ascii="Cambria Math" w:eastAsia="Times New Roman" w:hAnsi="Cambria Math" w:cs="Times New Roman"/>
                        <w:color w:val="000000"/>
                        <w:sz w:val="24"/>
                        <w:szCs w:val="24"/>
                        <w:lang w:eastAsia="en-GB"/>
                      </w:rPr>
                      <m:t>μ</m:t>
                    </m:r>
                  </w:ins>
                </m:e>
                <m:sub>
                  <w:ins w:id="1249" w:author="Garcia Carreras, Bernardo" w:date="2017-02-22T15:09:00Z">
                    <m:r>
                      <m:rPr>
                        <m:nor/>
                      </m:rPr>
                      <w:rPr>
                        <w:rFonts w:ascii="Cambria Math" w:eastAsia="Times New Roman" w:hAnsi="Cambria Math" w:cs="Times New Roman"/>
                        <w:b/>
                        <w:bCs/>
                        <w:color w:val="000000"/>
                        <w:sz w:val="24"/>
                        <w:szCs w:val="24"/>
                        <w:lang w:eastAsia="en-GB"/>
                      </w:rPr>
                      <m:t>max</m:t>
                    </m:r>
                  </w:ins>
                </m:sub>
              </m:sSub>
              <w:del w:id="1250" w:author="Garcia Carreras, Bernardo" w:date="2017-02-22T15:09:00Z"/>
            </m:oMath>
            <w:r w:rsidRPr="00F12BE5" w:rsidDel="00F61E4C">
              <w:rPr>
                <w:rFonts w:ascii="Times New Roman" w:eastAsia="Times New Roman" w:hAnsi="Times New Roman" w:cs="Times New Roman"/>
                <w:b/>
                <w:bCs/>
                <w:color w:val="000000"/>
                <w:sz w:val="24"/>
                <w:szCs w:val="24"/>
                <w:lang w:eastAsia="en-GB"/>
              </w:rPr>
              <w:t>μmax</w:t>
            </w:r>
          </w:p>
        </w:tc>
        <w:tc>
          <w:tcPr>
            <w:tcW w:w="2770" w:type="dxa"/>
            <w:tcBorders>
              <w:top w:val="single" w:sz="4" w:space="0" w:color="auto"/>
              <w:left w:val="nil"/>
              <w:bottom w:val="single" w:sz="4" w:space="0" w:color="auto"/>
              <w:right w:val="nil"/>
            </w:tcBorders>
            <w:shd w:val="clear" w:color="auto" w:fill="auto"/>
            <w:vAlign w:val="center"/>
            <w:hideMark/>
          </w:tcPr>
          <w:p w:rsidR="00F12BE5" w:rsidRPr="00F12BE5" w:rsidRDefault="00F12BE5" w:rsidP="00924FFC">
            <w:pPr>
              <w:spacing w:after="0" w:line="240" w:lineRule="auto"/>
              <w:rPr>
                <w:rFonts w:ascii="Times New Roman" w:eastAsia="Times New Roman" w:hAnsi="Times New Roman" w:cs="Times New Roman"/>
                <w:b/>
                <w:bCs/>
                <w:color w:val="000000"/>
                <w:sz w:val="24"/>
                <w:szCs w:val="24"/>
                <w:lang w:eastAsia="en-GB"/>
              </w:rPr>
            </w:pPr>
            <w:r w:rsidRPr="00F12BE5">
              <w:rPr>
                <w:rFonts w:ascii="Times New Roman" w:eastAsia="Times New Roman" w:hAnsi="Times New Roman" w:cs="Times New Roman"/>
                <w:b/>
                <w:bCs/>
                <w:color w:val="000000"/>
                <w:sz w:val="24"/>
                <w:szCs w:val="24"/>
                <w:lang w:eastAsia="en-GB"/>
              </w:rPr>
              <w:t xml:space="preserve">Fixed effects on </w:t>
            </w:r>
            <w:proofErr w:type="spellStart"/>
            <w:r w:rsidRPr="00F12BE5">
              <w:rPr>
                <w:rFonts w:ascii="Times New Roman" w:eastAsia="Times New Roman" w:hAnsi="Times New Roman" w:cs="Times New Roman"/>
                <w:b/>
                <w:bCs/>
                <w:color w:val="000000"/>
                <w:sz w:val="24"/>
                <w:szCs w:val="24"/>
                <w:lang w:eastAsia="en-GB"/>
              </w:rPr>
              <w:t>ln</w:t>
            </w:r>
            <w:proofErr w:type="spellEnd"/>
            <w:r w:rsidRPr="00F12BE5">
              <w:rPr>
                <w:rFonts w:ascii="Times New Roman" w:eastAsia="Times New Roman" w:hAnsi="Times New Roman" w:cs="Times New Roman"/>
                <w:b/>
                <w:bCs/>
                <w:color w:val="000000"/>
                <w:sz w:val="24"/>
                <w:szCs w:val="24"/>
                <w:lang w:eastAsia="en-GB"/>
              </w:rPr>
              <w:t>(</w:t>
            </w:r>
            <m:oMath>
              <m:sSub>
                <m:sSubPr>
                  <m:ctrlPr>
                    <w:ins w:id="1251" w:author="Garcia Carreras, Bernardo" w:date="2017-02-22T15:10:00Z">
                      <w:rPr>
                        <w:rFonts w:ascii="Cambria Math" w:eastAsia="Times New Roman" w:hAnsi="Cambria Math" w:cs="Times New Roman"/>
                        <w:b/>
                        <w:bCs/>
                        <w:i/>
                        <w:color w:val="000000"/>
                        <w:sz w:val="24"/>
                        <w:szCs w:val="24"/>
                        <w:lang w:eastAsia="en-GB"/>
                      </w:rPr>
                    </w:ins>
                  </m:ctrlPr>
                </m:sSubPr>
                <m:e>
                  <w:ins w:id="1252" w:author="Garcia Carreras, Bernardo" w:date="2017-02-22T15:10:00Z">
                    <m:r>
                      <m:rPr>
                        <m:sty m:val="bi"/>
                      </m:rPr>
                      <w:rPr>
                        <w:rFonts w:ascii="Cambria Math" w:eastAsia="Times New Roman" w:hAnsi="Cambria Math" w:cs="Times New Roman"/>
                        <w:color w:val="000000"/>
                        <w:sz w:val="24"/>
                        <w:szCs w:val="24"/>
                        <w:lang w:eastAsia="en-GB"/>
                      </w:rPr>
                      <m:t>K</m:t>
                    </m:r>
                  </w:ins>
                </m:e>
                <m:sub>
                  <w:ins w:id="1253" w:author="Garcia Carreras, Bernardo" w:date="2017-02-22T15:10:00Z">
                    <m:r>
                      <m:rPr>
                        <m:sty m:val="bi"/>
                      </m:rPr>
                      <w:rPr>
                        <w:rFonts w:ascii="Cambria Math" w:eastAsia="Times New Roman" w:hAnsi="Cambria Math" w:cs="Times New Roman"/>
                        <w:color w:val="000000"/>
                        <w:sz w:val="24"/>
                        <w:szCs w:val="24"/>
                        <w:lang w:eastAsia="en-GB"/>
                      </w:rPr>
                      <m:t>S</m:t>
                    </m:r>
                  </w:ins>
                </m:sub>
              </m:sSub>
              <w:del w:id="1254" w:author="Garcia Carreras, Bernardo" w:date="2017-02-22T15:10:00Z"/>
            </m:oMath>
            <w:r w:rsidRPr="00F12BE5" w:rsidDel="00F61E4C">
              <w:rPr>
                <w:rFonts w:ascii="Times New Roman" w:eastAsia="Times New Roman" w:hAnsi="Times New Roman" w:cs="Times New Roman"/>
                <w:b/>
                <w:bCs/>
                <w:color w:val="000000"/>
                <w:sz w:val="24"/>
                <w:szCs w:val="24"/>
                <w:lang w:eastAsia="en-GB"/>
              </w:rPr>
              <w:t>Ks</w:t>
            </w:r>
            <w:del w:id="1255" w:author="Garcia Carreras, Bernardo" w:date="2017-02-22T15:10:00Z">
              <w:r w:rsidRPr="00F12BE5" w:rsidDel="00F61E4C">
                <w:rPr>
                  <w:rFonts w:ascii="Times New Roman" w:eastAsia="Times New Roman" w:hAnsi="Times New Roman" w:cs="Times New Roman"/>
                  <w:b/>
                  <w:bCs/>
                  <w:color w:val="000000"/>
                  <w:sz w:val="24"/>
                  <w:szCs w:val="24"/>
                  <w:vertAlign w:val="subscript"/>
                  <w:lang w:eastAsia="en-GB"/>
                </w:rPr>
                <w:delText>μ</w:delText>
              </w:r>
            </w:del>
            <w:r w:rsidRPr="00F12BE5">
              <w:rPr>
                <w:rFonts w:ascii="Times New Roman" w:eastAsia="Times New Roman" w:hAnsi="Times New Roman" w:cs="Times New Roman"/>
                <w:b/>
                <w:bCs/>
                <w:color w:val="000000"/>
                <w:sz w:val="24"/>
                <w:szCs w:val="24"/>
                <w:lang w:eastAsia="en-GB"/>
              </w:rPr>
              <w:t>)</w:t>
            </w:r>
          </w:p>
        </w:tc>
        <w:tc>
          <w:tcPr>
            <w:tcW w:w="492" w:type="dxa"/>
            <w:tcBorders>
              <w:top w:val="single" w:sz="8" w:space="0" w:color="auto"/>
              <w:left w:val="nil"/>
              <w:bottom w:val="single" w:sz="8" w:space="0" w:color="auto"/>
              <w:right w:val="nil"/>
            </w:tcBorders>
            <w:shd w:val="clear" w:color="auto" w:fill="auto"/>
            <w:vAlign w:val="center"/>
            <w:hideMark/>
          </w:tcPr>
          <w:p w:rsidR="00F12BE5" w:rsidRPr="00F12BE5" w:rsidRDefault="00F12BE5" w:rsidP="00924FFC">
            <w:pPr>
              <w:spacing w:after="0" w:line="240" w:lineRule="auto"/>
              <w:jc w:val="both"/>
              <w:rPr>
                <w:rFonts w:ascii="Times New Roman" w:eastAsia="Times New Roman" w:hAnsi="Times New Roman" w:cs="Times New Roman"/>
                <w:b/>
                <w:bCs/>
                <w:color w:val="000000"/>
                <w:sz w:val="24"/>
                <w:szCs w:val="24"/>
                <w:lang w:eastAsia="en-GB"/>
              </w:rPr>
            </w:pPr>
            <w:r w:rsidRPr="00F12BE5">
              <w:rPr>
                <w:rFonts w:ascii="Times New Roman" w:eastAsia="Times New Roman" w:hAnsi="Times New Roman" w:cs="Times New Roman"/>
                <w:b/>
                <w:bCs/>
                <w:color w:val="000000"/>
                <w:sz w:val="24"/>
                <w:szCs w:val="24"/>
                <w:lang w:eastAsia="en-GB"/>
              </w:rPr>
              <w:t>K</w:t>
            </w:r>
          </w:p>
        </w:tc>
        <w:tc>
          <w:tcPr>
            <w:tcW w:w="996" w:type="dxa"/>
            <w:tcBorders>
              <w:top w:val="single" w:sz="8" w:space="0" w:color="auto"/>
              <w:left w:val="nil"/>
              <w:bottom w:val="single" w:sz="8" w:space="0" w:color="auto"/>
              <w:right w:val="nil"/>
            </w:tcBorders>
            <w:shd w:val="clear" w:color="auto" w:fill="auto"/>
            <w:vAlign w:val="center"/>
            <w:hideMark/>
          </w:tcPr>
          <w:p w:rsidR="00F12BE5" w:rsidRPr="00F12BE5" w:rsidRDefault="00F12BE5" w:rsidP="00924FFC">
            <w:pPr>
              <w:spacing w:after="0" w:line="240" w:lineRule="auto"/>
              <w:jc w:val="both"/>
              <w:rPr>
                <w:rFonts w:ascii="Times New Roman" w:eastAsia="Times New Roman" w:hAnsi="Times New Roman" w:cs="Times New Roman"/>
                <w:b/>
                <w:bCs/>
                <w:color w:val="000000"/>
                <w:sz w:val="24"/>
                <w:szCs w:val="24"/>
                <w:lang w:eastAsia="en-GB"/>
              </w:rPr>
            </w:pPr>
            <w:proofErr w:type="spellStart"/>
            <w:r w:rsidRPr="00F12BE5">
              <w:rPr>
                <w:rFonts w:ascii="Times New Roman" w:eastAsia="Times New Roman" w:hAnsi="Times New Roman" w:cs="Times New Roman"/>
                <w:b/>
                <w:bCs/>
                <w:color w:val="000000"/>
                <w:sz w:val="24"/>
                <w:szCs w:val="24"/>
                <w:lang w:eastAsia="en-GB"/>
              </w:rPr>
              <w:t>AICc</w:t>
            </w:r>
            <w:proofErr w:type="spellEnd"/>
          </w:p>
        </w:tc>
        <w:tc>
          <w:tcPr>
            <w:tcW w:w="926" w:type="dxa"/>
            <w:tcBorders>
              <w:top w:val="single" w:sz="8" w:space="0" w:color="auto"/>
              <w:left w:val="nil"/>
              <w:bottom w:val="single" w:sz="8" w:space="0" w:color="auto"/>
              <w:right w:val="nil"/>
            </w:tcBorders>
            <w:shd w:val="clear" w:color="auto" w:fill="auto"/>
            <w:vAlign w:val="center"/>
            <w:hideMark/>
          </w:tcPr>
          <w:p w:rsidR="00F12BE5" w:rsidRPr="00F12BE5" w:rsidRDefault="00F12BE5" w:rsidP="00924FFC">
            <w:pPr>
              <w:spacing w:after="0" w:line="240" w:lineRule="auto"/>
              <w:jc w:val="both"/>
              <w:rPr>
                <w:rFonts w:ascii="Times New Roman" w:eastAsia="Times New Roman" w:hAnsi="Times New Roman" w:cs="Times New Roman"/>
                <w:b/>
                <w:bCs/>
                <w:color w:val="000000"/>
                <w:sz w:val="24"/>
                <w:szCs w:val="24"/>
                <w:lang w:eastAsia="en-GB"/>
              </w:rPr>
            </w:pPr>
            <w:proofErr w:type="spellStart"/>
            <w:r w:rsidRPr="00F12BE5">
              <w:rPr>
                <w:rFonts w:ascii="Times New Roman" w:eastAsia="Times New Roman" w:hAnsi="Times New Roman" w:cs="Times New Roman"/>
                <w:b/>
                <w:bCs/>
                <w:color w:val="000000"/>
                <w:sz w:val="24"/>
                <w:szCs w:val="24"/>
                <w:lang w:eastAsia="en-GB"/>
              </w:rPr>
              <w:t>ΔAICc</w:t>
            </w:r>
            <w:proofErr w:type="spellEnd"/>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 * Temperature</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 * Temperature</w:t>
            </w:r>
          </w:p>
        </w:tc>
        <w:tc>
          <w:tcPr>
            <w:tcW w:w="492"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65</w:t>
            </w:r>
          </w:p>
        </w:tc>
        <w:tc>
          <w:tcPr>
            <w:tcW w:w="99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1204.88</w:t>
            </w:r>
          </w:p>
        </w:tc>
        <w:tc>
          <w:tcPr>
            <w:tcW w:w="92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0.00</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 * Temperature</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 + Temperature</w:t>
            </w:r>
          </w:p>
        </w:tc>
        <w:tc>
          <w:tcPr>
            <w:tcW w:w="492"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45</w:t>
            </w:r>
          </w:p>
        </w:tc>
        <w:tc>
          <w:tcPr>
            <w:tcW w:w="99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1211.79</w:t>
            </w:r>
          </w:p>
        </w:tc>
        <w:tc>
          <w:tcPr>
            <w:tcW w:w="92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6.92</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 * Temperature</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w:t>
            </w:r>
          </w:p>
        </w:tc>
        <w:tc>
          <w:tcPr>
            <w:tcW w:w="492"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41</w:t>
            </w:r>
          </w:p>
        </w:tc>
        <w:tc>
          <w:tcPr>
            <w:tcW w:w="99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1215.09</w:t>
            </w:r>
          </w:p>
        </w:tc>
        <w:tc>
          <w:tcPr>
            <w:tcW w:w="92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10.21</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 * Temperature</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w:t>
            </w:r>
          </w:p>
        </w:tc>
        <w:tc>
          <w:tcPr>
            <w:tcW w:w="492"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36</w:t>
            </w:r>
          </w:p>
        </w:tc>
        <w:tc>
          <w:tcPr>
            <w:tcW w:w="99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1215.79</w:t>
            </w:r>
          </w:p>
        </w:tc>
        <w:tc>
          <w:tcPr>
            <w:tcW w:w="92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10.91</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 * Temperature</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Temperature</w:t>
            </w:r>
          </w:p>
        </w:tc>
        <w:tc>
          <w:tcPr>
            <w:tcW w:w="492"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40</w:t>
            </w:r>
          </w:p>
        </w:tc>
        <w:tc>
          <w:tcPr>
            <w:tcW w:w="99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1217.37</w:t>
            </w:r>
          </w:p>
        </w:tc>
        <w:tc>
          <w:tcPr>
            <w:tcW w:w="92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12.50</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 + Temperature</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 + Temperature</w:t>
            </w:r>
          </w:p>
        </w:tc>
        <w:tc>
          <w:tcPr>
            <w:tcW w:w="492"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25</w:t>
            </w:r>
          </w:p>
        </w:tc>
        <w:tc>
          <w:tcPr>
            <w:tcW w:w="99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1263.74</w:t>
            </w:r>
          </w:p>
        </w:tc>
        <w:tc>
          <w:tcPr>
            <w:tcW w:w="92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58.87</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 + Temperature</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 * Temperature</w:t>
            </w:r>
          </w:p>
        </w:tc>
        <w:tc>
          <w:tcPr>
            <w:tcW w:w="492"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45</w:t>
            </w:r>
          </w:p>
        </w:tc>
        <w:tc>
          <w:tcPr>
            <w:tcW w:w="99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1263.81</w:t>
            </w:r>
          </w:p>
        </w:tc>
        <w:tc>
          <w:tcPr>
            <w:tcW w:w="92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58.93</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Temperature</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 * Temperature</w:t>
            </w:r>
          </w:p>
        </w:tc>
        <w:tc>
          <w:tcPr>
            <w:tcW w:w="492"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40</w:t>
            </w:r>
          </w:p>
        </w:tc>
        <w:tc>
          <w:tcPr>
            <w:tcW w:w="99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1264.28</w:t>
            </w:r>
          </w:p>
        </w:tc>
        <w:tc>
          <w:tcPr>
            <w:tcW w:w="92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59.40</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Temperature</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 + Temperature</w:t>
            </w:r>
          </w:p>
        </w:tc>
        <w:tc>
          <w:tcPr>
            <w:tcW w:w="492"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20</w:t>
            </w:r>
          </w:p>
        </w:tc>
        <w:tc>
          <w:tcPr>
            <w:tcW w:w="99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1265.52</w:t>
            </w:r>
          </w:p>
        </w:tc>
        <w:tc>
          <w:tcPr>
            <w:tcW w:w="92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60.65</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 + Temperature</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w:t>
            </w:r>
          </w:p>
        </w:tc>
        <w:tc>
          <w:tcPr>
            <w:tcW w:w="492"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16</w:t>
            </w:r>
          </w:p>
        </w:tc>
        <w:tc>
          <w:tcPr>
            <w:tcW w:w="99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1265.54</w:t>
            </w:r>
          </w:p>
        </w:tc>
        <w:tc>
          <w:tcPr>
            <w:tcW w:w="92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60.67</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 + Temperature</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w:t>
            </w:r>
          </w:p>
        </w:tc>
        <w:tc>
          <w:tcPr>
            <w:tcW w:w="492"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21</w:t>
            </w:r>
          </w:p>
        </w:tc>
        <w:tc>
          <w:tcPr>
            <w:tcW w:w="99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1265.6</w:t>
            </w:r>
          </w:p>
        </w:tc>
        <w:tc>
          <w:tcPr>
            <w:tcW w:w="92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60.73</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 + Temperature</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Temperature</w:t>
            </w:r>
          </w:p>
        </w:tc>
        <w:tc>
          <w:tcPr>
            <w:tcW w:w="492"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20</w:t>
            </w:r>
          </w:p>
        </w:tc>
        <w:tc>
          <w:tcPr>
            <w:tcW w:w="99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1266.47</w:t>
            </w:r>
          </w:p>
        </w:tc>
        <w:tc>
          <w:tcPr>
            <w:tcW w:w="92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61.59</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Temperature</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w:t>
            </w:r>
          </w:p>
        </w:tc>
        <w:tc>
          <w:tcPr>
            <w:tcW w:w="492"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16</w:t>
            </w:r>
          </w:p>
        </w:tc>
        <w:tc>
          <w:tcPr>
            <w:tcW w:w="99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1267.06</w:t>
            </w:r>
          </w:p>
        </w:tc>
        <w:tc>
          <w:tcPr>
            <w:tcW w:w="92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62.19</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Temperature</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w:t>
            </w:r>
          </w:p>
        </w:tc>
        <w:tc>
          <w:tcPr>
            <w:tcW w:w="492"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11</w:t>
            </w:r>
          </w:p>
        </w:tc>
        <w:tc>
          <w:tcPr>
            <w:tcW w:w="99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1267.07</w:t>
            </w:r>
          </w:p>
        </w:tc>
        <w:tc>
          <w:tcPr>
            <w:tcW w:w="92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62.20</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Temperature</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Temperature</w:t>
            </w:r>
          </w:p>
        </w:tc>
        <w:tc>
          <w:tcPr>
            <w:tcW w:w="492"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15</w:t>
            </w:r>
          </w:p>
        </w:tc>
        <w:tc>
          <w:tcPr>
            <w:tcW w:w="99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1268.04</w:t>
            </w:r>
          </w:p>
        </w:tc>
        <w:tc>
          <w:tcPr>
            <w:tcW w:w="92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63.16</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 * Temperature</w:t>
            </w:r>
          </w:p>
        </w:tc>
        <w:tc>
          <w:tcPr>
            <w:tcW w:w="492"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36</w:t>
            </w:r>
          </w:p>
        </w:tc>
        <w:tc>
          <w:tcPr>
            <w:tcW w:w="99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1268.24</w:t>
            </w:r>
          </w:p>
        </w:tc>
        <w:tc>
          <w:tcPr>
            <w:tcW w:w="92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63.36</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 + Temperature</w:t>
            </w:r>
          </w:p>
        </w:tc>
        <w:tc>
          <w:tcPr>
            <w:tcW w:w="492"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16</w:t>
            </w:r>
          </w:p>
        </w:tc>
        <w:tc>
          <w:tcPr>
            <w:tcW w:w="99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1270.13</w:t>
            </w:r>
          </w:p>
        </w:tc>
        <w:tc>
          <w:tcPr>
            <w:tcW w:w="92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65.25</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w:t>
            </w:r>
          </w:p>
        </w:tc>
        <w:tc>
          <w:tcPr>
            <w:tcW w:w="492"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w:t>
            </w:r>
          </w:p>
        </w:tc>
        <w:tc>
          <w:tcPr>
            <w:tcW w:w="99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1270.35</w:t>
            </w:r>
          </w:p>
        </w:tc>
        <w:tc>
          <w:tcPr>
            <w:tcW w:w="92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65.47</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w:t>
            </w:r>
          </w:p>
        </w:tc>
        <w:tc>
          <w:tcPr>
            <w:tcW w:w="492"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7</w:t>
            </w:r>
          </w:p>
        </w:tc>
        <w:tc>
          <w:tcPr>
            <w:tcW w:w="99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1270.92</w:t>
            </w:r>
          </w:p>
        </w:tc>
        <w:tc>
          <w:tcPr>
            <w:tcW w:w="92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66.04</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 * Temperature</w:t>
            </w:r>
          </w:p>
        </w:tc>
        <w:tc>
          <w:tcPr>
            <w:tcW w:w="492"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41</w:t>
            </w:r>
          </w:p>
        </w:tc>
        <w:tc>
          <w:tcPr>
            <w:tcW w:w="99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1271.04</w:t>
            </w:r>
          </w:p>
        </w:tc>
        <w:tc>
          <w:tcPr>
            <w:tcW w:w="92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66.16</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w:t>
            </w:r>
          </w:p>
        </w:tc>
        <w:tc>
          <w:tcPr>
            <w:tcW w:w="492"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17</w:t>
            </w:r>
          </w:p>
        </w:tc>
        <w:tc>
          <w:tcPr>
            <w:tcW w:w="99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1271.68</w:t>
            </w:r>
          </w:p>
        </w:tc>
        <w:tc>
          <w:tcPr>
            <w:tcW w:w="92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66.81</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 + Temperature</w:t>
            </w:r>
          </w:p>
        </w:tc>
        <w:tc>
          <w:tcPr>
            <w:tcW w:w="492"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21</w:t>
            </w:r>
          </w:p>
        </w:tc>
        <w:tc>
          <w:tcPr>
            <w:tcW w:w="99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1271.91</w:t>
            </w:r>
          </w:p>
        </w:tc>
        <w:tc>
          <w:tcPr>
            <w:tcW w:w="92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67.03</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w:t>
            </w:r>
          </w:p>
        </w:tc>
        <w:tc>
          <w:tcPr>
            <w:tcW w:w="492"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w:t>
            </w:r>
          </w:p>
        </w:tc>
        <w:tc>
          <w:tcPr>
            <w:tcW w:w="99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1272.35</w:t>
            </w:r>
          </w:p>
        </w:tc>
        <w:tc>
          <w:tcPr>
            <w:tcW w:w="926" w:type="dxa"/>
            <w:tcBorders>
              <w:top w:val="nil"/>
              <w:left w:val="nil"/>
              <w:bottom w:val="nil"/>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67.47</w:t>
            </w:r>
          </w:p>
        </w:tc>
      </w:tr>
      <w:tr w:rsidR="00F12BE5" w:rsidRPr="00F12BE5" w:rsidTr="00AB2A3E">
        <w:trPr>
          <w:trHeight w:val="324"/>
        </w:trPr>
        <w:tc>
          <w:tcPr>
            <w:tcW w:w="2774"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Temperature</w:t>
            </w:r>
          </w:p>
        </w:tc>
        <w:tc>
          <w:tcPr>
            <w:tcW w:w="2770" w:type="dxa"/>
            <w:tcBorders>
              <w:top w:val="nil"/>
              <w:left w:val="nil"/>
              <w:bottom w:val="nil"/>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Temperature</w:t>
            </w:r>
          </w:p>
        </w:tc>
        <w:tc>
          <w:tcPr>
            <w:tcW w:w="492"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11</w:t>
            </w:r>
          </w:p>
        </w:tc>
        <w:tc>
          <w:tcPr>
            <w:tcW w:w="99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1273.04</w:t>
            </w:r>
          </w:p>
        </w:tc>
        <w:tc>
          <w:tcPr>
            <w:tcW w:w="926" w:type="dxa"/>
            <w:tcBorders>
              <w:top w:val="nil"/>
              <w:left w:val="nil"/>
              <w:bottom w:val="nil"/>
              <w:right w:val="nil"/>
            </w:tcBorders>
            <w:shd w:val="clear" w:color="000000" w:fill="FDFDFD"/>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68.16</w:t>
            </w:r>
          </w:p>
        </w:tc>
      </w:tr>
      <w:tr w:rsidR="00F12BE5" w:rsidRPr="00F12BE5" w:rsidTr="00AB2A3E">
        <w:trPr>
          <w:trHeight w:val="324"/>
        </w:trPr>
        <w:tc>
          <w:tcPr>
            <w:tcW w:w="2774" w:type="dxa"/>
            <w:tcBorders>
              <w:top w:val="nil"/>
              <w:left w:val="nil"/>
              <w:bottom w:val="single" w:sz="4" w:space="0" w:color="auto"/>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Species</w:t>
            </w:r>
          </w:p>
        </w:tc>
        <w:tc>
          <w:tcPr>
            <w:tcW w:w="2770" w:type="dxa"/>
            <w:tcBorders>
              <w:top w:val="nil"/>
              <w:left w:val="nil"/>
              <w:bottom w:val="single" w:sz="4" w:space="0" w:color="auto"/>
              <w:right w:val="nil"/>
            </w:tcBorders>
            <w:shd w:val="clear" w:color="auto" w:fill="auto"/>
            <w:noWrap/>
            <w:vAlign w:val="bottom"/>
            <w:hideMark/>
          </w:tcPr>
          <w:p w:rsidR="00F12BE5" w:rsidRPr="00F12BE5" w:rsidRDefault="00F12BE5" w:rsidP="00924FFC">
            <w:pPr>
              <w:spacing w:after="0" w:line="240" w:lineRule="auto"/>
              <w:rPr>
                <w:rFonts w:ascii="Times New Roman" w:eastAsia="Times New Roman" w:hAnsi="Times New Roman" w:cs="Times New Roman"/>
                <w:color w:val="000000"/>
                <w:lang w:eastAsia="en-GB"/>
              </w:rPr>
            </w:pPr>
            <w:r w:rsidRPr="00F12BE5">
              <w:rPr>
                <w:rFonts w:ascii="Times New Roman" w:eastAsia="Times New Roman" w:hAnsi="Times New Roman" w:cs="Times New Roman"/>
                <w:color w:val="000000"/>
                <w:lang w:eastAsia="en-GB"/>
              </w:rPr>
              <w:t>1 + Temperature</w:t>
            </w:r>
          </w:p>
        </w:tc>
        <w:tc>
          <w:tcPr>
            <w:tcW w:w="492" w:type="dxa"/>
            <w:tcBorders>
              <w:top w:val="nil"/>
              <w:left w:val="nil"/>
              <w:bottom w:val="single" w:sz="4" w:space="0" w:color="auto"/>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16</w:t>
            </w:r>
          </w:p>
        </w:tc>
        <w:tc>
          <w:tcPr>
            <w:tcW w:w="996" w:type="dxa"/>
            <w:tcBorders>
              <w:top w:val="nil"/>
              <w:left w:val="nil"/>
              <w:bottom w:val="single" w:sz="4" w:space="0" w:color="auto"/>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1274.72</w:t>
            </w:r>
          </w:p>
        </w:tc>
        <w:tc>
          <w:tcPr>
            <w:tcW w:w="926" w:type="dxa"/>
            <w:tcBorders>
              <w:top w:val="nil"/>
              <w:left w:val="nil"/>
              <w:bottom w:val="single" w:sz="4" w:space="0" w:color="auto"/>
              <w:right w:val="nil"/>
            </w:tcBorders>
            <w:shd w:val="clear" w:color="000000" w:fill="FFFFFF"/>
            <w:noWrap/>
            <w:vAlign w:val="center"/>
            <w:hideMark/>
          </w:tcPr>
          <w:p w:rsidR="00F12BE5" w:rsidRPr="00F12BE5" w:rsidRDefault="00F12BE5" w:rsidP="00924FFC">
            <w:pPr>
              <w:spacing w:after="0" w:line="240" w:lineRule="auto"/>
              <w:jc w:val="right"/>
              <w:rPr>
                <w:rFonts w:ascii="Times New Roman" w:eastAsia="Times New Roman" w:hAnsi="Times New Roman" w:cs="Times New Roman"/>
                <w:color w:val="000000"/>
                <w:sz w:val="24"/>
                <w:szCs w:val="24"/>
                <w:lang w:eastAsia="en-GB"/>
              </w:rPr>
            </w:pPr>
            <w:r w:rsidRPr="00F12BE5">
              <w:rPr>
                <w:rFonts w:ascii="Times New Roman" w:eastAsia="Times New Roman" w:hAnsi="Times New Roman" w:cs="Times New Roman"/>
                <w:color w:val="000000"/>
                <w:sz w:val="24"/>
                <w:szCs w:val="24"/>
                <w:lang w:eastAsia="en-GB"/>
              </w:rPr>
              <w:t>69.84</w:t>
            </w:r>
          </w:p>
        </w:tc>
      </w:tr>
    </w:tbl>
    <w:p w:rsidR="00756992" w:rsidRDefault="00756992">
      <w:pPr>
        <w:spacing w:line="240" w:lineRule="auto"/>
        <w:jc w:val="both"/>
        <w:rPr>
          <w:rFonts w:ascii="Times New Roman" w:hAnsi="Times New Roman" w:cs="Times New Roman"/>
          <w:sz w:val="24"/>
          <w:szCs w:val="24"/>
        </w:rPr>
        <w:pPrChange w:id="1256" w:author="Garcia Carreras, Bernardo" w:date="2017-03-15T20:33:00Z">
          <w:pPr>
            <w:jc w:val="both"/>
          </w:pPr>
        </w:pPrChange>
      </w:pPr>
    </w:p>
    <w:p w:rsidR="00756992" w:rsidRDefault="008D26D9">
      <w:pPr>
        <w:spacing w:line="240" w:lineRule="auto"/>
        <w:rPr>
          <w:rFonts w:ascii="Times New Roman" w:hAnsi="Times New Roman" w:cs="Times New Roman"/>
          <w:b/>
          <w:sz w:val="24"/>
          <w:szCs w:val="24"/>
        </w:rPr>
        <w:pPrChange w:id="1257" w:author="Garcia Carreras, Bernardo" w:date="2017-03-15T20:33:00Z">
          <w:pPr/>
        </w:pPrChange>
      </w:pPr>
      <w:r>
        <w:rPr>
          <w:rFonts w:ascii="Times New Roman" w:hAnsi="Times New Roman" w:cs="Times New Roman"/>
          <w:b/>
          <w:sz w:val="24"/>
          <w:szCs w:val="24"/>
        </w:rPr>
        <w:br w:type="page"/>
      </w:r>
    </w:p>
    <w:p w:rsidR="00756992" w:rsidRDefault="00B30641">
      <w:pPr>
        <w:pStyle w:val="Heading3"/>
        <w:spacing w:line="240" w:lineRule="auto"/>
        <w:pPrChange w:id="1258" w:author="Garcia Carreras, Bernardo" w:date="2017-03-15T20:33:00Z">
          <w:pPr>
            <w:pStyle w:val="Heading3"/>
          </w:pPr>
        </w:pPrChange>
      </w:pPr>
      <w:commentRangeStart w:id="1259"/>
      <w:proofErr w:type="gramStart"/>
      <w:r w:rsidRPr="00841BEA">
        <w:rPr>
          <w:rStyle w:val="Heading2Char"/>
          <w:b/>
          <w:bCs/>
          <w:sz w:val="22"/>
          <w:szCs w:val="22"/>
        </w:rPr>
        <w:lastRenderedPageBreak/>
        <w:t xml:space="preserve">Table </w:t>
      </w:r>
      <w:commentRangeEnd w:id="1259"/>
      <w:r w:rsidR="005168BA">
        <w:rPr>
          <w:rStyle w:val="CommentReference"/>
          <w:rFonts w:asciiTheme="minorHAnsi" w:eastAsiaTheme="minorEastAsia" w:hAnsiTheme="minorHAnsi" w:cstheme="minorBidi"/>
          <w:b w:val="0"/>
          <w:bCs w:val="0"/>
        </w:rPr>
        <w:commentReference w:id="1259"/>
      </w:r>
      <w:r w:rsidRPr="00841BEA">
        <w:rPr>
          <w:rStyle w:val="Heading2Char"/>
          <w:b/>
          <w:bCs/>
          <w:sz w:val="22"/>
          <w:szCs w:val="22"/>
        </w:rPr>
        <w:t>2</w:t>
      </w:r>
      <w:r w:rsidR="00482C93" w:rsidRPr="00841BEA">
        <w:rPr>
          <w:rStyle w:val="Heading2Char"/>
          <w:b/>
          <w:bCs/>
          <w:sz w:val="22"/>
          <w:szCs w:val="22"/>
        </w:rPr>
        <w:t>:</w:t>
      </w:r>
      <w:r w:rsidR="00482C93" w:rsidRPr="00841BEA">
        <w:t xml:space="preserve"> </w:t>
      </w:r>
      <w:r w:rsidR="00482C93">
        <w:t>Impact o</w:t>
      </w:r>
      <w:r w:rsidR="00482C93" w:rsidRPr="00482C93">
        <w:t>f phosphate</w:t>
      </w:r>
      <w:ins w:id="1260" w:author="Garcia Carreras, Bernardo" w:date="2017-02-22T15:13:00Z">
        <w:r w:rsidR="009307E3">
          <w:t xml:space="preserve"> concentration</w:t>
        </w:r>
      </w:ins>
      <w:r w:rsidR="00482C93" w:rsidRPr="00482C93">
        <w:t>, temperature and species identity on light acclimated</w:t>
      </w:r>
      <w:r w:rsidR="000544DD">
        <w:t xml:space="preserve"> </w:t>
      </w:r>
      <w:proofErr w:type="spellStart"/>
      <w:r w:rsidR="000544DD">
        <w:t>rP</w:t>
      </w:r>
      <w:proofErr w:type="spellEnd"/>
      <w:r w:rsidR="000544DD">
        <w:t xml:space="preserve"> at 158 </w:t>
      </w:r>
      <w:r w:rsidR="000544DD" w:rsidRPr="00845DCE">
        <w:rPr>
          <w:rFonts w:eastAsia="Calibri"/>
          <w:lang w:val="en-US"/>
        </w:rPr>
        <w:t>µmol m</w:t>
      </w:r>
      <w:r w:rsidR="000544DD" w:rsidRPr="00845DCE">
        <w:rPr>
          <w:rFonts w:eastAsia="Calibri"/>
          <w:vertAlign w:val="superscript"/>
          <w:lang w:val="en-US"/>
        </w:rPr>
        <w:t>-2</w:t>
      </w:r>
      <w:r w:rsidR="000544DD" w:rsidRPr="00845DCE">
        <w:rPr>
          <w:rFonts w:eastAsia="Calibri"/>
          <w:lang w:val="en-US"/>
        </w:rPr>
        <w:t xml:space="preserve"> s</w:t>
      </w:r>
      <w:r w:rsidR="000544DD" w:rsidRPr="00845DCE">
        <w:rPr>
          <w:rFonts w:eastAsia="Calibri"/>
          <w:vertAlign w:val="superscript"/>
          <w:lang w:val="en-US"/>
        </w:rPr>
        <w:t>-1</w:t>
      </w:r>
      <w:r w:rsidR="000544DD">
        <w:t xml:space="preserve"> light intensity.</w:t>
      </w:r>
      <w:proofErr w:type="gramEnd"/>
      <w:r w:rsidR="00841BEA">
        <w:t xml:space="preserve"> W</w:t>
      </w:r>
      <w:r w:rsidR="00482C93">
        <w:t>e</w:t>
      </w:r>
      <w:r w:rsidR="00482C93" w:rsidRPr="003258F0">
        <w:t xml:space="preserve"> fitted a global linear model including both phosphate </w:t>
      </w:r>
      <w:ins w:id="1261" w:author="Garcia Carreras, Bernardo" w:date="2017-02-22T15:13:00Z">
        <w:r w:rsidR="009307E3">
          <w:t>concentration</w:t>
        </w:r>
      </w:ins>
      <w:del w:id="1262" w:author="Garcia Carreras, Bernardo" w:date="2017-02-22T15:13:00Z">
        <w:r w:rsidR="00482C93" w:rsidRPr="003258F0" w:rsidDel="009307E3">
          <w:delText>level</w:delText>
        </w:r>
      </w:del>
      <w:r w:rsidR="00482C93" w:rsidRPr="003258F0">
        <w:t>, temperature level and species identity and all possible interactions and then ran all possible simpler models from this global model. We kep</w:t>
      </w:r>
      <w:r w:rsidR="000066B2">
        <w:t>t the model that had the lowest</w:t>
      </w:r>
      <w:r w:rsidR="00482C93" w:rsidRPr="003258F0">
        <w:t xml:space="preserve"> </w:t>
      </w:r>
      <w:proofErr w:type="spellStart"/>
      <w:r w:rsidR="00482C93" w:rsidRPr="003258F0">
        <w:t>AICc</w:t>
      </w:r>
      <w:proofErr w:type="spellEnd"/>
      <w:r w:rsidR="008F2A35">
        <w:t xml:space="preserve"> (</w:t>
      </w:r>
      <w:proofErr w:type="spellStart"/>
      <w:r w:rsidR="008F2A35">
        <w:t>ΔAICc</w:t>
      </w:r>
      <w:proofErr w:type="spellEnd"/>
      <w:r w:rsidR="008F2A35">
        <w:t xml:space="preserve"> with the second best model, </w:t>
      </w:r>
      <w:r w:rsidR="00841BEA">
        <w:t>2.76</w:t>
      </w:r>
      <w:r w:rsidR="008F2A35">
        <w:t>)</w:t>
      </w:r>
      <w:r w:rsidR="00482C93">
        <w:t xml:space="preserve">. We present the results of a type II </w:t>
      </w:r>
      <w:proofErr w:type="spellStart"/>
      <w:r w:rsidR="00482C93">
        <w:t>anova</w:t>
      </w:r>
      <w:proofErr w:type="spellEnd"/>
      <w:r w:rsidR="00482C93">
        <w:t>.</w:t>
      </w:r>
      <w:r w:rsidR="00841BEA">
        <w:t xml:space="preserve"> The model</w:t>
      </w:r>
      <w:r w:rsidR="008F2A35">
        <w:t xml:space="preserve"> explained 0.74 of the variance (adjusted R</w:t>
      </w:r>
      <w:r w:rsidR="008F2A35" w:rsidRPr="008F2A35">
        <w:rPr>
          <w:vertAlign w:val="superscript"/>
        </w:rPr>
        <w:t>2</w:t>
      </w:r>
      <w:r w:rsidR="008F2A35">
        <w:t>).</w:t>
      </w:r>
    </w:p>
    <w:p w:rsidR="00756992" w:rsidRDefault="00756992">
      <w:pPr>
        <w:spacing w:line="240" w:lineRule="auto"/>
        <w:rPr>
          <w:rFonts w:ascii="Times New Roman" w:hAnsi="Times New Roman" w:cs="Times New Roman"/>
          <w:b/>
          <w:sz w:val="24"/>
          <w:szCs w:val="24"/>
        </w:rPr>
        <w:pPrChange w:id="1263" w:author="Garcia Carreras, Bernardo" w:date="2017-03-15T20:33:00Z">
          <w:pPr/>
        </w:pPrChange>
      </w:pPr>
    </w:p>
    <w:tbl>
      <w:tblPr>
        <w:tblStyle w:val="TableGrid"/>
        <w:tblW w:w="0" w:type="auto"/>
        <w:tblBorders>
          <w:left w:val="none" w:sz="0" w:space="0" w:color="auto"/>
          <w:right w:val="none" w:sz="0" w:space="0" w:color="auto"/>
          <w:insideH w:val="none" w:sz="0" w:space="0" w:color="auto"/>
          <w:insideV w:val="none" w:sz="0" w:space="0" w:color="auto"/>
        </w:tblBorders>
        <w:tblLook w:val="04A0"/>
      </w:tblPr>
      <w:tblGrid>
        <w:gridCol w:w="3404"/>
        <w:gridCol w:w="1158"/>
        <w:gridCol w:w="874"/>
        <w:gridCol w:w="1037"/>
        <w:gridCol w:w="1114"/>
      </w:tblGrid>
      <w:tr w:rsidR="00841BEA" w:rsidTr="00482C93">
        <w:trPr>
          <w:trHeight w:val="276"/>
        </w:trPr>
        <w:tc>
          <w:tcPr>
            <w:tcW w:w="3404" w:type="dxa"/>
            <w:tcBorders>
              <w:top w:val="single" w:sz="4" w:space="0" w:color="auto"/>
              <w:bottom w:val="single" w:sz="4" w:space="0" w:color="auto"/>
            </w:tcBorders>
          </w:tcPr>
          <w:p w:rsidR="00841BEA" w:rsidRDefault="00841BEA" w:rsidP="00924FFC">
            <w:pPr>
              <w:rPr>
                <w:rFonts w:ascii="Times New Roman" w:hAnsi="Times New Roman" w:cs="Times New Roman"/>
                <w:b/>
                <w:sz w:val="24"/>
                <w:szCs w:val="24"/>
              </w:rPr>
            </w:pPr>
          </w:p>
        </w:tc>
        <w:tc>
          <w:tcPr>
            <w:tcW w:w="1158" w:type="dxa"/>
            <w:tcBorders>
              <w:top w:val="single" w:sz="4" w:space="0" w:color="auto"/>
              <w:bottom w:val="single" w:sz="4" w:space="0" w:color="auto"/>
            </w:tcBorders>
          </w:tcPr>
          <w:p w:rsidR="00841BEA" w:rsidRDefault="00841BEA" w:rsidP="00924FFC">
            <w:pPr>
              <w:rPr>
                <w:rFonts w:ascii="Times New Roman" w:hAnsi="Times New Roman" w:cs="Times New Roman"/>
                <w:b/>
                <w:sz w:val="24"/>
                <w:szCs w:val="24"/>
              </w:rPr>
            </w:pPr>
            <w:proofErr w:type="spellStart"/>
            <w:r>
              <w:rPr>
                <w:rFonts w:ascii="Times New Roman" w:hAnsi="Times New Roman" w:cs="Times New Roman"/>
                <w:b/>
                <w:sz w:val="24"/>
                <w:szCs w:val="24"/>
              </w:rPr>
              <w:t>Sum.sq</w:t>
            </w:r>
            <w:proofErr w:type="spellEnd"/>
          </w:p>
        </w:tc>
        <w:tc>
          <w:tcPr>
            <w:tcW w:w="874" w:type="dxa"/>
            <w:tcBorders>
              <w:top w:val="single" w:sz="4" w:space="0" w:color="auto"/>
              <w:bottom w:val="single" w:sz="4" w:space="0" w:color="auto"/>
            </w:tcBorders>
          </w:tcPr>
          <w:p w:rsidR="00841BEA" w:rsidRDefault="00841BEA" w:rsidP="00924FFC">
            <w:pPr>
              <w:rPr>
                <w:rFonts w:ascii="Times New Roman" w:hAnsi="Times New Roman" w:cs="Times New Roman"/>
                <w:b/>
                <w:sz w:val="24"/>
                <w:szCs w:val="24"/>
              </w:rPr>
            </w:pPr>
            <w:proofErr w:type="spellStart"/>
            <w:r>
              <w:rPr>
                <w:rFonts w:ascii="Times New Roman" w:hAnsi="Times New Roman" w:cs="Times New Roman"/>
                <w:b/>
                <w:sz w:val="24"/>
                <w:szCs w:val="24"/>
              </w:rPr>
              <w:t>Df</w:t>
            </w:r>
            <w:proofErr w:type="spellEnd"/>
          </w:p>
        </w:tc>
        <w:tc>
          <w:tcPr>
            <w:tcW w:w="1037" w:type="dxa"/>
            <w:tcBorders>
              <w:top w:val="single" w:sz="4" w:space="0" w:color="auto"/>
              <w:bottom w:val="single" w:sz="4" w:space="0" w:color="auto"/>
            </w:tcBorders>
          </w:tcPr>
          <w:p w:rsidR="00841BEA" w:rsidRDefault="00841BEA" w:rsidP="00924FFC">
            <w:pPr>
              <w:rPr>
                <w:rFonts w:ascii="Times New Roman" w:hAnsi="Times New Roman" w:cs="Times New Roman"/>
                <w:b/>
                <w:sz w:val="24"/>
                <w:szCs w:val="24"/>
              </w:rPr>
            </w:pPr>
            <w:r>
              <w:rPr>
                <w:rFonts w:ascii="Times New Roman" w:hAnsi="Times New Roman" w:cs="Times New Roman"/>
                <w:b/>
                <w:sz w:val="24"/>
                <w:szCs w:val="24"/>
              </w:rPr>
              <w:t>F</w:t>
            </w:r>
          </w:p>
        </w:tc>
        <w:tc>
          <w:tcPr>
            <w:tcW w:w="1114" w:type="dxa"/>
            <w:tcBorders>
              <w:top w:val="single" w:sz="4" w:space="0" w:color="auto"/>
              <w:bottom w:val="single" w:sz="4" w:space="0" w:color="auto"/>
            </w:tcBorders>
          </w:tcPr>
          <w:p w:rsidR="00841BEA" w:rsidRDefault="00841BEA" w:rsidP="00924FFC">
            <w:pPr>
              <w:rPr>
                <w:rFonts w:ascii="Times New Roman" w:hAnsi="Times New Roman" w:cs="Times New Roman"/>
                <w:b/>
                <w:sz w:val="24"/>
                <w:szCs w:val="24"/>
              </w:rPr>
            </w:pPr>
            <w:r>
              <w:rPr>
                <w:rFonts w:ascii="Times New Roman" w:hAnsi="Times New Roman" w:cs="Times New Roman"/>
                <w:b/>
                <w:sz w:val="24"/>
                <w:szCs w:val="24"/>
              </w:rPr>
              <w:t>P</w:t>
            </w:r>
          </w:p>
        </w:tc>
      </w:tr>
      <w:tr w:rsidR="00841BEA" w:rsidTr="00482C93">
        <w:trPr>
          <w:trHeight w:val="276"/>
        </w:trPr>
        <w:tc>
          <w:tcPr>
            <w:tcW w:w="3404" w:type="dxa"/>
          </w:tcPr>
          <w:p w:rsidR="00841BEA" w:rsidRPr="008815D0" w:rsidRDefault="00841BEA" w:rsidP="00924FFC">
            <w:pPr>
              <w:rPr>
                <w:rFonts w:ascii="Times New Roman" w:hAnsi="Times New Roman" w:cs="Times New Roman"/>
                <w:sz w:val="24"/>
                <w:szCs w:val="24"/>
              </w:rPr>
            </w:pPr>
            <w:r>
              <w:rPr>
                <w:rFonts w:ascii="Times New Roman" w:hAnsi="Times New Roman" w:cs="Times New Roman"/>
                <w:sz w:val="24"/>
                <w:szCs w:val="24"/>
              </w:rPr>
              <w:t>Species identity</w:t>
            </w:r>
          </w:p>
        </w:tc>
        <w:tc>
          <w:tcPr>
            <w:tcW w:w="1158" w:type="dxa"/>
          </w:tcPr>
          <w:p w:rsidR="00841BEA" w:rsidRPr="008815D0" w:rsidRDefault="00841BEA" w:rsidP="00924FFC">
            <w:pPr>
              <w:rPr>
                <w:rFonts w:ascii="Times New Roman" w:hAnsi="Times New Roman" w:cs="Times New Roman"/>
                <w:sz w:val="24"/>
                <w:szCs w:val="24"/>
              </w:rPr>
            </w:pPr>
            <w:r>
              <w:rPr>
                <w:rFonts w:ascii="Times New Roman" w:hAnsi="Times New Roman" w:cs="Times New Roman"/>
                <w:sz w:val="24"/>
                <w:szCs w:val="24"/>
              </w:rPr>
              <w:t>9092</w:t>
            </w:r>
          </w:p>
        </w:tc>
        <w:tc>
          <w:tcPr>
            <w:tcW w:w="874" w:type="dxa"/>
          </w:tcPr>
          <w:p w:rsidR="00841BEA" w:rsidRPr="008815D0" w:rsidRDefault="00841BEA" w:rsidP="00924FFC">
            <w:pPr>
              <w:rPr>
                <w:rFonts w:ascii="Times New Roman" w:hAnsi="Times New Roman" w:cs="Times New Roman"/>
                <w:sz w:val="24"/>
                <w:szCs w:val="24"/>
              </w:rPr>
            </w:pPr>
            <w:r>
              <w:rPr>
                <w:rFonts w:ascii="Times New Roman" w:hAnsi="Times New Roman" w:cs="Times New Roman"/>
                <w:sz w:val="24"/>
                <w:szCs w:val="24"/>
              </w:rPr>
              <w:t>5</w:t>
            </w:r>
          </w:p>
        </w:tc>
        <w:tc>
          <w:tcPr>
            <w:tcW w:w="1037" w:type="dxa"/>
          </w:tcPr>
          <w:p w:rsidR="00841BEA" w:rsidRPr="008815D0" w:rsidRDefault="00841BEA" w:rsidP="00924FFC">
            <w:pPr>
              <w:rPr>
                <w:rFonts w:ascii="Times New Roman" w:hAnsi="Times New Roman" w:cs="Times New Roman"/>
                <w:sz w:val="24"/>
                <w:szCs w:val="24"/>
              </w:rPr>
            </w:pPr>
            <w:r>
              <w:rPr>
                <w:rFonts w:ascii="Times New Roman" w:hAnsi="Times New Roman" w:cs="Times New Roman"/>
                <w:sz w:val="24"/>
                <w:szCs w:val="24"/>
              </w:rPr>
              <w:t>33.85</w:t>
            </w:r>
          </w:p>
        </w:tc>
        <w:tc>
          <w:tcPr>
            <w:tcW w:w="1114" w:type="dxa"/>
          </w:tcPr>
          <w:p w:rsidR="00841BEA" w:rsidRPr="008815D0" w:rsidRDefault="00841BEA" w:rsidP="00924FFC">
            <w:pPr>
              <w:rPr>
                <w:rFonts w:ascii="Times New Roman" w:hAnsi="Times New Roman" w:cs="Times New Roman"/>
                <w:sz w:val="24"/>
                <w:szCs w:val="24"/>
              </w:rPr>
            </w:pPr>
            <w:r w:rsidRPr="008815D0">
              <w:rPr>
                <w:rFonts w:ascii="Times New Roman" w:hAnsi="Times New Roman" w:cs="Times New Roman"/>
                <w:sz w:val="24"/>
                <w:szCs w:val="24"/>
              </w:rPr>
              <w:t>&gt;0.001</w:t>
            </w:r>
          </w:p>
        </w:tc>
      </w:tr>
      <w:tr w:rsidR="00841BEA" w:rsidTr="00482C93">
        <w:trPr>
          <w:trHeight w:val="276"/>
        </w:trPr>
        <w:tc>
          <w:tcPr>
            <w:tcW w:w="3404" w:type="dxa"/>
          </w:tcPr>
          <w:p w:rsidR="00841BEA" w:rsidRPr="008815D0" w:rsidRDefault="00841BEA" w:rsidP="00924FFC">
            <w:pPr>
              <w:rPr>
                <w:rFonts w:ascii="Times New Roman" w:hAnsi="Times New Roman" w:cs="Times New Roman"/>
                <w:sz w:val="24"/>
                <w:szCs w:val="24"/>
              </w:rPr>
            </w:pPr>
            <w:r>
              <w:rPr>
                <w:rFonts w:ascii="Times New Roman" w:hAnsi="Times New Roman" w:cs="Times New Roman"/>
                <w:sz w:val="24"/>
                <w:szCs w:val="24"/>
              </w:rPr>
              <w:t>Phosphate level</w:t>
            </w:r>
          </w:p>
        </w:tc>
        <w:tc>
          <w:tcPr>
            <w:tcW w:w="1158" w:type="dxa"/>
          </w:tcPr>
          <w:p w:rsidR="00841BEA" w:rsidRPr="008815D0" w:rsidRDefault="00841BEA" w:rsidP="00924FFC">
            <w:pPr>
              <w:rPr>
                <w:rFonts w:ascii="Times New Roman" w:hAnsi="Times New Roman" w:cs="Times New Roman"/>
                <w:sz w:val="24"/>
                <w:szCs w:val="24"/>
              </w:rPr>
            </w:pPr>
            <w:r>
              <w:rPr>
                <w:rFonts w:ascii="Times New Roman" w:hAnsi="Times New Roman" w:cs="Times New Roman"/>
                <w:sz w:val="24"/>
                <w:szCs w:val="24"/>
              </w:rPr>
              <w:t>576</w:t>
            </w:r>
          </w:p>
        </w:tc>
        <w:tc>
          <w:tcPr>
            <w:tcW w:w="874" w:type="dxa"/>
          </w:tcPr>
          <w:p w:rsidR="00841BEA" w:rsidRPr="008815D0" w:rsidRDefault="00841BEA" w:rsidP="00924FFC">
            <w:pPr>
              <w:rPr>
                <w:rFonts w:ascii="Times New Roman" w:hAnsi="Times New Roman" w:cs="Times New Roman"/>
                <w:sz w:val="24"/>
                <w:szCs w:val="24"/>
              </w:rPr>
            </w:pPr>
            <w:r>
              <w:rPr>
                <w:rFonts w:ascii="Times New Roman" w:hAnsi="Times New Roman" w:cs="Times New Roman"/>
                <w:sz w:val="24"/>
                <w:szCs w:val="24"/>
              </w:rPr>
              <w:t>1</w:t>
            </w:r>
          </w:p>
        </w:tc>
        <w:tc>
          <w:tcPr>
            <w:tcW w:w="1037" w:type="dxa"/>
          </w:tcPr>
          <w:p w:rsidR="00841BEA" w:rsidRPr="008815D0" w:rsidRDefault="00841BEA" w:rsidP="00924FFC">
            <w:pPr>
              <w:rPr>
                <w:rFonts w:ascii="Times New Roman" w:hAnsi="Times New Roman" w:cs="Times New Roman"/>
                <w:sz w:val="24"/>
                <w:szCs w:val="24"/>
              </w:rPr>
            </w:pPr>
            <w:r>
              <w:rPr>
                <w:rFonts w:ascii="Times New Roman" w:hAnsi="Times New Roman" w:cs="Times New Roman"/>
                <w:sz w:val="24"/>
                <w:szCs w:val="24"/>
              </w:rPr>
              <w:t>10.73</w:t>
            </w:r>
          </w:p>
        </w:tc>
        <w:tc>
          <w:tcPr>
            <w:tcW w:w="1114" w:type="dxa"/>
          </w:tcPr>
          <w:p w:rsidR="00841BEA" w:rsidRPr="008815D0" w:rsidRDefault="00841BEA" w:rsidP="00924FFC">
            <w:pPr>
              <w:rPr>
                <w:rFonts w:ascii="Times New Roman" w:hAnsi="Times New Roman" w:cs="Times New Roman"/>
                <w:sz w:val="24"/>
                <w:szCs w:val="24"/>
              </w:rPr>
            </w:pPr>
            <w:r>
              <w:rPr>
                <w:rFonts w:ascii="Times New Roman" w:hAnsi="Times New Roman" w:cs="Times New Roman"/>
                <w:sz w:val="24"/>
                <w:szCs w:val="24"/>
              </w:rPr>
              <w:t>0.0002</w:t>
            </w:r>
          </w:p>
        </w:tc>
      </w:tr>
      <w:tr w:rsidR="00841BEA" w:rsidTr="00482C93">
        <w:trPr>
          <w:trHeight w:val="276"/>
        </w:trPr>
        <w:tc>
          <w:tcPr>
            <w:tcW w:w="3404" w:type="dxa"/>
          </w:tcPr>
          <w:p w:rsidR="00841BEA" w:rsidRDefault="00841BEA" w:rsidP="00924FFC">
            <w:pPr>
              <w:rPr>
                <w:rFonts w:ascii="Times New Roman" w:hAnsi="Times New Roman" w:cs="Times New Roman"/>
                <w:sz w:val="24"/>
                <w:szCs w:val="24"/>
              </w:rPr>
            </w:pPr>
            <w:r>
              <w:rPr>
                <w:rFonts w:ascii="Times New Roman" w:hAnsi="Times New Roman" w:cs="Times New Roman"/>
                <w:sz w:val="24"/>
                <w:szCs w:val="24"/>
              </w:rPr>
              <w:t>Temperature level</w:t>
            </w:r>
          </w:p>
        </w:tc>
        <w:tc>
          <w:tcPr>
            <w:tcW w:w="1158" w:type="dxa"/>
          </w:tcPr>
          <w:p w:rsidR="00841BEA" w:rsidRDefault="00841BEA" w:rsidP="00924FFC">
            <w:pPr>
              <w:rPr>
                <w:rFonts w:ascii="Times New Roman" w:hAnsi="Times New Roman" w:cs="Times New Roman"/>
                <w:sz w:val="24"/>
                <w:szCs w:val="24"/>
              </w:rPr>
            </w:pPr>
            <w:r>
              <w:rPr>
                <w:rFonts w:ascii="Times New Roman" w:hAnsi="Times New Roman" w:cs="Times New Roman"/>
                <w:sz w:val="24"/>
                <w:szCs w:val="24"/>
              </w:rPr>
              <w:t>38</w:t>
            </w:r>
          </w:p>
        </w:tc>
        <w:tc>
          <w:tcPr>
            <w:tcW w:w="874" w:type="dxa"/>
          </w:tcPr>
          <w:p w:rsidR="00841BEA" w:rsidRDefault="00841BEA" w:rsidP="00924FFC">
            <w:pPr>
              <w:rPr>
                <w:rFonts w:ascii="Times New Roman" w:hAnsi="Times New Roman" w:cs="Times New Roman"/>
                <w:sz w:val="24"/>
                <w:szCs w:val="24"/>
              </w:rPr>
            </w:pPr>
            <w:r>
              <w:rPr>
                <w:rFonts w:ascii="Times New Roman" w:hAnsi="Times New Roman" w:cs="Times New Roman"/>
                <w:sz w:val="24"/>
                <w:szCs w:val="24"/>
              </w:rPr>
              <w:t>1</w:t>
            </w:r>
          </w:p>
        </w:tc>
        <w:tc>
          <w:tcPr>
            <w:tcW w:w="1037" w:type="dxa"/>
          </w:tcPr>
          <w:p w:rsidR="00841BEA" w:rsidRDefault="00841BEA" w:rsidP="00924FFC">
            <w:pPr>
              <w:rPr>
                <w:rFonts w:ascii="Times New Roman" w:hAnsi="Times New Roman" w:cs="Times New Roman"/>
                <w:sz w:val="24"/>
                <w:szCs w:val="24"/>
              </w:rPr>
            </w:pPr>
            <w:r>
              <w:rPr>
                <w:rFonts w:ascii="Times New Roman" w:hAnsi="Times New Roman" w:cs="Times New Roman"/>
                <w:sz w:val="24"/>
                <w:szCs w:val="24"/>
              </w:rPr>
              <w:t>0.71</w:t>
            </w:r>
          </w:p>
        </w:tc>
        <w:tc>
          <w:tcPr>
            <w:tcW w:w="1114" w:type="dxa"/>
          </w:tcPr>
          <w:p w:rsidR="00841BEA" w:rsidRDefault="00841BEA" w:rsidP="00924FFC">
            <w:pPr>
              <w:rPr>
                <w:rFonts w:ascii="Times New Roman" w:hAnsi="Times New Roman" w:cs="Times New Roman"/>
                <w:sz w:val="24"/>
                <w:szCs w:val="24"/>
              </w:rPr>
            </w:pPr>
            <w:r>
              <w:rPr>
                <w:rFonts w:ascii="Times New Roman" w:hAnsi="Times New Roman" w:cs="Times New Roman"/>
                <w:sz w:val="24"/>
                <w:szCs w:val="24"/>
              </w:rPr>
              <w:t>0.404</w:t>
            </w:r>
          </w:p>
        </w:tc>
      </w:tr>
      <w:tr w:rsidR="00841BEA" w:rsidTr="00482C93">
        <w:trPr>
          <w:trHeight w:val="276"/>
        </w:trPr>
        <w:tc>
          <w:tcPr>
            <w:tcW w:w="3404" w:type="dxa"/>
          </w:tcPr>
          <w:p w:rsidR="00841BEA" w:rsidRPr="008815D0" w:rsidRDefault="00841BEA" w:rsidP="00924FFC">
            <w:pPr>
              <w:rPr>
                <w:rFonts w:ascii="Times New Roman" w:hAnsi="Times New Roman" w:cs="Times New Roman"/>
                <w:sz w:val="24"/>
                <w:szCs w:val="24"/>
              </w:rPr>
            </w:pPr>
            <w:r>
              <w:rPr>
                <w:rFonts w:ascii="Times New Roman" w:hAnsi="Times New Roman" w:cs="Times New Roman"/>
                <w:sz w:val="24"/>
                <w:szCs w:val="24"/>
              </w:rPr>
              <w:t>Species: Temperature</w:t>
            </w:r>
          </w:p>
        </w:tc>
        <w:tc>
          <w:tcPr>
            <w:tcW w:w="1158" w:type="dxa"/>
          </w:tcPr>
          <w:p w:rsidR="00841BEA" w:rsidRPr="008815D0" w:rsidRDefault="00841BEA" w:rsidP="00924FFC">
            <w:pPr>
              <w:rPr>
                <w:rFonts w:ascii="Times New Roman" w:hAnsi="Times New Roman" w:cs="Times New Roman"/>
                <w:sz w:val="24"/>
                <w:szCs w:val="24"/>
              </w:rPr>
            </w:pPr>
            <w:r>
              <w:rPr>
                <w:rFonts w:ascii="Times New Roman" w:hAnsi="Times New Roman" w:cs="Times New Roman"/>
                <w:sz w:val="24"/>
                <w:szCs w:val="24"/>
              </w:rPr>
              <w:t>1963</w:t>
            </w:r>
          </w:p>
        </w:tc>
        <w:tc>
          <w:tcPr>
            <w:tcW w:w="874" w:type="dxa"/>
          </w:tcPr>
          <w:p w:rsidR="00841BEA" w:rsidRPr="008815D0" w:rsidRDefault="00841BEA" w:rsidP="00924FFC">
            <w:pPr>
              <w:rPr>
                <w:rFonts w:ascii="Times New Roman" w:hAnsi="Times New Roman" w:cs="Times New Roman"/>
                <w:sz w:val="24"/>
                <w:szCs w:val="24"/>
              </w:rPr>
            </w:pPr>
            <w:r>
              <w:rPr>
                <w:rFonts w:ascii="Times New Roman" w:hAnsi="Times New Roman" w:cs="Times New Roman"/>
                <w:sz w:val="24"/>
                <w:szCs w:val="24"/>
              </w:rPr>
              <w:t>5</w:t>
            </w:r>
          </w:p>
        </w:tc>
        <w:tc>
          <w:tcPr>
            <w:tcW w:w="1037" w:type="dxa"/>
          </w:tcPr>
          <w:p w:rsidR="00841BEA" w:rsidRPr="008815D0" w:rsidRDefault="00841BEA" w:rsidP="00924FFC">
            <w:pPr>
              <w:rPr>
                <w:rFonts w:ascii="Times New Roman" w:hAnsi="Times New Roman" w:cs="Times New Roman"/>
                <w:sz w:val="24"/>
                <w:szCs w:val="24"/>
              </w:rPr>
            </w:pPr>
            <w:r>
              <w:rPr>
                <w:rFonts w:ascii="Times New Roman" w:hAnsi="Times New Roman" w:cs="Times New Roman"/>
                <w:sz w:val="24"/>
                <w:szCs w:val="24"/>
              </w:rPr>
              <w:t>7.31</w:t>
            </w:r>
          </w:p>
        </w:tc>
        <w:tc>
          <w:tcPr>
            <w:tcW w:w="1114" w:type="dxa"/>
          </w:tcPr>
          <w:p w:rsidR="00841BEA" w:rsidRPr="008815D0" w:rsidRDefault="00841BEA" w:rsidP="00924FFC">
            <w:pPr>
              <w:rPr>
                <w:rFonts w:ascii="Times New Roman" w:hAnsi="Times New Roman" w:cs="Times New Roman"/>
                <w:sz w:val="24"/>
                <w:szCs w:val="24"/>
              </w:rPr>
            </w:pPr>
            <w:r w:rsidRPr="008815D0">
              <w:rPr>
                <w:rFonts w:ascii="Times New Roman" w:hAnsi="Times New Roman" w:cs="Times New Roman"/>
                <w:sz w:val="24"/>
                <w:szCs w:val="24"/>
              </w:rPr>
              <w:t>&gt;0.001</w:t>
            </w:r>
          </w:p>
        </w:tc>
      </w:tr>
    </w:tbl>
    <w:p w:rsidR="00756992" w:rsidRDefault="00756992">
      <w:pPr>
        <w:spacing w:line="240" w:lineRule="auto"/>
        <w:rPr>
          <w:rFonts w:ascii="Times New Roman" w:hAnsi="Times New Roman" w:cs="Times New Roman"/>
          <w:b/>
          <w:sz w:val="24"/>
          <w:szCs w:val="24"/>
        </w:rPr>
        <w:pPrChange w:id="1264" w:author="Garcia Carreras, Bernardo" w:date="2017-03-15T20:33:00Z">
          <w:pPr/>
        </w:pPrChange>
      </w:pPr>
    </w:p>
    <w:p w:rsidR="00756992" w:rsidRDefault="00B30641">
      <w:pPr>
        <w:pStyle w:val="Heading3"/>
        <w:spacing w:line="240" w:lineRule="auto"/>
        <w:pPrChange w:id="1265" w:author="Garcia Carreras, Bernardo" w:date="2017-03-15T20:33:00Z">
          <w:pPr>
            <w:pStyle w:val="Heading3"/>
          </w:pPr>
        </w:pPrChange>
      </w:pPr>
      <w:proofErr w:type="gramStart"/>
      <w:r>
        <w:t>Table 3</w:t>
      </w:r>
      <w:r w:rsidR="003343F8">
        <w:t xml:space="preserve">: </w:t>
      </w:r>
      <w:r w:rsidR="003258F0" w:rsidRPr="00E81159">
        <w:t>I</w:t>
      </w:r>
      <w:r w:rsidR="003258F0" w:rsidRPr="003258F0">
        <w:t xml:space="preserve">mpact of </w:t>
      </w:r>
      <w:r w:rsidR="000544DD">
        <w:t xml:space="preserve">light acclimated </w:t>
      </w:r>
      <w:proofErr w:type="spellStart"/>
      <w:r w:rsidR="000544DD">
        <w:t>rP</w:t>
      </w:r>
      <w:proofErr w:type="spellEnd"/>
      <w:r w:rsidR="000544DD">
        <w:t>,</w:t>
      </w:r>
      <w:r w:rsidR="000066B2">
        <w:t xml:space="preserve"> </w:t>
      </w:r>
      <w:r w:rsidR="003258F0" w:rsidRPr="003258F0">
        <w:t>phosphate and temperature o</w:t>
      </w:r>
      <w:r w:rsidR="000544DD">
        <w:t>n species growth.</w:t>
      </w:r>
      <w:proofErr w:type="gramEnd"/>
      <w:r w:rsidR="000544DD">
        <w:t xml:space="preserve"> We fitted a</w:t>
      </w:r>
      <w:r w:rsidR="000066B2">
        <w:t xml:space="preserve"> linear model including</w:t>
      </w:r>
      <w:r w:rsidR="000544DD">
        <w:t xml:space="preserve"> </w:t>
      </w:r>
      <w:proofErr w:type="spellStart"/>
      <w:r w:rsidR="000544DD">
        <w:t>rP</w:t>
      </w:r>
      <w:proofErr w:type="spellEnd"/>
      <w:r w:rsidR="000066B2">
        <w:t xml:space="preserve">, </w:t>
      </w:r>
      <w:r w:rsidR="000066B2" w:rsidRPr="003258F0">
        <w:t xml:space="preserve">phosphate level, </w:t>
      </w:r>
      <w:proofErr w:type="gramStart"/>
      <w:r w:rsidR="000066B2" w:rsidRPr="003258F0">
        <w:t>temperature</w:t>
      </w:r>
      <w:proofErr w:type="gramEnd"/>
      <w:r w:rsidR="000066B2" w:rsidRPr="003258F0">
        <w:t xml:space="preserve"> level and species identity</w:t>
      </w:r>
      <w:r w:rsidR="003258F0" w:rsidRPr="003258F0">
        <w:t xml:space="preserve"> and then ran all possible simpler models from this global model. </w:t>
      </w:r>
      <w:r w:rsidR="000544DD">
        <w:t xml:space="preserve">We didn’t fit interactions as the model would be </w:t>
      </w:r>
      <w:proofErr w:type="spellStart"/>
      <w:r w:rsidR="000544DD">
        <w:t>overparametrised</w:t>
      </w:r>
      <w:proofErr w:type="spellEnd"/>
      <w:r w:rsidR="000544DD">
        <w:t xml:space="preserve">. </w:t>
      </w:r>
      <w:r w:rsidR="003258F0" w:rsidRPr="003258F0">
        <w:t xml:space="preserve">We kept the model that had the </w:t>
      </w:r>
      <w:r w:rsidR="000066B2">
        <w:t xml:space="preserve">lowest </w:t>
      </w:r>
      <w:proofErr w:type="spellStart"/>
      <w:r w:rsidR="000066B2">
        <w:t>AICc</w:t>
      </w:r>
      <w:proofErr w:type="spellEnd"/>
      <w:r w:rsidR="00120408">
        <w:t xml:space="preserve"> (</w:t>
      </w:r>
      <w:proofErr w:type="spellStart"/>
      <w:r w:rsidR="00120408">
        <w:t>ΔAICc</w:t>
      </w:r>
      <w:proofErr w:type="spellEnd"/>
      <w:r w:rsidR="00120408">
        <w:t xml:space="preserve"> with the second best model, 2.64)</w:t>
      </w:r>
      <w:r w:rsidR="003258F0">
        <w:t xml:space="preserve">. We present the results of a type II </w:t>
      </w:r>
      <w:proofErr w:type="spellStart"/>
      <w:r w:rsidR="003258F0">
        <w:t>anova</w:t>
      </w:r>
      <w:proofErr w:type="spellEnd"/>
      <w:r w:rsidR="003258F0">
        <w:t>.</w:t>
      </w:r>
      <w:r w:rsidR="00120408">
        <w:t xml:space="preserve"> The model explained 0.55 of the variance (adjusted R</w:t>
      </w:r>
      <w:r w:rsidR="00120408" w:rsidRPr="008F2A35">
        <w:rPr>
          <w:vertAlign w:val="superscript"/>
        </w:rPr>
        <w:t>2</w:t>
      </w:r>
      <w:r w:rsidR="00120408">
        <w:t>).</w:t>
      </w:r>
    </w:p>
    <w:tbl>
      <w:tblPr>
        <w:tblStyle w:val="TableGrid"/>
        <w:tblW w:w="0" w:type="auto"/>
        <w:tblBorders>
          <w:left w:val="none" w:sz="0" w:space="0" w:color="auto"/>
          <w:right w:val="none" w:sz="0" w:space="0" w:color="auto"/>
          <w:insideH w:val="none" w:sz="0" w:space="0" w:color="auto"/>
          <w:insideV w:val="none" w:sz="0" w:space="0" w:color="auto"/>
        </w:tblBorders>
        <w:tblLook w:val="04A0"/>
      </w:tblPr>
      <w:tblGrid>
        <w:gridCol w:w="3549"/>
        <w:gridCol w:w="1407"/>
        <w:gridCol w:w="1408"/>
        <w:gridCol w:w="1408"/>
        <w:gridCol w:w="1408"/>
      </w:tblGrid>
      <w:tr w:rsidR="003258F0" w:rsidTr="008815D0">
        <w:trPr>
          <w:trHeight w:val="276"/>
        </w:trPr>
        <w:tc>
          <w:tcPr>
            <w:tcW w:w="3549" w:type="dxa"/>
            <w:tcBorders>
              <w:top w:val="single" w:sz="4" w:space="0" w:color="auto"/>
              <w:bottom w:val="single" w:sz="4" w:space="0" w:color="auto"/>
            </w:tcBorders>
          </w:tcPr>
          <w:p w:rsidR="003258F0" w:rsidRDefault="003258F0" w:rsidP="00924FFC">
            <w:pPr>
              <w:rPr>
                <w:rFonts w:ascii="Times New Roman" w:hAnsi="Times New Roman" w:cs="Times New Roman"/>
                <w:b/>
                <w:sz w:val="24"/>
                <w:szCs w:val="24"/>
              </w:rPr>
            </w:pPr>
          </w:p>
        </w:tc>
        <w:tc>
          <w:tcPr>
            <w:tcW w:w="1407" w:type="dxa"/>
            <w:tcBorders>
              <w:top w:val="single" w:sz="4" w:space="0" w:color="auto"/>
              <w:bottom w:val="single" w:sz="4" w:space="0" w:color="auto"/>
            </w:tcBorders>
          </w:tcPr>
          <w:p w:rsidR="003258F0" w:rsidRDefault="003258F0" w:rsidP="00924FFC">
            <w:pPr>
              <w:rPr>
                <w:rFonts w:ascii="Times New Roman" w:hAnsi="Times New Roman" w:cs="Times New Roman"/>
                <w:b/>
                <w:sz w:val="24"/>
                <w:szCs w:val="24"/>
              </w:rPr>
            </w:pPr>
            <w:proofErr w:type="spellStart"/>
            <w:r>
              <w:rPr>
                <w:rFonts w:ascii="Times New Roman" w:hAnsi="Times New Roman" w:cs="Times New Roman"/>
                <w:b/>
                <w:sz w:val="24"/>
                <w:szCs w:val="24"/>
              </w:rPr>
              <w:t>Sum.sq</w:t>
            </w:r>
            <w:proofErr w:type="spellEnd"/>
          </w:p>
        </w:tc>
        <w:tc>
          <w:tcPr>
            <w:tcW w:w="1408" w:type="dxa"/>
            <w:tcBorders>
              <w:top w:val="single" w:sz="4" w:space="0" w:color="auto"/>
              <w:bottom w:val="single" w:sz="4" w:space="0" w:color="auto"/>
            </w:tcBorders>
          </w:tcPr>
          <w:p w:rsidR="003258F0" w:rsidRDefault="003258F0" w:rsidP="00924FFC">
            <w:pPr>
              <w:rPr>
                <w:rFonts w:ascii="Times New Roman" w:hAnsi="Times New Roman" w:cs="Times New Roman"/>
                <w:b/>
                <w:sz w:val="24"/>
                <w:szCs w:val="24"/>
              </w:rPr>
            </w:pPr>
            <w:proofErr w:type="spellStart"/>
            <w:r>
              <w:rPr>
                <w:rFonts w:ascii="Times New Roman" w:hAnsi="Times New Roman" w:cs="Times New Roman"/>
                <w:b/>
                <w:sz w:val="24"/>
                <w:szCs w:val="24"/>
              </w:rPr>
              <w:t>Df</w:t>
            </w:r>
            <w:proofErr w:type="spellEnd"/>
          </w:p>
        </w:tc>
        <w:tc>
          <w:tcPr>
            <w:tcW w:w="1408" w:type="dxa"/>
            <w:tcBorders>
              <w:top w:val="single" w:sz="4" w:space="0" w:color="auto"/>
              <w:bottom w:val="single" w:sz="4" w:space="0" w:color="auto"/>
            </w:tcBorders>
          </w:tcPr>
          <w:p w:rsidR="003258F0" w:rsidRDefault="003258F0" w:rsidP="00924FFC">
            <w:pPr>
              <w:rPr>
                <w:rFonts w:ascii="Times New Roman" w:hAnsi="Times New Roman" w:cs="Times New Roman"/>
                <w:b/>
                <w:sz w:val="24"/>
                <w:szCs w:val="24"/>
              </w:rPr>
            </w:pPr>
            <w:r>
              <w:rPr>
                <w:rFonts w:ascii="Times New Roman" w:hAnsi="Times New Roman" w:cs="Times New Roman"/>
                <w:b/>
                <w:sz w:val="24"/>
                <w:szCs w:val="24"/>
              </w:rPr>
              <w:t>F</w:t>
            </w:r>
          </w:p>
        </w:tc>
        <w:tc>
          <w:tcPr>
            <w:tcW w:w="1408" w:type="dxa"/>
            <w:tcBorders>
              <w:top w:val="single" w:sz="4" w:space="0" w:color="auto"/>
              <w:bottom w:val="single" w:sz="4" w:space="0" w:color="auto"/>
            </w:tcBorders>
          </w:tcPr>
          <w:p w:rsidR="003258F0" w:rsidRDefault="003258F0" w:rsidP="00924FFC">
            <w:pPr>
              <w:rPr>
                <w:rFonts w:ascii="Times New Roman" w:hAnsi="Times New Roman" w:cs="Times New Roman"/>
                <w:b/>
                <w:sz w:val="24"/>
                <w:szCs w:val="24"/>
              </w:rPr>
            </w:pPr>
            <w:r>
              <w:rPr>
                <w:rFonts w:ascii="Times New Roman" w:hAnsi="Times New Roman" w:cs="Times New Roman"/>
                <w:b/>
                <w:sz w:val="24"/>
                <w:szCs w:val="24"/>
              </w:rPr>
              <w:t>P</w:t>
            </w:r>
          </w:p>
        </w:tc>
      </w:tr>
      <w:tr w:rsidR="003258F0" w:rsidTr="008815D0">
        <w:trPr>
          <w:trHeight w:val="276"/>
        </w:trPr>
        <w:tc>
          <w:tcPr>
            <w:tcW w:w="3549" w:type="dxa"/>
            <w:tcBorders>
              <w:top w:val="single" w:sz="4" w:space="0" w:color="auto"/>
            </w:tcBorders>
          </w:tcPr>
          <w:p w:rsidR="003258F0" w:rsidRPr="008815D0" w:rsidRDefault="003258F0" w:rsidP="00924FFC">
            <w:pPr>
              <w:rPr>
                <w:rFonts w:ascii="Times New Roman" w:hAnsi="Times New Roman" w:cs="Times New Roman"/>
                <w:sz w:val="24"/>
                <w:szCs w:val="24"/>
              </w:rPr>
            </w:pPr>
            <w:r w:rsidRPr="008815D0">
              <w:rPr>
                <w:rFonts w:ascii="Times New Roman" w:hAnsi="Times New Roman" w:cs="Times New Roman"/>
                <w:sz w:val="24"/>
                <w:szCs w:val="24"/>
              </w:rPr>
              <w:t>Species identity</w:t>
            </w:r>
          </w:p>
        </w:tc>
        <w:tc>
          <w:tcPr>
            <w:tcW w:w="1407" w:type="dxa"/>
            <w:tcBorders>
              <w:top w:val="single" w:sz="4" w:space="0" w:color="auto"/>
            </w:tcBorders>
          </w:tcPr>
          <w:p w:rsidR="003258F0" w:rsidRPr="008815D0" w:rsidRDefault="000544DD" w:rsidP="00924FFC">
            <w:pPr>
              <w:rPr>
                <w:rFonts w:ascii="Times New Roman" w:hAnsi="Times New Roman" w:cs="Times New Roman"/>
                <w:sz w:val="24"/>
                <w:szCs w:val="24"/>
              </w:rPr>
            </w:pPr>
            <w:r>
              <w:rPr>
                <w:rFonts w:ascii="Times New Roman" w:hAnsi="Times New Roman" w:cs="Times New Roman"/>
                <w:sz w:val="24"/>
                <w:szCs w:val="24"/>
              </w:rPr>
              <w:t>1.51</w:t>
            </w:r>
          </w:p>
        </w:tc>
        <w:tc>
          <w:tcPr>
            <w:tcW w:w="1408" w:type="dxa"/>
            <w:tcBorders>
              <w:top w:val="single" w:sz="4" w:space="0" w:color="auto"/>
            </w:tcBorders>
          </w:tcPr>
          <w:p w:rsidR="003258F0" w:rsidRPr="008815D0" w:rsidRDefault="000066B2" w:rsidP="00924FFC">
            <w:pPr>
              <w:rPr>
                <w:rFonts w:ascii="Times New Roman" w:hAnsi="Times New Roman" w:cs="Times New Roman"/>
                <w:sz w:val="24"/>
                <w:szCs w:val="24"/>
              </w:rPr>
            </w:pPr>
            <w:r>
              <w:rPr>
                <w:rFonts w:ascii="Times New Roman" w:hAnsi="Times New Roman" w:cs="Times New Roman"/>
                <w:sz w:val="24"/>
                <w:szCs w:val="24"/>
              </w:rPr>
              <w:t>5</w:t>
            </w:r>
          </w:p>
        </w:tc>
        <w:tc>
          <w:tcPr>
            <w:tcW w:w="1408" w:type="dxa"/>
            <w:tcBorders>
              <w:top w:val="single" w:sz="4" w:space="0" w:color="auto"/>
            </w:tcBorders>
          </w:tcPr>
          <w:p w:rsidR="003258F0" w:rsidRPr="008815D0" w:rsidRDefault="000544DD" w:rsidP="00924FFC">
            <w:pPr>
              <w:rPr>
                <w:rFonts w:ascii="Times New Roman" w:hAnsi="Times New Roman" w:cs="Times New Roman"/>
                <w:sz w:val="24"/>
                <w:szCs w:val="24"/>
              </w:rPr>
            </w:pPr>
            <w:r>
              <w:rPr>
                <w:rFonts w:ascii="Times New Roman" w:hAnsi="Times New Roman" w:cs="Times New Roman"/>
                <w:sz w:val="24"/>
                <w:szCs w:val="24"/>
              </w:rPr>
              <w:t>9.20</w:t>
            </w:r>
          </w:p>
        </w:tc>
        <w:tc>
          <w:tcPr>
            <w:tcW w:w="1408" w:type="dxa"/>
            <w:tcBorders>
              <w:top w:val="single" w:sz="4" w:space="0" w:color="auto"/>
            </w:tcBorders>
          </w:tcPr>
          <w:p w:rsidR="003258F0" w:rsidRPr="008815D0" w:rsidRDefault="003258F0" w:rsidP="00924FFC">
            <w:pPr>
              <w:rPr>
                <w:rFonts w:ascii="Times New Roman" w:hAnsi="Times New Roman" w:cs="Times New Roman"/>
                <w:sz w:val="24"/>
                <w:szCs w:val="24"/>
              </w:rPr>
            </w:pPr>
            <w:r w:rsidRPr="008815D0">
              <w:rPr>
                <w:rFonts w:ascii="Times New Roman" w:hAnsi="Times New Roman" w:cs="Times New Roman"/>
                <w:sz w:val="24"/>
                <w:szCs w:val="24"/>
              </w:rPr>
              <w:t>&gt;0.001</w:t>
            </w:r>
          </w:p>
        </w:tc>
      </w:tr>
      <w:tr w:rsidR="003258F0" w:rsidTr="008815D0">
        <w:trPr>
          <w:trHeight w:val="276"/>
        </w:trPr>
        <w:tc>
          <w:tcPr>
            <w:tcW w:w="3549" w:type="dxa"/>
          </w:tcPr>
          <w:p w:rsidR="003258F0" w:rsidRPr="008815D0" w:rsidRDefault="000544DD" w:rsidP="00924FFC">
            <w:pPr>
              <w:rPr>
                <w:rFonts w:ascii="Times New Roman" w:hAnsi="Times New Roman" w:cs="Times New Roman"/>
                <w:sz w:val="24"/>
                <w:szCs w:val="24"/>
              </w:rPr>
            </w:pPr>
            <w:r>
              <w:rPr>
                <w:rFonts w:ascii="Times New Roman" w:hAnsi="Times New Roman" w:cs="Times New Roman"/>
                <w:sz w:val="24"/>
                <w:szCs w:val="24"/>
              </w:rPr>
              <w:t>Temperature level</w:t>
            </w:r>
          </w:p>
        </w:tc>
        <w:tc>
          <w:tcPr>
            <w:tcW w:w="1407" w:type="dxa"/>
          </w:tcPr>
          <w:p w:rsidR="003258F0" w:rsidRPr="008815D0" w:rsidRDefault="000544DD" w:rsidP="00924FFC">
            <w:pPr>
              <w:rPr>
                <w:rFonts w:ascii="Times New Roman" w:hAnsi="Times New Roman" w:cs="Times New Roman"/>
                <w:sz w:val="24"/>
                <w:szCs w:val="24"/>
              </w:rPr>
            </w:pPr>
            <w:r>
              <w:rPr>
                <w:rFonts w:ascii="Times New Roman" w:hAnsi="Times New Roman" w:cs="Times New Roman"/>
                <w:sz w:val="24"/>
                <w:szCs w:val="24"/>
              </w:rPr>
              <w:t>0.96</w:t>
            </w:r>
          </w:p>
        </w:tc>
        <w:tc>
          <w:tcPr>
            <w:tcW w:w="1408" w:type="dxa"/>
          </w:tcPr>
          <w:p w:rsidR="003258F0" w:rsidRPr="008815D0" w:rsidRDefault="000066B2" w:rsidP="00924FFC">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rsidR="003258F0" w:rsidRPr="008815D0" w:rsidRDefault="000544DD" w:rsidP="00924FFC">
            <w:pPr>
              <w:rPr>
                <w:rFonts w:ascii="Times New Roman" w:hAnsi="Times New Roman" w:cs="Times New Roman"/>
                <w:sz w:val="24"/>
                <w:szCs w:val="24"/>
              </w:rPr>
            </w:pPr>
            <w:r>
              <w:rPr>
                <w:rFonts w:ascii="Times New Roman" w:hAnsi="Times New Roman" w:cs="Times New Roman"/>
                <w:sz w:val="24"/>
                <w:szCs w:val="24"/>
              </w:rPr>
              <w:t>29.17</w:t>
            </w:r>
          </w:p>
        </w:tc>
        <w:tc>
          <w:tcPr>
            <w:tcW w:w="1408" w:type="dxa"/>
          </w:tcPr>
          <w:p w:rsidR="003258F0" w:rsidRPr="008815D0" w:rsidRDefault="000544DD" w:rsidP="00924FFC">
            <w:pPr>
              <w:rPr>
                <w:rFonts w:ascii="Times New Roman" w:hAnsi="Times New Roman" w:cs="Times New Roman"/>
                <w:sz w:val="24"/>
                <w:szCs w:val="24"/>
              </w:rPr>
            </w:pPr>
            <w:r w:rsidRPr="008815D0">
              <w:rPr>
                <w:rFonts w:ascii="Times New Roman" w:hAnsi="Times New Roman" w:cs="Times New Roman"/>
                <w:sz w:val="24"/>
                <w:szCs w:val="24"/>
              </w:rPr>
              <w:t>&gt;0.001</w:t>
            </w:r>
          </w:p>
        </w:tc>
      </w:tr>
      <w:tr w:rsidR="003258F0" w:rsidTr="008815D0">
        <w:trPr>
          <w:trHeight w:val="276"/>
        </w:trPr>
        <w:tc>
          <w:tcPr>
            <w:tcW w:w="3549" w:type="dxa"/>
          </w:tcPr>
          <w:p w:rsidR="003258F0" w:rsidRPr="008815D0" w:rsidRDefault="000544DD" w:rsidP="00924FFC">
            <w:pPr>
              <w:rPr>
                <w:rFonts w:ascii="Times New Roman" w:hAnsi="Times New Roman" w:cs="Times New Roman"/>
                <w:sz w:val="24"/>
                <w:szCs w:val="24"/>
              </w:rPr>
            </w:pPr>
            <w:r>
              <w:rPr>
                <w:rFonts w:ascii="Times New Roman" w:hAnsi="Times New Roman" w:cs="Times New Roman"/>
                <w:sz w:val="24"/>
                <w:szCs w:val="24"/>
              </w:rPr>
              <w:t>rP</w:t>
            </w:r>
            <w:r w:rsidRPr="000544DD">
              <w:rPr>
                <w:rFonts w:ascii="Times New Roman" w:hAnsi="Times New Roman" w:cs="Times New Roman"/>
                <w:sz w:val="24"/>
                <w:szCs w:val="24"/>
                <w:vertAlign w:val="subscript"/>
              </w:rPr>
              <w:t>158</w:t>
            </w:r>
          </w:p>
        </w:tc>
        <w:tc>
          <w:tcPr>
            <w:tcW w:w="1407" w:type="dxa"/>
          </w:tcPr>
          <w:p w:rsidR="003258F0" w:rsidRPr="008815D0" w:rsidRDefault="000544DD" w:rsidP="00924FFC">
            <w:pPr>
              <w:rPr>
                <w:rFonts w:ascii="Times New Roman" w:hAnsi="Times New Roman" w:cs="Times New Roman"/>
                <w:sz w:val="24"/>
                <w:szCs w:val="24"/>
              </w:rPr>
            </w:pPr>
            <w:r>
              <w:rPr>
                <w:rFonts w:ascii="Times New Roman" w:hAnsi="Times New Roman" w:cs="Times New Roman"/>
                <w:sz w:val="24"/>
                <w:szCs w:val="24"/>
              </w:rPr>
              <w:t>0.71</w:t>
            </w:r>
          </w:p>
        </w:tc>
        <w:tc>
          <w:tcPr>
            <w:tcW w:w="1408" w:type="dxa"/>
          </w:tcPr>
          <w:p w:rsidR="003258F0" w:rsidRPr="008815D0" w:rsidRDefault="000066B2" w:rsidP="00924FFC">
            <w:pPr>
              <w:rPr>
                <w:rFonts w:ascii="Times New Roman" w:hAnsi="Times New Roman" w:cs="Times New Roman"/>
                <w:sz w:val="24"/>
                <w:szCs w:val="24"/>
              </w:rPr>
            </w:pPr>
            <w:r>
              <w:rPr>
                <w:rFonts w:ascii="Times New Roman" w:hAnsi="Times New Roman" w:cs="Times New Roman"/>
                <w:sz w:val="24"/>
                <w:szCs w:val="24"/>
              </w:rPr>
              <w:t>1</w:t>
            </w:r>
          </w:p>
        </w:tc>
        <w:tc>
          <w:tcPr>
            <w:tcW w:w="1408" w:type="dxa"/>
          </w:tcPr>
          <w:p w:rsidR="003258F0" w:rsidRPr="008815D0" w:rsidRDefault="000544DD" w:rsidP="00924FFC">
            <w:pPr>
              <w:rPr>
                <w:rFonts w:ascii="Times New Roman" w:hAnsi="Times New Roman" w:cs="Times New Roman"/>
                <w:sz w:val="24"/>
                <w:szCs w:val="24"/>
              </w:rPr>
            </w:pPr>
            <w:r>
              <w:rPr>
                <w:rFonts w:ascii="Times New Roman" w:hAnsi="Times New Roman" w:cs="Times New Roman"/>
                <w:sz w:val="24"/>
                <w:szCs w:val="24"/>
              </w:rPr>
              <w:t>21.59</w:t>
            </w:r>
          </w:p>
        </w:tc>
        <w:tc>
          <w:tcPr>
            <w:tcW w:w="1408" w:type="dxa"/>
          </w:tcPr>
          <w:p w:rsidR="003258F0" w:rsidRPr="008815D0" w:rsidRDefault="000544DD" w:rsidP="00924FFC">
            <w:pPr>
              <w:rPr>
                <w:rFonts w:ascii="Times New Roman" w:hAnsi="Times New Roman" w:cs="Times New Roman"/>
                <w:sz w:val="24"/>
                <w:szCs w:val="24"/>
              </w:rPr>
            </w:pPr>
            <w:r w:rsidRPr="008815D0">
              <w:rPr>
                <w:rFonts w:ascii="Times New Roman" w:hAnsi="Times New Roman" w:cs="Times New Roman"/>
                <w:sz w:val="24"/>
                <w:szCs w:val="24"/>
              </w:rPr>
              <w:t>&gt;0.001</w:t>
            </w:r>
          </w:p>
        </w:tc>
      </w:tr>
    </w:tbl>
    <w:p w:rsidR="00756992" w:rsidRDefault="00756992">
      <w:pPr>
        <w:spacing w:line="240" w:lineRule="auto"/>
        <w:rPr>
          <w:rFonts w:ascii="Times New Roman" w:hAnsi="Times New Roman" w:cs="Times New Roman"/>
          <w:b/>
          <w:sz w:val="24"/>
          <w:szCs w:val="24"/>
          <w:highlight w:val="yellow"/>
        </w:rPr>
        <w:pPrChange w:id="1266" w:author="Garcia Carreras, Bernardo" w:date="2017-03-15T20:33:00Z">
          <w:pPr/>
        </w:pPrChange>
      </w:pPr>
    </w:p>
    <w:p w:rsidR="00756992" w:rsidRDefault="005A7A19">
      <w:pPr>
        <w:spacing w:line="240" w:lineRule="auto"/>
        <w:rPr>
          <w:rFonts w:ascii="Times New Roman" w:hAnsi="Times New Roman" w:cs="Times New Roman"/>
          <w:b/>
          <w:sz w:val="24"/>
          <w:szCs w:val="24"/>
          <w:highlight w:val="yellow"/>
        </w:rPr>
        <w:pPrChange w:id="1267" w:author="Garcia Carreras, Bernardo" w:date="2017-03-15T20:33:00Z">
          <w:pPr/>
        </w:pPrChange>
      </w:pPr>
      <w:r>
        <w:rPr>
          <w:rFonts w:ascii="Times New Roman" w:hAnsi="Times New Roman" w:cs="Times New Roman"/>
          <w:b/>
          <w:sz w:val="24"/>
          <w:szCs w:val="24"/>
          <w:highlight w:val="yellow"/>
        </w:rPr>
        <w:br w:type="page"/>
      </w:r>
    </w:p>
    <w:p w:rsidR="00756992" w:rsidRDefault="0007642A">
      <w:pPr>
        <w:pStyle w:val="Heading3"/>
        <w:spacing w:line="240" w:lineRule="auto"/>
        <w:rPr>
          <w:del w:id="1268" w:author="Garcia Carreras, Bernardo" w:date="2017-03-14T14:22:00Z"/>
        </w:rPr>
        <w:pPrChange w:id="1269" w:author="Garcia Carreras, Bernardo" w:date="2017-03-15T20:33:00Z">
          <w:pPr>
            <w:pStyle w:val="Heading3"/>
          </w:pPr>
        </w:pPrChange>
      </w:pPr>
      <w:del w:id="1270" w:author="Garcia Carreras, Bernardo" w:date="2017-03-14T14:22:00Z">
        <w:r w:rsidDel="00E46074">
          <w:lastRenderedPageBreak/>
          <w:delText xml:space="preserve">Table </w:delText>
        </w:r>
        <w:r w:rsidR="008B4355" w:rsidDel="00E46074">
          <w:delText>4:</w:delText>
        </w:r>
        <w:r w:rsidRPr="0007642A" w:rsidDel="00E46074">
          <w:delText xml:space="preserve"> Output of t</w:delText>
        </w:r>
        <w:r w:rsidR="006D0A2A" w:rsidDel="00E46074">
          <w:delText>he linear regression (see Fig. 4</w:delText>
        </w:r>
        <w:r w:rsidRPr="0007642A" w:rsidDel="00E46074">
          <w:delText>), and proportion of competitions correctly</w:delText>
        </w:r>
        <w:r w:rsidDel="00E46074">
          <w:delText xml:space="preserve"> </w:delText>
        </w:r>
        <w:r w:rsidRPr="0007642A" w:rsidDel="00E46074">
          <w:delText>predicted, only accounting for competitions involving species by species individually. E.g.,</w:delText>
        </w:r>
        <w:r w:rsidDel="00E46074">
          <w:delText xml:space="preserve"> </w:delText>
        </w:r>
        <w:r w:rsidRPr="0007642A" w:rsidDel="00E46074">
          <w:delText>the ﬁrst row only includes output for comp</w:delText>
        </w:r>
        <w:r w:rsidDel="00E46074">
          <w:delText>etitions that involved Ankistrodesmus</w:delText>
        </w:r>
        <w:r w:rsidRPr="0007642A" w:rsidDel="00E46074">
          <w:delText>.</w:delText>
        </w:r>
      </w:del>
    </w:p>
    <w:tbl>
      <w:tblPr>
        <w:tblStyle w:val="TableGrid"/>
        <w:tblW w:w="0" w:type="auto"/>
        <w:tblBorders>
          <w:left w:val="none" w:sz="0" w:space="0" w:color="auto"/>
          <w:right w:val="none" w:sz="0" w:space="0" w:color="auto"/>
          <w:insideH w:val="none" w:sz="0" w:space="0" w:color="auto"/>
          <w:insideV w:val="none" w:sz="0" w:space="0" w:color="auto"/>
        </w:tblBorders>
        <w:tblLook w:val="04A0"/>
      </w:tblPr>
      <w:tblGrid>
        <w:gridCol w:w="1695"/>
        <w:gridCol w:w="1261"/>
        <w:gridCol w:w="1247"/>
        <w:gridCol w:w="1276"/>
        <w:gridCol w:w="1247"/>
        <w:gridCol w:w="1887"/>
        <w:gridCol w:w="629"/>
      </w:tblGrid>
      <w:tr w:rsidR="0007642A" w:rsidDel="00E46074" w:rsidTr="0007642A">
        <w:trPr>
          <w:del w:id="1271" w:author="Garcia Carreras, Bernardo" w:date="2017-03-14T14:22:00Z"/>
        </w:trPr>
        <w:tc>
          <w:tcPr>
            <w:tcW w:w="1695" w:type="dxa"/>
            <w:tcBorders>
              <w:top w:val="single" w:sz="4" w:space="0" w:color="auto"/>
              <w:bottom w:val="single" w:sz="4" w:space="0" w:color="auto"/>
            </w:tcBorders>
          </w:tcPr>
          <w:p w:rsidR="00756992" w:rsidRDefault="0007642A">
            <w:pPr>
              <w:rPr>
                <w:del w:id="1272" w:author="Garcia Carreras, Bernardo" w:date="2017-03-14T14:22:00Z"/>
                <w:rFonts w:ascii="Times New Roman" w:hAnsi="Times New Roman" w:cs="Times New Roman"/>
                <w:b/>
                <w:sz w:val="24"/>
                <w:szCs w:val="24"/>
              </w:rPr>
              <w:pPrChange w:id="1273" w:author="Garcia Carreras, Bernardo" w:date="2017-03-15T20:33:00Z">
                <w:pPr>
                  <w:spacing w:after="200" w:line="276" w:lineRule="auto"/>
                </w:pPr>
              </w:pPrChange>
            </w:pPr>
            <w:del w:id="1274" w:author="Garcia Carreras, Bernardo" w:date="2017-03-14T14:22:00Z">
              <w:r w:rsidDel="00E46074">
                <w:rPr>
                  <w:rFonts w:ascii="Times New Roman" w:hAnsi="Times New Roman" w:cs="Times New Roman"/>
                  <w:b/>
                  <w:sz w:val="24"/>
                  <w:szCs w:val="24"/>
                </w:rPr>
                <w:delText>Species</w:delText>
              </w:r>
            </w:del>
          </w:p>
        </w:tc>
        <w:tc>
          <w:tcPr>
            <w:tcW w:w="1261" w:type="dxa"/>
            <w:tcBorders>
              <w:top w:val="single" w:sz="4" w:space="0" w:color="auto"/>
              <w:bottom w:val="single" w:sz="4" w:space="0" w:color="auto"/>
            </w:tcBorders>
          </w:tcPr>
          <w:p w:rsidR="00756992" w:rsidRDefault="0007642A">
            <w:pPr>
              <w:rPr>
                <w:del w:id="1275" w:author="Garcia Carreras, Bernardo" w:date="2017-03-14T14:22:00Z"/>
                <w:rFonts w:ascii="Times New Roman" w:hAnsi="Times New Roman" w:cs="Times New Roman"/>
                <w:b/>
                <w:sz w:val="24"/>
                <w:szCs w:val="24"/>
              </w:rPr>
              <w:pPrChange w:id="1276" w:author="Garcia Carreras, Bernardo" w:date="2017-03-15T20:33:00Z">
                <w:pPr>
                  <w:spacing w:after="200" w:line="276" w:lineRule="auto"/>
                </w:pPr>
              </w:pPrChange>
            </w:pPr>
            <w:del w:id="1277" w:author="Garcia Carreras, Bernardo" w:date="2017-03-14T14:22:00Z">
              <w:r w:rsidDel="00E46074">
                <w:rPr>
                  <w:rFonts w:ascii="Times New Roman" w:hAnsi="Times New Roman" w:cs="Times New Roman"/>
                  <w:b/>
                  <w:sz w:val="24"/>
                  <w:szCs w:val="24"/>
                </w:rPr>
                <w:delText>Slope</w:delText>
              </w:r>
            </w:del>
          </w:p>
        </w:tc>
        <w:tc>
          <w:tcPr>
            <w:tcW w:w="1247" w:type="dxa"/>
            <w:tcBorders>
              <w:top w:val="single" w:sz="4" w:space="0" w:color="auto"/>
              <w:bottom w:val="single" w:sz="4" w:space="0" w:color="auto"/>
            </w:tcBorders>
          </w:tcPr>
          <w:p w:rsidR="00756992" w:rsidRDefault="0007642A">
            <w:pPr>
              <w:rPr>
                <w:del w:id="1278" w:author="Garcia Carreras, Bernardo" w:date="2017-03-14T14:22:00Z"/>
                <w:rFonts w:ascii="Times New Roman" w:hAnsi="Times New Roman" w:cs="Times New Roman"/>
                <w:b/>
                <w:sz w:val="24"/>
                <w:szCs w:val="24"/>
              </w:rPr>
              <w:pPrChange w:id="1279" w:author="Garcia Carreras, Bernardo" w:date="2017-03-15T20:33:00Z">
                <w:pPr>
                  <w:spacing w:after="200" w:line="276" w:lineRule="auto"/>
                </w:pPr>
              </w:pPrChange>
            </w:pPr>
            <w:del w:id="1280" w:author="Garcia Carreras, Bernardo" w:date="2017-03-14T14:22:00Z">
              <w:r w:rsidDel="00E46074">
                <w:rPr>
                  <w:rFonts w:ascii="Times New Roman" w:hAnsi="Times New Roman" w:cs="Times New Roman"/>
                  <w:b/>
                  <w:sz w:val="24"/>
                  <w:szCs w:val="24"/>
                </w:rPr>
                <w:delText>SE</w:delText>
              </w:r>
            </w:del>
          </w:p>
        </w:tc>
        <w:tc>
          <w:tcPr>
            <w:tcW w:w="1276" w:type="dxa"/>
            <w:tcBorders>
              <w:top w:val="single" w:sz="4" w:space="0" w:color="auto"/>
              <w:bottom w:val="single" w:sz="4" w:space="0" w:color="auto"/>
            </w:tcBorders>
          </w:tcPr>
          <w:p w:rsidR="00756992" w:rsidRDefault="0007642A">
            <w:pPr>
              <w:rPr>
                <w:del w:id="1281" w:author="Garcia Carreras, Bernardo" w:date="2017-03-14T14:22:00Z"/>
                <w:rFonts w:ascii="Times New Roman" w:hAnsi="Times New Roman" w:cs="Times New Roman"/>
                <w:b/>
                <w:sz w:val="24"/>
                <w:szCs w:val="24"/>
              </w:rPr>
              <w:pPrChange w:id="1282" w:author="Garcia Carreras, Bernardo" w:date="2017-03-15T20:33:00Z">
                <w:pPr>
                  <w:spacing w:after="200" w:line="276" w:lineRule="auto"/>
                </w:pPr>
              </w:pPrChange>
            </w:pPr>
            <w:del w:id="1283" w:author="Garcia Carreras, Bernardo" w:date="2017-03-14T14:22:00Z">
              <w:r w:rsidDel="00E46074">
                <w:rPr>
                  <w:rFonts w:ascii="Times New Roman" w:hAnsi="Times New Roman" w:cs="Times New Roman"/>
                  <w:b/>
                  <w:sz w:val="24"/>
                  <w:szCs w:val="24"/>
                </w:rPr>
                <w:delText>p-value</w:delText>
              </w:r>
            </w:del>
          </w:p>
        </w:tc>
        <w:tc>
          <w:tcPr>
            <w:tcW w:w="1247" w:type="dxa"/>
            <w:tcBorders>
              <w:top w:val="single" w:sz="4" w:space="0" w:color="auto"/>
              <w:bottom w:val="single" w:sz="4" w:space="0" w:color="auto"/>
            </w:tcBorders>
          </w:tcPr>
          <w:p w:rsidR="00756992" w:rsidRDefault="0007642A">
            <w:pPr>
              <w:rPr>
                <w:del w:id="1284" w:author="Garcia Carreras, Bernardo" w:date="2017-03-14T14:22:00Z"/>
                <w:rFonts w:ascii="Times New Roman" w:hAnsi="Times New Roman" w:cs="Times New Roman"/>
                <w:b/>
                <w:sz w:val="24"/>
                <w:szCs w:val="24"/>
              </w:rPr>
              <w:pPrChange w:id="1285" w:author="Garcia Carreras, Bernardo" w:date="2017-03-15T20:33:00Z">
                <w:pPr>
                  <w:spacing w:after="200" w:line="276" w:lineRule="auto"/>
                </w:pPr>
              </w:pPrChange>
            </w:pPr>
            <w:del w:id="1286" w:author="Garcia Carreras, Bernardo" w:date="2017-03-14T14:22:00Z">
              <w:r w:rsidDel="00E46074">
                <w:rPr>
                  <w:rFonts w:ascii="Times New Roman" w:hAnsi="Times New Roman" w:cs="Times New Roman"/>
                  <w:b/>
                  <w:sz w:val="24"/>
                  <w:szCs w:val="24"/>
                </w:rPr>
                <w:delText>R2</w:delText>
              </w:r>
            </w:del>
          </w:p>
        </w:tc>
        <w:tc>
          <w:tcPr>
            <w:tcW w:w="1887" w:type="dxa"/>
            <w:tcBorders>
              <w:top w:val="single" w:sz="4" w:space="0" w:color="auto"/>
              <w:bottom w:val="single" w:sz="4" w:space="0" w:color="auto"/>
            </w:tcBorders>
          </w:tcPr>
          <w:p w:rsidR="00756992" w:rsidRDefault="0007642A">
            <w:pPr>
              <w:rPr>
                <w:del w:id="1287" w:author="Garcia Carreras, Bernardo" w:date="2017-03-14T14:22:00Z"/>
                <w:rFonts w:ascii="Times New Roman" w:hAnsi="Times New Roman" w:cs="Times New Roman"/>
                <w:b/>
                <w:sz w:val="24"/>
                <w:szCs w:val="24"/>
              </w:rPr>
              <w:pPrChange w:id="1288" w:author="Garcia Carreras, Bernardo" w:date="2017-03-15T20:33:00Z">
                <w:pPr>
                  <w:spacing w:after="200" w:line="276" w:lineRule="auto"/>
                </w:pPr>
              </w:pPrChange>
            </w:pPr>
            <w:del w:id="1289" w:author="Garcia Carreras, Bernardo" w:date="2017-03-14T14:22:00Z">
              <w:r w:rsidDel="00E46074">
                <w:rPr>
                  <w:rFonts w:ascii="Times New Roman" w:hAnsi="Times New Roman" w:cs="Times New Roman"/>
                  <w:b/>
                  <w:sz w:val="24"/>
                  <w:szCs w:val="24"/>
                </w:rPr>
                <w:delText>Correct pred</w:delText>
              </w:r>
            </w:del>
          </w:p>
        </w:tc>
        <w:tc>
          <w:tcPr>
            <w:tcW w:w="629" w:type="dxa"/>
            <w:tcBorders>
              <w:top w:val="single" w:sz="4" w:space="0" w:color="auto"/>
              <w:bottom w:val="single" w:sz="4" w:space="0" w:color="auto"/>
            </w:tcBorders>
          </w:tcPr>
          <w:p w:rsidR="00756992" w:rsidRDefault="0007642A">
            <w:pPr>
              <w:rPr>
                <w:del w:id="1290" w:author="Garcia Carreras, Bernardo" w:date="2017-03-14T14:22:00Z"/>
                <w:rFonts w:ascii="Times New Roman" w:hAnsi="Times New Roman" w:cs="Times New Roman"/>
                <w:b/>
                <w:sz w:val="24"/>
                <w:szCs w:val="24"/>
              </w:rPr>
              <w:pPrChange w:id="1291" w:author="Garcia Carreras, Bernardo" w:date="2017-03-15T20:33:00Z">
                <w:pPr>
                  <w:spacing w:after="200" w:line="276" w:lineRule="auto"/>
                </w:pPr>
              </w:pPrChange>
            </w:pPr>
            <w:del w:id="1292" w:author="Garcia Carreras, Bernardo" w:date="2017-03-14T14:22:00Z">
              <w:r w:rsidDel="00E46074">
                <w:rPr>
                  <w:rFonts w:ascii="Times New Roman" w:hAnsi="Times New Roman" w:cs="Times New Roman"/>
                  <w:b/>
                  <w:sz w:val="24"/>
                  <w:szCs w:val="24"/>
                </w:rPr>
                <w:delText>N</w:delText>
              </w:r>
            </w:del>
          </w:p>
        </w:tc>
      </w:tr>
      <w:tr w:rsidR="0007642A" w:rsidDel="00E46074" w:rsidTr="0007642A">
        <w:trPr>
          <w:del w:id="1293" w:author="Garcia Carreras, Bernardo" w:date="2017-03-14T14:22:00Z"/>
        </w:trPr>
        <w:tc>
          <w:tcPr>
            <w:tcW w:w="1695" w:type="dxa"/>
            <w:tcBorders>
              <w:top w:val="single" w:sz="4" w:space="0" w:color="auto"/>
            </w:tcBorders>
            <w:vAlign w:val="bottom"/>
          </w:tcPr>
          <w:p w:rsidR="00756992" w:rsidRDefault="0007642A">
            <w:pPr>
              <w:rPr>
                <w:del w:id="1294" w:author="Garcia Carreras, Bernardo" w:date="2017-03-14T14:22:00Z"/>
                <w:rFonts w:ascii="Times New Roman" w:eastAsia="Times New Roman" w:hAnsi="Times New Roman" w:cs="Times New Roman"/>
                <w:i/>
                <w:color w:val="000000"/>
                <w:lang w:eastAsia="en-GB"/>
              </w:rPr>
              <w:pPrChange w:id="1295" w:author="Garcia Carreras, Bernardo" w:date="2017-03-15T20:33:00Z">
                <w:pPr>
                  <w:spacing w:after="200" w:line="276" w:lineRule="auto"/>
                </w:pPr>
              </w:pPrChange>
            </w:pPr>
            <w:del w:id="1296" w:author="Garcia Carreras, Bernardo" w:date="2017-03-14T14:22:00Z">
              <w:r w:rsidRPr="00264B7D" w:rsidDel="00E46074">
                <w:rPr>
                  <w:rFonts w:ascii="Times New Roman" w:eastAsia="Times New Roman" w:hAnsi="Times New Roman" w:cs="Times New Roman"/>
                  <w:i/>
                  <w:color w:val="000000"/>
                  <w:lang w:eastAsia="en-GB"/>
                </w:rPr>
                <w:delText>Ankistrodesmus</w:delText>
              </w:r>
            </w:del>
          </w:p>
        </w:tc>
        <w:tc>
          <w:tcPr>
            <w:tcW w:w="1261" w:type="dxa"/>
            <w:tcBorders>
              <w:top w:val="single" w:sz="4" w:space="0" w:color="auto"/>
            </w:tcBorders>
          </w:tcPr>
          <w:p w:rsidR="00756992" w:rsidRDefault="0007642A">
            <w:pPr>
              <w:rPr>
                <w:del w:id="1297" w:author="Garcia Carreras, Bernardo" w:date="2017-03-14T14:22:00Z"/>
                <w:rFonts w:ascii="Times New Roman" w:hAnsi="Times New Roman" w:cs="Times New Roman"/>
                <w:sz w:val="24"/>
                <w:szCs w:val="24"/>
              </w:rPr>
              <w:pPrChange w:id="1298" w:author="Garcia Carreras, Bernardo" w:date="2017-03-15T20:33:00Z">
                <w:pPr>
                  <w:spacing w:after="200" w:line="276" w:lineRule="auto"/>
                </w:pPr>
              </w:pPrChange>
            </w:pPr>
            <w:del w:id="1299" w:author="Garcia Carreras, Bernardo" w:date="2017-03-14T14:22:00Z">
              <w:r w:rsidRPr="0007642A" w:rsidDel="00E46074">
                <w:rPr>
                  <w:rFonts w:ascii="Times New Roman" w:hAnsi="Times New Roman" w:cs="Times New Roman"/>
                  <w:sz w:val="24"/>
                  <w:szCs w:val="24"/>
                </w:rPr>
                <w:delText>0.56</w:delText>
              </w:r>
            </w:del>
          </w:p>
        </w:tc>
        <w:tc>
          <w:tcPr>
            <w:tcW w:w="1247" w:type="dxa"/>
            <w:tcBorders>
              <w:top w:val="single" w:sz="4" w:space="0" w:color="auto"/>
            </w:tcBorders>
          </w:tcPr>
          <w:p w:rsidR="00756992" w:rsidRDefault="0007642A">
            <w:pPr>
              <w:rPr>
                <w:del w:id="1300" w:author="Garcia Carreras, Bernardo" w:date="2017-03-14T14:22:00Z"/>
                <w:rFonts w:ascii="Times New Roman" w:hAnsi="Times New Roman" w:cs="Times New Roman"/>
                <w:sz w:val="24"/>
                <w:szCs w:val="24"/>
              </w:rPr>
              <w:pPrChange w:id="1301" w:author="Garcia Carreras, Bernardo" w:date="2017-03-15T20:33:00Z">
                <w:pPr>
                  <w:spacing w:after="200" w:line="276" w:lineRule="auto"/>
                </w:pPr>
              </w:pPrChange>
            </w:pPr>
            <w:del w:id="1302" w:author="Garcia Carreras, Bernardo" w:date="2017-03-14T14:22:00Z">
              <w:r w:rsidRPr="0007642A" w:rsidDel="00E46074">
                <w:rPr>
                  <w:rFonts w:ascii="Times New Roman" w:hAnsi="Times New Roman" w:cs="Times New Roman"/>
                  <w:sz w:val="24"/>
                  <w:szCs w:val="24"/>
                </w:rPr>
                <w:delText>0.22</w:delText>
              </w:r>
            </w:del>
          </w:p>
        </w:tc>
        <w:tc>
          <w:tcPr>
            <w:tcW w:w="1276" w:type="dxa"/>
            <w:tcBorders>
              <w:top w:val="single" w:sz="4" w:space="0" w:color="auto"/>
            </w:tcBorders>
          </w:tcPr>
          <w:p w:rsidR="00756992" w:rsidRDefault="0007642A">
            <w:pPr>
              <w:rPr>
                <w:del w:id="1303" w:author="Garcia Carreras, Bernardo" w:date="2017-03-14T14:22:00Z"/>
                <w:rFonts w:ascii="Times New Roman" w:hAnsi="Times New Roman" w:cs="Times New Roman"/>
                <w:sz w:val="24"/>
                <w:szCs w:val="24"/>
              </w:rPr>
              <w:pPrChange w:id="1304" w:author="Garcia Carreras, Bernardo" w:date="2017-03-15T20:33:00Z">
                <w:pPr>
                  <w:spacing w:after="200" w:line="276" w:lineRule="auto"/>
                </w:pPr>
              </w:pPrChange>
            </w:pPr>
            <w:del w:id="1305" w:author="Garcia Carreras, Bernardo" w:date="2017-03-14T14:22:00Z">
              <w:r w:rsidRPr="0007642A" w:rsidDel="00E46074">
                <w:rPr>
                  <w:rFonts w:ascii="Times New Roman" w:hAnsi="Times New Roman" w:cs="Times New Roman"/>
                  <w:sz w:val="24"/>
                  <w:szCs w:val="24"/>
                </w:rPr>
                <w:delText>0.022</w:delText>
              </w:r>
            </w:del>
          </w:p>
        </w:tc>
        <w:tc>
          <w:tcPr>
            <w:tcW w:w="1247" w:type="dxa"/>
            <w:tcBorders>
              <w:top w:val="single" w:sz="4" w:space="0" w:color="auto"/>
            </w:tcBorders>
          </w:tcPr>
          <w:p w:rsidR="00756992" w:rsidRDefault="0007642A">
            <w:pPr>
              <w:rPr>
                <w:del w:id="1306" w:author="Garcia Carreras, Bernardo" w:date="2017-03-14T14:22:00Z"/>
                <w:rFonts w:ascii="Times New Roman" w:hAnsi="Times New Roman" w:cs="Times New Roman"/>
                <w:sz w:val="24"/>
                <w:szCs w:val="24"/>
              </w:rPr>
              <w:pPrChange w:id="1307" w:author="Garcia Carreras, Bernardo" w:date="2017-03-15T20:33:00Z">
                <w:pPr>
                  <w:spacing w:after="200" w:line="276" w:lineRule="auto"/>
                </w:pPr>
              </w:pPrChange>
            </w:pPr>
            <w:del w:id="1308" w:author="Garcia Carreras, Bernardo" w:date="2017-03-14T14:22:00Z">
              <w:r w:rsidRPr="0007642A" w:rsidDel="00E46074">
                <w:rPr>
                  <w:rFonts w:ascii="Times New Roman" w:hAnsi="Times New Roman" w:cs="Times New Roman"/>
                  <w:sz w:val="24"/>
                  <w:szCs w:val="24"/>
                </w:rPr>
                <w:delText>0.26</w:delText>
              </w:r>
            </w:del>
          </w:p>
        </w:tc>
        <w:tc>
          <w:tcPr>
            <w:tcW w:w="1887" w:type="dxa"/>
            <w:tcBorders>
              <w:top w:val="single" w:sz="4" w:space="0" w:color="auto"/>
            </w:tcBorders>
          </w:tcPr>
          <w:p w:rsidR="00756992" w:rsidRDefault="0007642A">
            <w:pPr>
              <w:rPr>
                <w:del w:id="1309" w:author="Garcia Carreras, Bernardo" w:date="2017-03-14T14:22:00Z"/>
                <w:rFonts w:ascii="Times New Roman" w:hAnsi="Times New Roman" w:cs="Times New Roman"/>
                <w:sz w:val="24"/>
                <w:szCs w:val="24"/>
              </w:rPr>
              <w:pPrChange w:id="1310" w:author="Garcia Carreras, Bernardo" w:date="2017-03-15T20:33:00Z">
                <w:pPr>
                  <w:spacing w:after="200" w:line="276" w:lineRule="auto"/>
                </w:pPr>
              </w:pPrChange>
            </w:pPr>
            <w:del w:id="1311" w:author="Garcia Carreras, Bernardo" w:date="2017-03-14T14:22:00Z">
              <w:r w:rsidRPr="0007642A" w:rsidDel="00E46074">
                <w:rPr>
                  <w:rFonts w:ascii="Times New Roman" w:hAnsi="Times New Roman" w:cs="Times New Roman"/>
                  <w:sz w:val="24"/>
                  <w:szCs w:val="24"/>
                </w:rPr>
                <w:delText>0.80</w:delText>
              </w:r>
            </w:del>
          </w:p>
        </w:tc>
        <w:tc>
          <w:tcPr>
            <w:tcW w:w="629" w:type="dxa"/>
            <w:tcBorders>
              <w:top w:val="single" w:sz="4" w:space="0" w:color="auto"/>
            </w:tcBorders>
          </w:tcPr>
          <w:p w:rsidR="00756992" w:rsidRDefault="0007642A">
            <w:pPr>
              <w:rPr>
                <w:del w:id="1312" w:author="Garcia Carreras, Bernardo" w:date="2017-03-14T14:22:00Z"/>
                <w:rFonts w:ascii="Times New Roman" w:hAnsi="Times New Roman" w:cs="Times New Roman"/>
                <w:sz w:val="24"/>
                <w:szCs w:val="24"/>
              </w:rPr>
              <w:pPrChange w:id="1313" w:author="Garcia Carreras, Bernardo" w:date="2017-03-15T20:33:00Z">
                <w:pPr>
                  <w:spacing w:after="200" w:line="276" w:lineRule="auto"/>
                </w:pPr>
              </w:pPrChange>
            </w:pPr>
            <w:del w:id="1314" w:author="Garcia Carreras, Bernardo" w:date="2017-03-14T14:22:00Z">
              <w:r w:rsidRPr="0007642A" w:rsidDel="00E46074">
                <w:rPr>
                  <w:rFonts w:ascii="Times New Roman" w:hAnsi="Times New Roman" w:cs="Times New Roman"/>
                  <w:sz w:val="24"/>
                  <w:szCs w:val="24"/>
                </w:rPr>
                <w:delText>20</w:delText>
              </w:r>
            </w:del>
          </w:p>
        </w:tc>
      </w:tr>
      <w:tr w:rsidR="0007642A" w:rsidDel="00E46074" w:rsidTr="0007642A">
        <w:trPr>
          <w:del w:id="1315" w:author="Garcia Carreras, Bernardo" w:date="2017-03-14T14:22:00Z"/>
        </w:trPr>
        <w:tc>
          <w:tcPr>
            <w:tcW w:w="1695" w:type="dxa"/>
            <w:vAlign w:val="bottom"/>
          </w:tcPr>
          <w:p w:rsidR="00756992" w:rsidRDefault="0007642A">
            <w:pPr>
              <w:rPr>
                <w:del w:id="1316" w:author="Garcia Carreras, Bernardo" w:date="2017-03-14T14:22:00Z"/>
                <w:rFonts w:ascii="Times New Roman" w:eastAsia="Times New Roman" w:hAnsi="Times New Roman" w:cs="Times New Roman"/>
                <w:i/>
                <w:color w:val="000000"/>
                <w:lang w:eastAsia="en-GB"/>
              </w:rPr>
              <w:pPrChange w:id="1317" w:author="Garcia Carreras, Bernardo" w:date="2017-03-15T20:33:00Z">
                <w:pPr>
                  <w:spacing w:after="200" w:line="276" w:lineRule="auto"/>
                </w:pPr>
              </w:pPrChange>
            </w:pPr>
            <w:del w:id="1318" w:author="Garcia Carreras, Bernardo" w:date="2017-03-14T14:22:00Z">
              <w:r w:rsidRPr="00264B7D" w:rsidDel="00E46074">
                <w:rPr>
                  <w:rFonts w:ascii="Times New Roman" w:eastAsia="Times New Roman" w:hAnsi="Times New Roman" w:cs="Times New Roman"/>
                  <w:i/>
                  <w:color w:val="000000"/>
                  <w:lang w:eastAsia="en-GB"/>
                </w:rPr>
                <w:delText>Chlamydomonas</w:delText>
              </w:r>
            </w:del>
          </w:p>
        </w:tc>
        <w:tc>
          <w:tcPr>
            <w:tcW w:w="1261" w:type="dxa"/>
          </w:tcPr>
          <w:p w:rsidR="00756992" w:rsidRDefault="0007642A">
            <w:pPr>
              <w:rPr>
                <w:del w:id="1319" w:author="Garcia Carreras, Bernardo" w:date="2017-03-14T14:22:00Z"/>
                <w:rFonts w:ascii="Times New Roman" w:hAnsi="Times New Roman" w:cs="Times New Roman"/>
                <w:sz w:val="24"/>
                <w:szCs w:val="24"/>
              </w:rPr>
              <w:pPrChange w:id="1320" w:author="Garcia Carreras, Bernardo" w:date="2017-03-15T20:33:00Z">
                <w:pPr>
                  <w:spacing w:after="200" w:line="276" w:lineRule="auto"/>
                </w:pPr>
              </w:pPrChange>
            </w:pPr>
            <w:del w:id="1321" w:author="Garcia Carreras, Bernardo" w:date="2017-03-14T14:22:00Z">
              <w:r w:rsidRPr="0007642A" w:rsidDel="00E46074">
                <w:rPr>
                  <w:rFonts w:ascii="Times New Roman" w:hAnsi="Times New Roman" w:cs="Times New Roman"/>
                  <w:sz w:val="24"/>
                  <w:szCs w:val="24"/>
                </w:rPr>
                <w:delText>0.64</w:delText>
              </w:r>
            </w:del>
          </w:p>
        </w:tc>
        <w:tc>
          <w:tcPr>
            <w:tcW w:w="1247" w:type="dxa"/>
          </w:tcPr>
          <w:p w:rsidR="00756992" w:rsidRDefault="0007642A">
            <w:pPr>
              <w:rPr>
                <w:del w:id="1322" w:author="Garcia Carreras, Bernardo" w:date="2017-03-14T14:22:00Z"/>
                <w:rFonts w:ascii="Times New Roman" w:hAnsi="Times New Roman" w:cs="Times New Roman"/>
                <w:sz w:val="24"/>
                <w:szCs w:val="24"/>
              </w:rPr>
              <w:pPrChange w:id="1323" w:author="Garcia Carreras, Bernardo" w:date="2017-03-15T20:33:00Z">
                <w:pPr>
                  <w:spacing w:after="200" w:line="276" w:lineRule="auto"/>
                </w:pPr>
              </w:pPrChange>
            </w:pPr>
            <w:del w:id="1324" w:author="Garcia Carreras, Bernardo" w:date="2017-03-14T14:22:00Z">
              <w:r w:rsidRPr="0007642A" w:rsidDel="00E46074">
                <w:rPr>
                  <w:rFonts w:ascii="Times New Roman" w:hAnsi="Times New Roman" w:cs="Times New Roman"/>
                  <w:sz w:val="24"/>
                  <w:szCs w:val="24"/>
                </w:rPr>
                <w:delText>0.19</w:delText>
              </w:r>
            </w:del>
          </w:p>
        </w:tc>
        <w:tc>
          <w:tcPr>
            <w:tcW w:w="1276" w:type="dxa"/>
          </w:tcPr>
          <w:p w:rsidR="00756992" w:rsidRDefault="0007642A">
            <w:pPr>
              <w:rPr>
                <w:del w:id="1325" w:author="Garcia Carreras, Bernardo" w:date="2017-03-14T14:22:00Z"/>
                <w:rFonts w:ascii="Times New Roman" w:hAnsi="Times New Roman" w:cs="Times New Roman"/>
                <w:sz w:val="24"/>
                <w:szCs w:val="24"/>
              </w:rPr>
              <w:pPrChange w:id="1326" w:author="Garcia Carreras, Bernardo" w:date="2017-03-15T20:33:00Z">
                <w:pPr>
                  <w:spacing w:after="200" w:line="276" w:lineRule="auto"/>
                </w:pPr>
              </w:pPrChange>
            </w:pPr>
            <w:del w:id="1327" w:author="Garcia Carreras, Bernardo" w:date="2017-03-14T14:22:00Z">
              <w:r w:rsidRPr="0007642A" w:rsidDel="00E46074">
                <w:rPr>
                  <w:rFonts w:ascii="Times New Roman" w:hAnsi="Times New Roman" w:cs="Times New Roman"/>
                  <w:sz w:val="24"/>
                  <w:szCs w:val="24"/>
                </w:rPr>
                <w:delText>0.003</w:delText>
              </w:r>
            </w:del>
          </w:p>
        </w:tc>
        <w:tc>
          <w:tcPr>
            <w:tcW w:w="1247" w:type="dxa"/>
          </w:tcPr>
          <w:p w:rsidR="00756992" w:rsidRDefault="0007642A">
            <w:pPr>
              <w:rPr>
                <w:del w:id="1328" w:author="Garcia Carreras, Bernardo" w:date="2017-03-14T14:22:00Z"/>
                <w:rFonts w:ascii="Times New Roman" w:hAnsi="Times New Roman" w:cs="Times New Roman"/>
                <w:sz w:val="24"/>
                <w:szCs w:val="24"/>
              </w:rPr>
              <w:pPrChange w:id="1329" w:author="Garcia Carreras, Bernardo" w:date="2017-03-15T20:33:00Z">
                <w:pPr>
                  <w:spacing w:after="200" w:line="276" w:lineRule="auto"/>
                </w:pPr>
              </w:pPrChange>
            </w:pPr>
            <w:del w:id="1330" w:author="Garcia Carreras, Bernardo" w:date="2017-03-14T14:22:00Z">
              <w:r w:rsidRPr="0007642A" w:rsidDel="00E46074">
                <w:rPr>
                  <w:rFonts w:ascii="Times New Roman" w:hAnsi="Times New Roman" w:cs="Times New Roman"/>
                  <w:sz w:val="24"/>
                  <w:szCs w:val="24"/>
                </w:rPr>
                <w:delText>0.40</w:delText>
              </w:r>
            </w:del>
          </w:p>
        </w:tc>
        <w:tc>
          <w:tcPr>
            <w:tcW w:w="1887" w:type="dxa"/>
          </w:tcPr>
          <w:p w:rsidR="00756992" w:rsidRDefault="0007642A">
            <w:pPr>
              <w:rPr>
                <w:del w:id="1331" w:author="Garcia Carreras, Bernardo" w:date="2017-03-14T14:22:00Z"/>
                <w:rFonts w:ascii="Times New Roman" w:hAnsi="Times New Roman" w:cs="Times New Roman"/>
                <w:sz w:val="24"/>
                <w:szCs w:val="24"/>
              </w:rPr>
              <w:pPrChange w:id="1332" w:author="Garcia Carreras, Bernardo" w:date="2017-03-15T20:33:00Z">
                <w:pPr>
                  <w:spacing w:after="200" w:line="276" w:lineRule="auto"/>
                </w:pPr>
              </w:pPrChange>
            </w:pPr>
            <w:del w:id="1333" w:author="Garcia Carreras, Bernardo" w:date="2017-03-14T14:22:00Z">
              <w:r w:rsidRPr="0007642A" w:rsidDel="00E46074">
                <w:rPr>
                  <w:rFonts w:ascii="Times New Roman" w:hAnsi="Times New Roman" w:cs="Times New Roman"/>
                  <w:sz w:val="24"/>
                  <w:szCs w:val="24"/>
                </w:rPr>
                <w:delText>0.70</w:delText>
              </w:r>
            </w:del>
          </w:p>
        </w:tc>
        <w:tc>
          <w:tcPr>
            <w:tcW w:w="629" w:type="dxa"/>
          </w:tcPr>
          <w:p w:rsidR="00756992" w:rsidRDefault="0007642A">
            <w:pPr>
              <w:rPr>
                <w:del w:id="1334" w:author="Garcia Carreras, Bernardo" w:date="2017-03-14T14:22:00Z"/>
                <w:rFonts w:ascii="Times New Roman" w:hAnsi="Times New Roman" w:cs="Times New Roman"/>
                <w:sz w:val="24"/>
                <w:szCs w:val="24"/>
              </w:rPr>
              <w:pPrChange w:id="1335" w:author="Garcia Carreras, Bernardo" w:date="2017-03-15T20:33:00Z">
                <w:pPr>
                  <w:spacing w:after="200" w:line="276" w:lineRule="auto"/>
                </w:pPr>
              </w:pPrChange>
            </w:pPr>
            <w:del w:id="1336" w:author="Garcia Carreras, Bernardo" w:date="2017-03-14T14:22:00Z">
              <w:r w:rsidRPr="0007642A" w:rsidDel="00E46074">
                <w:rPr>
                  <w:rFonts w:ascii="Times New Roman" w:hAnsi="Times New Roman" w:cs="Times New Roman"/>
                  <w:sz w:val="24"/>
                  <w:szCs w:val="24"/>
                </w:rPr>
                <w:delText>20</w:delText>
              </w:r>
            </w:del>
          </w:p>
        </w:tc>
      </w:tr>
      <w:tr w:rsidR="0007642A" w:rsidDel="00E46074" w:rsidTr="0007642A">
        <w:trPr>
          <w:del w:id="1337" w:author="Garcia Carreras, Bernardo" w:date="2017-03-14T14:22:00Z"/>
        </w:trPr>
        <w:tc>
          <w:tcPr>
            <w:tcW w:w="1695" w:type="dxa"/>
            <w:vAlign w:val="bottom"/>
          </w:tcPr>
          <w:p w:rsidR="00756992" w:rsidRDefault="0007642A">
            <w:pPr>
              <w:rPr>
                <w:del w:id="1338" w:author="Garcia Carreras, Bernardo" w:date="2017-03-14T14:22:00Z"/>
                <w:rFonts w:ascii="Times New Roman" w:eastAsia="Times New Roman" w:hAnsi="Times New Roman" w:cs="Times New Roman"/>
                <w:i/>
                <w:color w:val="000000"/>
                <w:lang w:eastAsia="en-GB"/>
              </w:rPr>
              <w:pPrChange w:id="1339" w:author="Garcia Carreras, Bernardo" w:date="2017-03-15T20:33:00Z">
                <w:pPr>
                  <w:spacing w:after="200" w:line="276" w:lineRule="auto"/>
                </w:pPr>
              </w:pPrChange>
            </w:pPr>
            <w:del w:id="1340" w:author="Garcia Carreras, Bernardo" w:date="2017-03-14T14:22:00Z">
              <w:r w:rsidRPr="00264B7D" w:rsidDel="00E46074">
                <w:rPr>
                  <w:rFonts w:ascii="Times New Roman" w:eastAsia="Times New Roman" w:hAnsi="Times New Roman" w:cs="Times New Roman"/>
                  <w:i/>
                  <w:color w:val="000000"/>
                  <w:lang w:eastAsia="en-GB"/>
                </w:rPr>
                <w:delText>Chlorella</w:delText>
              </w:r>
            </w:del>
          </w:p>
        </w:tc>
        <w:tc>
          <w:tcPr>
            <w:tcW w:w="1261" w:type="dxa"/>
          </w:tcPr>
          <w:p w:rsidR="00756992" w:rsidRDefault="0007642A">
            <w:pPr>
              <w:rPr>
                <w:del w:id="1341" w:author="Garcia Carreras, Bernardo" w:date="2017-03-14T14:22:00Z"/>
                <w:rFonts w:ascii="Times New Roman" w:hAnsi="Times New Roman" w:cs="Times New Roman"/>
                <w:sz w:val="24"/>
                <w:szCs w:val="24"/>
              </w:rPr>
              <w:pPrChange w:id="1342" w:author="Garcia Carreras, Bernardo" w:date="2017-03-15T20:33:00Z">
                <w:pPr>
                  <w:spacing w:after="200" w:line="276" w:lineRule="auto"/>
                </w:pPr>
              </w:pPrChange>
            </w:pPr>
            <w:del w:id="1343" w:author="Garcia Carreras, Bernardo" w:date="2017-03-14T14:22:00Z">
              <w:r w:rsidRPr="0007642A" w:rsidDel="00E46074">
                <w:rPr>
                  <w:rFonts w:ascii="Times New Roman" w:hAnsi="Times New Roman" w:cs="Times New Roman"/>
                  <w:sz w:val="24"/>
                  <w:szCs w:val="24"/>
                </w:rPr>
                <w:delText>1.13</w:delText>
              </w:r>
            </w:del>
          </w:p>
        </w:tc>
        <w:tc>
          <w:tcPr>
            <w:tcW w:w="1247" w:type="dxa"/>
          </w:tcPr>
          <w:p w:rsidR="00756992" w:rsidRDefault="0007642A">
            <w:pPr>
              <w:rPr>
                <w:del w:id="1344" w:author="Garcia Carreras, Bernardo" w:date="2017-03-14T14:22:00Z"/>
                <w:rFonts w:ascii="Times New Roman" w:hAnsi="Times New Roman" w:cs="Times New Roman"/>
                <w:sz w:val="24"/>
                <w:szCs w:val="24"/>
              </w:rPr>
              <w:pPrChange w:id="1345" w:author="Garcia Carreras, Bernardo" w:date="2017-03-15T20:33:00Z">
                <w:pPr>
                  <w:spacing w:after="200" w:line="276" w:lineRule="auto"/>
                </w:pPr>
              </w:pPrChange>
            </w:pPr>
            <w:del w:id="1346" w:author="Garcia Carreras, Bernardo" w:date="2017-03-14T14:22:00Z">
              <w:r w:rsidRPr="0007642A" w:rsidDel="00E46074">
                <w:rPr>
                  <w:rFonts w:ascii="Times New Roman" w:hAnsi="Times New Roman" w:cs="Times New Roman"/>
                  <w:sz w:val="24"/>
                  <w:szCs w:val="24"/>
                </w:rPr>
                <w:delText>0.21</w:delText>
              </w:r>
            </w:del>
          </w:p>
        </w:tc>
        <w:tc>
          <w:tcPr>
            <w:tcW w:w="1276" w:type="dxa"/>
          </w:tcPr>
          <w:p w:rsidR="00756992" w:rsidRDefault="0007642A">
            <w:pPr>
              <w:rPr>
                <w:del w:id="1347" w:author="Garcia Carreras, Bernardo" w:date="2017-03-14T14:22:00Z"/>
                <w:rFonts w:ascii="Times New Roman" w:hAnsi="Times New Roman" w:cs="Times New Roman"/>
                <w:sz w:val="24"/>
                <w:szCs w:val="24"/>
              </w:rPr>
              <w:pPrChange w:id="1348" w:author="Garcia Carreras, Bernardo" w:date="2017-03-15T20:33:00Z">
                <w:pPr>
                  <w:spacing w:after="200" w:line="276" w:lineRule="auto"/>
                </w:pPr>
              </w:pPrChange>
            </w:pPr>
            <w:del w:id="1349" w:author="Garcia Carreras, Bernardo" w:date="2017-03-14T14:22:00Z">
              <w:r w:rsidRPr="0007642A" w:rsidDel="00E46074">
                <w:rPr>
                  <w:rFonts w:ascii="Times New Roman" w:hAnsi="Times New Roman" w:cs="Times New Roman"/>
                  <w:sz w:val="24"/>
                  <w:szCs w:val="24"/>
                </w:rPr>
                <w:delText>&gt;0.001</w:delText>
              </w:r>
            </w:del>
          </w:p>
        </w:tc>
        <w:tc>
          <w:tcPr>
            <w:tcW w:w="1247" w:type="dxa"/>
          </w:tcPr>
          <w:p w:rsidR="00756992" w:rsidRDefault="0007642A">
            <w:pPr>
              <w:rPr>
                <w:del w:id="1350" w:author="Garcia Carreras, Bernardo" w:date="2017-03-14T14:22:00Z"/>
                <w:rFonts w:ascii="Times New Roman" w:hAnsi="Times New Roman" w:cs="Times New Roman"/>
                <w:sz w:val="24"/>
                <w:szCs w:val="24"/>
              </w:rPr>
              <w:pPrChange w:id="1351" w:author="Garcia Carreras, Bernardo" w:date="2017-03-15T20:33:00Z">
                <w:pPr>
                  <w:spacing w:after="200" w:line="276" w:lineRule="auto"/>
                </w:pPr>
              </w:pPrChange>
            </w:pPr>
            <w:del w:id="1352" w:author="Garcia Carreras, Bernardo" w:date="2017-03-14T14:22:00Z">
              <w:r w:rsidRPr="0007642A" w:rsidDel="00E46074">
                <w:rPr>
                  <w:rFonts w:ascii="Times New Roman" w:hAnsi="Times New Roman" w:cs="Times New Roman"/>
                  <w:sz w:val="24"/>
                  <w:szCs w:val="24"/>
                </w:rPr>
                <w:delText>0.65</w:delText>
              </w:r>
            </w:del>
          </w:p>
        </w:tc>
        <w:tc>
          <w:tcPr>
            <w:tcW w:w="1887" w:type="dxa"/>
          </w:tcPr>
          <w:p w:rsidR="00756992" w:rsidRDefault="0007642A">
            <w:pPr>
              <w:rPr>
                <w:del w:id="1353" w:author="Garcia Carreras, Bernardo" w:date="2017-03-14T14:22:00Z"/>
                <w:rFonts w:ascii="Times New Roman" w:hAnsi="Times New Roman" w:cs="Times New Roman"/>
                <w:sz w:val="24"/>
                <w:szCs w:val="24"/>
              </w:rPr>
              <w:pPrChange w:id="1354" w:author="Garcia Carreras, Bernardo" w:date="2017-03-15T20:33:00Z">
                <w:pPr>
                  <w:spacing w:after="200" w:line="276" w:lineRule="auto"/>
                </w:pPr>
              </w:pPrChange>
            </w:pPr>
            <w:del w:id="1355" w:author="Garcia Carreras, Bernardo" w:date="2017-03-14T14:22:00Z">
              <w:r w:rsidRPr="0007642A" w:rsidDel="00E46074">
                <w:rPr>
                  <w:rFonts w:ascii="Times New Roman" w:hAnsi="Times New Roman" w:cs="Times New Roman"/>
                  <w:sz w:val="24"/>
                  <w:szCs w:val="24"/>
                </w:rPr>
                <w:delText>0.75</w:delText>
              </w:r>
            </w:del>
          </w:p>
        </w:tc>
        <w:tc>
          <w:tcPr>
            <w:tcW w:w="629" w:type="dxa"/>
          </w:tcPr>
          <w:p w:rsidR="00756992" w:rsidRDefault="0007642A">
            <w:pPr>
              <w:rPr>
                <w:del w:id="1356" w:author="Garcia Carreras, Bernardo" w:date="2017-03-14T14:22:00Z"/>
                <w:rFonts w:ascii="Times New Roman" w:hAnsi="Times New Roman" w:cs="Times New Roman"/>
                <w:sz w:val="24"/>
                <w:szCs w:val="24"/>
              </w:rPr>
              <w:pPrChange w:id="1357" w:author="Garcia Carreras, Bernardo" w:date="2017-03-15T20:33:00Z">
                <w:pPr>
                  <w:spacing w:after="200" w:line="276" w:lineRule="auto"/>
                </w:pPr>
              </w:pPrChange>
            </w:pPr>
            <w:del w:id="1358" w:author="Garcia Carreras, Bernardo" w:date="2017-03-14T14:22:00Z">
              <w:r w:rsidRPr="0007642A" w:rsidDel="00E46074">
                <w:rPr>
                  <w:rFonts w:ascii="Times New Roman" w:hAnsi="Times New Roman" w:cs="Times New Roman"/>
                  <w:sz w:val="24"/>
                  <w:szCs w:val="24"/>
                </w:rPr>
                <w:delText>20</w:delText>
              </w:r>
            </w:del>
          </w:p>
        </w:tc>
      </w:tr>
      <w:tr w:rsidR="0007642A" w:rsidDel="00E46074" w:rsidTr="0007642A">
        <w:trPr>
          <w:del w:id="1359" w:author="Garcia Carreras, Bernardo" w:date="2017-03-14T14:22:00Z"/>
        </w:trPr>
        <w:tc>
          <w:tcPr>
            <w:tcW w:w="1695" w:type="dxa"/>
            <w:vAlign w:val="bottom"/>
          </w:tcPr>
          <w:p w:rsidR="00756992" w:rsidRDefault="0007642A">
            <w:pPr>
              <w:rPr>
                <w:del w:id="1360" w:author="Garcia Carreras, Bernardo" w:date="2017-03-14T14:22:00Z"/>
                <w:rFonts w:ascii="Times New Roman" w:eastAsia="Times New Roman" w:hAnsi="Times New Roman" w:cs="Times New Roman"/>
                <w:i/>
                <w:color w:val="000000"/>
                <w:lang w:eastAsia="en-GB"/>
              </w:rPr>
              <w:pPrChange w:id="1361" w:author="Garcia Carreras, Bernardo" w:date="2017-03-15T20:33:00Z">
                <w:pPr>
                  <w:spacing w:after="200" w:line="276" w:lineRule="auto"/>
                </w:pPr>
              </w:pPrChange>
            </w:pPr>
            <w:del w:id="1362" w:author="Garcia Carreras, Bernardo" w:date="2017-03-14T14:22:00Z">
              <w:r w:rsidRPr="00264B7D" w:rsidDel="00E46074">
                <w:rPr>
                  <w:rFonts w:ascii="Times New Roman" w:eastAsia="Times New Roman" w:hAnsi="Times New Roman" w:cs="Times New Roman"/>
                  <w:i/>
                  <w:color w:val="000000"/>
                  <w:lang w:eastAsia="en-GB"/>
                </w:rPr>
                <w:delText>Monoraphidium</w:delText>
              </w:r>
            </w:del>
          </w:p>
        </w:tc>
        <w:tc>
          <w:tcPr>
            <w:tcW w:w="1261" w:type="dxa"/>
          </w:tcPr>
          <w:p w:rsidR="00756992" w:rsidRDefault="0007642A">
            <w:pPr>
              <w:rPr>
                <w:del w:id="1363" w:author="Garcia Carreras, Bernardo" w:date="2017-03-14T14:22:00Z"/>
                <w:rFonts w:ascii="Times New Roman" w:hAnsi="Times New Roman" w:cs="Times New Roman"/>
                <w:sz w:val="24"/>
                <w:szCs w:val="24"/>
              </w:rPr>
              <w:pPrChange w:id="1364" w:author="Garcia Carreras, Bernardo" w:date="2017-03-15T20:33:00Z">
                <w:pPr>
                  <w:spacing w:after="200" w:line="276" w:lineRule="auto"/>
                </w:pPr>
              </w:pPrChange>
            </w:pPr>
            <w:del w:id="1365" w:author="Garcia Carreras, Bernardo" w:date="2017-03-14T14:22:00Z">
              <w:r w:rsidRPr="0007642A" w:rsidDel="00E46074">
                <w:rPr>
                  <w:rFonts w:ascii="Times New Roman" w:hAnsi="Times New Roman" w:cs="Times New Roman"/>
                  <w:sz w:val="24"/>
                  <w:szCs w:val="24"/>
                </w:rPr>
                <w:delText>0.43</w:delText>
              </w:r>
            </w:del>
          </w:p>
        </w:tc>
        <w:tc>
          <w:tcPr>
            <w:tcW w:w="1247" w:type="dxa"/>
          </w:tcPr>
          <w:p w:rsidR="00756992" w:rsidRDefault="0007642A">
            <w:pPr>
              <w:rPr>
                <w:del w:id="1366" w:author="Garcia Carreras, Bernardo" w:date="2017-03-14T14:22:00Z"/>
                <w:rFonts w:ascii="Times New Roman" w:hAnsi="Times New Roman" w:cs="Times New Roman"/>
                <w:sz w:val="24"/>
                <w:szCs w:val="24"/>
              </w:rPr>
              <w:pPrChange w:id="1367" w:author="Garcia Carreras, Bernardo" w:date="2017-03-15T20:33:00Z">
                <w:pPr>
                  <w:spacing w:after="200" w:line="276" w:lineRule="auto"/>
                </w:pPr>
              </w:pPrChange>
            </w:pPr>
            <w:del w:id="1368" w:author="Garcia Carreras, Bernardo" w:date="2017-03-14T14:22:00Z">
              <w:r w:rsidRPr="0007642A" w:rsidDel="00E46074">
                <w:rPr>
                  <w:rFonts w:ascii="Times New Roman" w:hAnsi="Times New Roman" w:cs="Times New Roman"/>
                  <w:sz w:val="24"/>
                  <w:szCs w:val="24"/>
                </w:rPr>
                <w:delText>0.30</w:delText>
              </w:r>
            </w:del>
          </w:p>
        </w:tc>
        <w:tc>
          <w:tcPr>
            <w:tcW w:w="1276" w:type="dxa"/>
          </w:tcPr>
          <w:p w:rsidR="00756992" w:rsidRDefault="0007642A">
            <w:pPr>
              <w:rPr>
                <w:del w:id="1369" w:author="Garcia Carreras, Bernardo" w:date="2017-03-14T14:22:00Z"/>
                <w:rFonts w:ascii="Times New Roman" w:hAnsi="Times New Roman" w:cs="Times New Roman"/>
                <w:sz w:val="24"/>
                <w:szCs w:val="24"/>
              </w:rPr>
              <w:pPrChange w:id="1370" w:author="Garcia Carreras, Bernardo" w:date="2017-03-15T20:33:00Z">
                <w:pPr>
                  <w:spacing w:after="200" w:line="276" w:lineRule="auto"/>
                </w:pPr>
              </w:pPrChange>
            </w:pPr>
            <w:del w:id="1371" w:author="Garcia Carreras, Bernardo" w:date="2017-03-14T14:22:00Z">
              <w:r w:rsidRPr="0007642A" w:rsidDel="00E46074">
                <w:rPr>
                  <w:rFonts w:ascii="Times New Roman" w:hAnsi="Times New Roman" w:cs="Times New Roman"/>
                  <w:sz w:val="24"/>
                  <w:szCs w:val="24"/>
                </w:rPr>
                <w:delText>0.16</w:delText>
              </w:r>
            </w:del>
          </w:p>
        </w:tc>
        <w:tc>
          <w:tcPr>
            <w:tcW w:w="1247" w:type="dxa"/>
          </w:tcPr>
          <w:p w:rsidR="00756992" w:rsidRDefault="0007642A">
            <w:pPr>
              <w:rPr>
                <w:del w:id="1372" w:author="Garcia Carreras, Bernardo" w:date="2017-03-14T14:22:00Z"/>
                <w:rFonts w:ascii="Times New Roman" w:hAnsi="Times New Roman" w:cs="Times New Roman"/>
                <w:sz w:val="24"/>
                <w:szCs w:val="24"/>
              </w:rPr>
              <w:pPrChange w:id="1373" w:author="Garcia Carreras, Bernardo" w:date="2017-03-15T20:33:00Z">
                <w:pPr>
                  <w:spacing w:after="200" w:line="276" w:lineRule="auto"/>
                </w:pPr>
              </w:pPrChange>
            </w:pPr>
            <w:del w:id="1374" w:author="Garcia Carreras, Bernardo" w:date="2017-03-14T14:22:00Z">
              <w:r w:rsidRPr="0007642A" w:rsidDel="00E46074">
                <w:rPr>
                  <w:rFonts w:ascii="Times New Roman" w:hAnsi="Times New Roman" w:cs="Times New Roman"/>
                  <w:sz w:val="24"/>
                  <w:szCs w:val="24"/>
                </w:rPr>
                <w:delText>0.11</w:delText>
              </w:r>
            </w:del>
          </w:p>
        </w:tc>
        <w:tc>
          <w:tcPr>
            <w:tcW w:w="1887" w:type="dxa"/>
          </w:tcPr>
          <w:p w:rsidR="00756992" w:rsidRDefault="0007642A">
            <w:pPr>
              <w:rPr>
                <w:del w:id="1375" w:author="Garcia Carreras, Bernardo" w:date="2017-03-14T14:22:00Z"/>
                <w:rFonts w:ascii="Times New Roman" w:hAnsi="Times New Roman" w:cs="Times New Roman"/>
                <w:sz w:val="24"/>
                <w:szCs w:val="24"/>
              </w:rPr>
              <w:pPrChange w:id="1376" w:author="Garcia Carreras, Bernardo" w:date="2017-03-15T20:33:00Z">
                <w:pPr>
                  <w:spacing w:after="200" w:line="276" w:lineRule="auto"/>
                </w:pPr>
              </w:pPrChange>
            </w:pPr>
            <w:del w:id="1377" w:author="Garcia Carreras, Bernardo" w:date="2017-03-14T14:22:00Z">
              <w:r w:rsidRPr="0007642A" w:rsidDel="00E46074">
                <w:rPr>
                  <w:rFonts w:ascii="Times New Roman" w:hAnsi="Times New Roman" w:cs="Times New Roman"/>
                  <w:sz w:val="24"/>
                  <w:szCs w:val="24"/>
                </w:rPr>
                <w:delText>0.60</w:delText>
              </w:r>
            </w:del>
          </w:p>
        </w:tc>
        <w:tc>
          <w:tcPr>
            <w:tcW w:w="629" w:type="dxa"/>
          </w:tcPr>
          <w:p w:rsidR="00756992" w:rsidRDefault="0007642A">
            <w:pPr>
              <w:rPr>
                <w:del w:id="1378" w:author="Garcia Carreras, Bernardo" w:date="2017-03-14T14:22:00Z"/>
                <w:rFonts w:ascii="Times New Roman" w:hAnsi="Times New Roman" w:cs="Times New Roman"/>
                <w:sz w:val="24"/>
                <w:szCs w:val="24"/>
              </w:rPr>
              <w:pPrChange w:id="1379" w:author="Garcia Carreras, Bernardo" w:date="2017-03-15T20:33:00Z">
                <w:pPr>
                  <w:spacing w:after="200" w:line="276" w:lineRule="auto"/>
                </w:pPr>
              </w:pPrChange>
            </w:pPr>
            <w:del w:id="1380" w:author="Garcia Carreras, Bernardo" w:date="2017-03-14T14:22:00Z">
              <w:r w:rsidRPr="0007642A" w:rsidDel="00E46074">
                <w:rPr>
                  <w:rFonts w:ascii="Times New Roman" w:hAnsi="Times New Roman" w:cs="Times New Roman"/>
                  <w:sz w:val="24"/>
                  <w:szCs w:val="24"/>
                </w:rPr>
                <w:delText>20</w:delText>
              </w:r>
            </w:del>
          </w:p>
        </w:tc>
      </w:tr>
      <w:tr w:rsidR="0007642A" w:rsidDel="00E46074" w:rsidTr="0007642A">
        <w:trPr>
          <w:del w:id="1381" w:author="Garcia Carreras, Bernardo" w:date="2017-03-14T14:22:00Z"/>
        </w:trPr>
        <w:tc>
          <w:tcPr>
            <w:tcW w:w="1695" w:type="dxa"/>
            <w:vAlign w:val="bottom"/>
          </w:tcPr>
          <w:p w:rsidR="00756992" w:rsidRDefault="0007642A">
            <w:pPr>
              <w:rPr>
                <w:del w:id="1382" w:author="Garcia Carreras, Bernardo" w:date="2017-03-14T14:22:00Z"/>
                <w:rFonts w:ascii="Times New Roman" w:eastAsia="Times New Roman" w:hAnsi="Times New Roman" w:cs="Times New Roman"/>
                <w:i/>
                <w:color w:val="000000"/>
                <w:lang w:eastAsia="en-GB"/>
              </w:rPr>
              <w:pPrChange w:id="1383" w:author="Garcia Carreras, Bernardo" w:date="2017-03-15T20:33:00Z">
                <w:pPr>
                  <w:spacing w:after="200" w:line="276" w:lineRule="auto"/>
                </w:pPr>
              </w:pPrChange>
            </w:pPr>
            <w:del w:id="1384" w:author="Garcia Carreras, Bernardo" w:date="2017-03-14T14:22:00Z">
              <w:r w:rsidRPr="00264B7D" w:rsidDel="00E46074">
                <w:rPr>
                  <w:rFonts w:ascii="Times New Roman" w:eastAsia="Times New Roman" w:hAnsi="Times New Roman" w:cs="Times New Roman"/>
                  <w:i/>
                  <w:color w:val="000000"/>
                  <w:lang w:eastAsia="en-GB"/>
                </w:rPr>
                <w:delText>Scenedesmus</w:delText>
              </w:r>
            </w:del>
          </w:p>
        </w:tc>
        <w:tc>
          <w:tcPr>
            <w:tcW w:w="1261" w:type="dxa"/>
          </w:tcPr>
          <w:p w:rsidR="00756992" w:rsidRDefault="0007642A">
            <w:pPr>
              <w:rPr>
                <w:del w:id="1385" w:author="Garcia Carreras, Bernardo" w:date="2017-03-14T14:22:00Z"/>
                <w:rFonts w:ascii="Times New Roman" w:hAnsi="Times New Roman" w:cs="Times New Roman"/>
                <w:sz w:val="24"/>
                <w:szCs w:val="24"/>
              </w:rPr>
              <w:pPrChange w:id="1386" w:author="Garcia Carreras, Bernardo" w:date="2017-03-15T20:33:00Z">
                <w:pPr>
                  <w:spacing w:after="200" w:line="276" w:lineRule="auto"/>
                </w:pPr>
              </w:pPrChange>
            </w:pPr>
            <w:del w:id="1387" w:author="Garcia Carreras, Bernardo" w:date="2017-03-14T14:22:00Z">
              <w:r w:rsidRPr="0007642A" w:rsidDel="00E46074">
                <w:rPr>
                  <w:rFonts w:ascii="Times New Roman" w:hAnsi="Times New Roman" w:cs="Times New Roman"/>
                  <w:sz w:val="24"/>
                  <w:szCs w:val="24"/>
                </w:rPr>
                <w:delText>0.46</w:delText>
              </w:r>
            </w:del>
          </w:p>
        </w:tc>
        <w:tc>
          <w:tcPr>
            <w:tcW w:w="1247" w:type="dxa"/>
          </w:tcPr>
          <w:p w:rsidR="00756992" w:rsidRDefault="0007642A">
            <w:pPr>
              <w:rPr>
                <w:del w:id="1388" w:author="Garcia Carreras, Bernardo" w:date="2017-03-14T14:22:00Z"/>
                <w:rFonts w:ascii="Times New Roman" w:hAnsi="Times New Roman" w:cs="Times New Roman"/>
                <w:sz w:val="24"/>
                <w:szCs w:val="24"/>
              </w:rPr>
              <w:pPrChange w:id="1389" w:author="Garcia Carreras, Bernardo" w:date="2017-03-15T20:33:00Z">
                <w:pPr>
                  <w:spacing w:after="200" w:line="276" w:lineRule="auto"/>
                </w:pPr>
              </w:pPrChange>
            </w:pPr>
            <w:del w:id="1390" w:author="Garcia Carreras, Bernardo" w:date="2017-03-14T14:22:00Z">
              <w:r w:rsidRPr="0007642A" w:rsidDel="00E46074">
                <w:rPr>
                  <w:rFonts w:ascii="Times New Roman" w:hAnsi="Times New Roman" w:cs="Times New Roman"/>
                  <w:sz w:val="24"/>
                  <w:szCs w:val="24"/>
                </w:rPr>
                <w:delText>0.21</w:delText>
              </w:r>
            </w:del>
          </w:p>
        </w:tc>
        <w:tc>
          <w:tcPr>
            <w:tcW w:w="1276" w:type="dxa"/>
          </w:tcPr>
          <w:p w:rsidR="00756992" w:rsidRDefault="0007642A">
            <w:pPr>
              <w:rPr>
                <w:del w:id="1391" w:author="Garcia Carreras, Bernardo" w:date="2017-03-14T14:22:00Z"/>
                <w:rFonts w:ascii="Times New Roman" w:hAnsi="Times New Roman" w:cs="Times New Roman"/>
                <w:sz w:val="24"/>
                <w:szCs w:val="24"/>
              </w:rPr>
              <w:pPrChange w:id="1392" w:author="Garcia Carreras, Bernardo" w:date="2017-03-15T20:33:00Z">
                <w:pPr>
                  <w:spacing w:after="200" w:line="276" w:lineRule="auto"/>
                </w:pPr>
              </w:pPrChange>
            </w:pPr>
            <w:del w:id="1393" w:author="Garcia Carreras, Bernardo" w:date="2017-03-14T14:22:00Z">
              <w:r w:rsidRPr="0007642A" w:rsidDel="00E46074">
                <w:rPr>
                  <w:rFonts w:ascii="Times New Roman" w:hAnsi="Times New Roman" w:cs="Times New Roman"/>
                  <w:sz w:val="24"/>
                  <w:szCs w:val="24"/>
                </w:rPr>
                <w:delText>0.041</w:delText>
              </w:r>
            </w:del>
          </w:p>
        </w:tc>
        <w:tc>
          <w:tcPr>
            <w:tcW w:w="1247" w:type="dxa"/>
          </w:tcPr>
          <w:p w:rsidR="00756992" w:rsidRDefault="0007642A">
            <w:pPr>
              <w:rPr>
                <w:del w:id="1394" w:author="Garcia Carreras, Bernardo" w:date="2017-03-14T14:22:00Z"/>
                <w:rFonts w:ascii="Times New Roman" w:hAnsi="Times New Roman" w:cs="Times New Roman"/>
                <w:sz w:val="24"/>
                <w:szCs w:val="24"/>
              </w:rPr>
              <w:pPrChange w:id="1395" w:author="Garcia Carreras, Bernardo" w:date="2017-03-15T20:33:00Z">
                <w:pPr>
                  <w:spacing w:after="200" w:line="276" w:lineRule="auto"/>
                </w:pPr>
              </w:pPrChange>
            </w:pPr>
            <w:del w:id="1396" w:author="Garcia Carreras, Bernardo" w:date="2017-03-14T14:22:00Z">
              <w:r w:rsidRPr="0007642A" w:rsidDel="00E46074">
                <w:rPr>
                  <w:rFonts w:ascii="Times New Roman" w:hAnsi="Times New Roman" w:cs="Times New Roman"/>
                  <w:sz w:val="24"/>
                  <w:szCs w:val="24"/>
                </w:rPr>
                <w:delText>0.22</w:delText>
              </w:r>
            </w:del>
          </w:p>
        </w:tc>
        <w:tc>
          <w:tcPr>
            <w:tcW w:w="1887" w:type="dxa"/>
          </w:tcPr>
          <w:p w:rsidR="00756992" w:rsidRDefault="0007642A">
            <w:pPr>
              <w:rPr>
                <w:del w:id="1397" w:author="Garcia Carreras, Bernardo" w:date="2017-03-14T14:22:00Z"/>
                <w:rFonts w:ascii="Times New Roman" w:hAnsi="Times New Roman" w:cs="Times New Roman"/>
                <w:sz w:val="24"/>
                <w:szCs w:val="24"/>
              </w:rPr>
              <w:pPrChange w:id="1398" w:author="Garcia Carreras, Bernardo" w:date="2017-03-15T20:33:00Z">
                <w:pPr>
                  <w:spacing w:after="200" w:line="276" w:lineRule="auto"/>
                </w:pPr>
              </w:pPrChange>
            </w:pPr>
            <w:del w:id="1399" w:author="Garcia Carreras, Bernardo" w:date="2017-03-14T14:22:00Z">
              <w:r w:rsidRPr="0007642A" w:rsidDel="00E46074">
                <w:rPr>
                  <w:rFonts w:ascii="Times New Roman" w:hAnsi="Times New Roman" w:cs="Times New Roman"/>
                  <w:sz w:val="24"/>
                  <w:szCs w:val="24"/>
                </w:rPr>
                <w:delText>0.60</w:delText>
              </w:r>
            </w:del>
          </w:p>
        </w:tc>
        <w:tc>
          <w:tcPr>
            <w:tcW w:w="629" w:type="dxa"/>
          </w:tcPr>
          <w:p w:rsidR="00756992" w:rsidRDefault="0007642A">
            <w:pPr>
              <w:rPr>
                <w:del w:id="1400" w:author="Garcia Carreras, Bernardo" w:date="2017-03-14T14:22:00Z"/>
                <w:rFonts w:ascii="Times New Roman" w:hAnsi="Times New Roman" w:cs="Times New Roman"/>
                <w:sz w:val="24"/>
                <w:szCs w:val="24"/>
              </w:rPr>
              <w:pPrChange w:id="1401" w:author="Garcia Carreras, Bernardo" w:date="2017-03-15T20:33:00Z">
                <w:pPr>
                  <w:spacing w:after="200" w:line="276" w:lineRule="auto"/>
                </w:pPr>
              </w:pPrChange>
            </w:pPr>
            <w:del w:id="1402" w:author="Garcia Carreras, Bernardo" w:date="2017-03-14T14:22:00Z">
              <w:r w:rsidRPr="0007642A" w:rsidDel="00E46074">
                <w:rPr>
                  <w:rFonts w:ascii="Times New Roman" w:hAnsi="Times New Roman" w:cs="Times New Roman"/>
                  <w:sz w:val="24"/>
                  <w:szCs w:val="24"/>
                </w:rPr>
                <w:delText>20</w:delText>
              </w:r>
            </w:del>
          </w:p>
        </w:tc>
      </w:tr>
      <w:tr w:rsidR="0007642A" w:rsidDel="00E46074" w:rsidTr="0007642A">
        <w:trPr>
          <w:del w:id="1403" w:author="Garcia Carreras, Bernardo" w:date="2017-03-14T14:22:00Z"/>
        </w:trPr>
        <w:tc>
          <w:tcPr>
            <w:tcW w:w="1695" w:type="dxa"/>
          </w:tcPr>
          <w:p w:rsidR="00756992" w:rsidRDefault="0007642A">
            <w:pPr>
              <w:rPr>
                <w:del w:id="1404" w:author="Garcia Carreras, Bernardo" w:date="2017-03-14T14:22:00Z"/>
                <w:rFonts w:ascii="Times New Roman" w:hAnsi="Times New Roman" w:cs="Times New Roman"/>
                <w:b/>
                <w:sz w:val="24"/>
                <w:szCs w:val="24"/>
              </w:rPr>
              <w:pPrChange w:id="1405" w:author="Garcia Carreras, Bernardo" w:date="2017-03-15T20:33:00Z">
                <w:pPr>
                  <w:spacing w:after="200" w:line="276" w:lineRule="auto"/>
                </w:pPr>
              </w:pPrChange>
            </w:pPr>
            <w:del w:id="1406" w:author="Garcia Carreras, Bernardo" w:date="2017-03-14T14:22:00Z">
              <w:r w:rsidRPr="00264B7D" w:rsidDel="00E46074">
                <w:rPr>
                  <w:rFonts w:ascii="Times New Roman" w:eastAsia="Times New Roman" w:hAnsi="Times New Roman" w:cs="Times New Roman"/>
                  <w:i/>
                  <w:color w:val="000000"/>
                  <w:lang w:eastAsia="en-GB"/>
                </w:rPr>
                <w:delText>Selenastrum</w:delText>
              </w:r>
            </w:del>
          </w:p>
        </w:tc>
        <w:tc>
          <w:tcPr>
            <w:tcW w:w="1261" w:type="dxa"/>
          </w:tcPr>
          <w:p w:rsidR="00756992" w:rsidRDefault="0007642A">
            <w:pPr>
              <w:rPr>
                <w:del w:id="1407" w:author="Garcia Carreras, Bernardo" w:date="2017-03-14T14:22:00Z"/>
                <w:rFonts w:ascii="Times New Roman" w:hAnsi="Times New Roman" w:cs="Times New Roman"/>
                <w:sz w:val="24"/>
                <w:szCs w:val="24"/>
              </w:rPr>
              <w:pPrChange w:id="1408" w:author="Garcia Carreras, Bernardo" w:date="2017-03-15T20:33:00Z">
                <w:pPr>
                  <w:spacing w:after="200" w:line="276" w:lineRule="auto"/>
                </w:pPr>
              </w:pPrChange>
            </w:pPr>
            <w:del w:id="1409" w:author="Garcia Carreras, Bernardo" w:date="2017-03-14T14:22:00Z">
              <w:r w:rsidRPr="0007642A" w:rsidDel="00E46074">
                <w:rPr>
                  <w:rFonts w:ascii="Times New Roman" w:hAnsi="Times New Roman" w:cs="Times New Roman"/>
                  <w:sz w:val="24"/>
                  <w:szCs w:val="24"/>
                </w:rPr>
                <w:delText>-0.27</w:delText>
              </w:r>
            </w:del>
          </w:p>
        </w:tc>
        <w:tc>
          <w:tcPr>
            <w:tcW w:w="1247" w:type="dxa"/>
          </w:tcPr>
          <w:p w:rsidR="00756992" w:rsidRDefault="0007642A">
            <w:pPr>
              <w:rPr>
                <w:del w:id="1410" w:author="Garcia Carreras, Bernardo" w:date="2017-03-14T14:22:00Z"/>
                <w:rFonts w:ascii="Times New Roman" w:hAnsi="Times New Roman" w:cs="Times New Roman"/>
                <w:sz w:val="24"/>
                <w:szCs w:val="24"/>
              </w:rPr>
              <w:pPrChange w:id="1411" w:author="Garcia Carreras, Bernardo" w:date="2017-03-15T20:33:00Z">
                <w:pPr>
                  <w:spacing w:after="200" w:line="276" w:lineRule="auto"/>
                </w:pPr>
              </w:pPrChange>
            </w:pPr>
            <w:del w:id="1412" w:author="Garcia Carreras, Bernardo" w:date="2017-03-14T14:22:00Z">
              <w:r w:rsidRPr="0007642A" w:rsidDel="00E46074">
                <w:rPr>
                  <w:rFonts w:ascii="Times New Roman" w:hAnsi="Times New Roman" w:cs="Times New Roman"/>
                  <w:sz w:val="24"/>
                  <w:szCs w:val="24"/>
                </w:rPr>
                <w:delText>0.23</w:delText>
              </w:r>
            </w:del>
          </w:p>
        </w:tc>
        <w:tc>
          <w:tcPr>
            <w:tcW w:w="1276" w:type="dxa"/>
          </w:tcPr>
          <w:p w:rsidR="00756992" w:rsidRDefault="0007642A">
            <w:pPr>
              <w:rPr>
                <w:del w:id="1413" w:author="Garcia Carreras, Bernardo" w:date="2017-03-14T14:22:00Z"/>
                <w:rFonts w:ascii="Times New Roman" w:hAnsi="Times New Roman" w:cs="Times New Roman"/>
                <w:sz w:val="24"/>
                <w:szCs w:val="24"/>
              </w:rPr>
              <w:pPrChange w:id="1414" w:author="Garcia Carreras, Bernardo" w:date="2017-03-15T20:33:00Z">
                <w:pPr>
                  <w:spacing w:after="200" w:line="276" w:lineRule="auto"/>
                </w:pPr>
              </w:pPrChange>
            </w:pPr>
            <w:del w:id="1415" w:author="Garcia Carreras, Bernardo" w:date="2017-03-14T14:22:00Z">
              <w:r w:rsidRPr="0007642A" w:rsidDel="00E46074">
                <w:rPr>
                  <w:rFonts w:ascii="Times New Roman" w:hAnsi="Times New Roman" w:cs="Times New Roman"/>
                  <w:sz w:val="24"/>
                  <w:szCs w:val="24"/>
                </w:rPr>
                <w:delText>0.25</w:delText>
              </w:r>
            </w:del>
          </w:p>
        </w:tc>
        <w:tc>
          <w:tcPr>
            <w:tcW w:w="1247" w:type="dxa"/>
          </w:tcPr>
          <w:p w:rsidR="00756992" w:rsidRDefault="0007642A">
            <w:pPr>
              <w:rPr>
                <w:del w:id="1416" w:author="Garcia Carreras, Bernardo" w:date="2017-03-14T14:22:00Z"/>
                <w:rFonts w:ascii="Times New Roman" w:hAnsi="Times New Roman" w:cs="Times New Roman"/>
                <w:sz w:val="24"/>
                <w:szCs w:val="24"/>
              </w:rPr>
              <w:pPrChange w:id="1417" w:author="Garcia Carreras, Bernardo" w:date="2017-03-15T20:33:00Z">
                <w:pPr>
                  <w:spacing w:after="200" w:line="276" w:lineRule="auto"/>
                </w:pPr>
              </w:pPrChange>
            </w:pPr>
            <w:del w:id="1418" w:author="Garcia Carreras, Bernardo" w:date="2017-03-14T14:22:00Z">
              <w:r w:rsidRPr="0007642A" w:rsidDel="00E46074">
                <w:rPr>
                  <w:rFonts w:ascii="Times New Roman" w:hAnsi="Times New Roman" w:cs="Times New Roman"/>
                  <w:sz w:val="24"/>
                  <w:szCs w:val="24"/>
                </w:rPr>
                <w:delText>0.08</w:delText>
              </w:r>
            </w:del>
          </w:p>
        </w:tc>
        <w:tc>
          <w:tcPr>
            <w:tcW w:w="1887" w:type="dxa"/>
          </w:tcPr>
          <w:p w:rsidR="00756992" w:rsidRDefault="0007642A">
            <w:pPr>
              <w:rPr>
                <w:del w:id="1419" w:author="Garcia Carreras, Bernardo" w:date="2017-03-14T14:22:00Z"/>
                <w:rFonts w:ascii="Times New Roman" w:hAnsi="Times New Roman" w:cs="Times New Roman"/>
                <w:sz w:val="24"/>
                <w:szCs w:val="24"/>
              </w:rPr>
              <w:pPrChange w:id="1420" w:author="Garcia Carreras, Bernardo" w:date="2017-03-15T20:33:00Z">
                <w:pPr>
                  <w:spacing w:after="200" w:line="276" w:lineRule="auto"/>
                </w:pPr>
              </w:pPrChange>
            </w:pPr>
            <w:del w:id="1421" w:author="Garcia Carreras, Bernardo" w:date="2017-03-14T14:22:00Z">
              <w:r w:rsidRPr="0007642A" w:rsidDel="00E46074">
                <w:rPr>
                  <w:rFonts w:ascii="Times New Roman" w:hAnsi="Times New Roman" w:cs="Times New Roman"/>
                  <w:sz w:val="24"/>
                  <w:szCs w:val="24"/>
                </w:rPr>
                <w:delText>0.35</w:delText>
              </w:r>
            </w:del>
          </w:p>
        </w:tc>
        <w:tc>
          <w:tcPr>
            <w:tcW w:w="629" w:type="dxa"/>
          </w:tcPr>
          <w:p w:rsidR="00756992" w:rsidRDefault="0007642A">
            <w:pPr>
              <w:rPr>
                <w:del w:id="1422" w:author="Garcia Carreras, Bernardo" w:date="2017-03-14T14:22:00Z"/>
                <w:rFonts w:ascii="Times New Roman" w:hAnsi="Times New Roman" w:cs="Times New Roman"/>
                <w:sz w:val="24"/>
                <w:szCs w:val="24"/>
              </w:rPr>
              <w:pPrChange w:id="1423" w:author="Garcia Carreras, Bernardo" w:date="2017-03-15T20:33:00Z">
                <w:pPr>
                  <w:spacing w:after="200" w:line="276" w:lineRule="auto"/>
                </w:pPr>
              </w:pPrChange>
            </w:pPr>
            <w:del w:id="1424" w:author="Garcia Carreras, Bernardo" w:date="2017-03-14T14:22:00Z">
              <w:r w:rsidRPr="0007642A" w:rsidDel="00E46074">
                <w:rPr>
                  <w:rFonts w:ascii="Times New Roman" w:hAnsi="Times New Roman" w:cs="Times New Roman"/>
                  <w:sz w:val="24"/>
                  <w:szCs w:val="24"/>
                </w:rPr>
                <w:delText>20</w:delText>
              </w:r>
            </w:del>
          </w:p>
        </w:tc>
      </w:tr>
    </w:tbl>
    <w:p w:rsidR="00756992" w:rsidRDefault="0066614F">
      <w:pPr>
        <w:spacing w:line="240" w:lineRule="auto"/>
        <w:rPr>
          <w:del w:id="1425" w:author="Garcia Carreras, Bernardo" w:date="2017-03-14T14:22:00Z"/>
          <w:rFonts w:ascii="Times New Roman" w:hAnsi="Times New Roman" w:cs="Times New Roman"/>
          <w:b/>
          <w:sz w:val="24"/>
          <w:szCs w:val="24"/>
        </w:rPr>
        <w:pPrChange w:id="1426" w:author="Garcia Carreras, Bernardo" w:date="2017-03-15T20:33:00Z">
          <w:pPr/>
        </w:pPrChange>
      </w:pPr>
      <w:del w:id="1427" w:author="Garcia Carreras, Bernardo" w:date="2017-03-14T14:22:00Z">
        <w:r w:rsidDel="00E46074">
          <w:rPr>
            <w:rFonts w:ascii="Times New Roman" w:hAnsi="Times New Roman" w:cs="Times New Roman"/>
            <w:b/>
            <w:sz w:val="24"/>
            <w:szCs w:val="24"/>
          </w:rPr>
          <w:br w:type="page"/>
        </w:r>
      </w:del>
    </w:p>
    <w:p w:rsidR="00756992" w:rsidRDefault="0007642A">
      <w:pPr>
        <w:pStyle w:val="Heading3"/>
        <w:spacing w:line="240" w:lineRule="auto"/>
        <w:jc w:val="both"/>
        <w:pPrChange w:id="1428" w:author="Garcia Carreras, Bernardo" w:date="2017-03-15T20:33:00Z">
          <w:pPr>
            <w:pStyle w:val="Heading3"/>
          </w:pPr>
        </w:pPrChange>
      </w:pPr>
      <w:r>
        <w:lastRenderedPageBreak/>
        <w:t>Table</w:t>
      </w:r>
      <w:r w:rsidR="008B4355">
        <w:t xml:space="preserve"> </w:t>
      </w:r>
      <w:del w:id="1429" w:author="Garcia Carreras, Bernardo" w:date="2017-03-14T14:22:00Z">
        <w:r w:rsidR="008B4355" w:rsidDel="00E46074">
          <w:delText>5</w:delText>
        </w:r>
      </w:del>
      <w:ins w:id="1430" w:author="Garcia Carreras, Bernardo" w:date="2017-03-14T14:22:00Z">
        <w:r w:rsidR="00E46074">
          <w:t>4</w:t>
        </w:r>
      </w:ins>
      <w:r w:rsidRPr="0007642A">
        <w:t xml:space="preserve">: </w:t>
      </w:r>
      <w:ins w:id="1431" w:author="Garcia Carreras, Bernardo" w:date="2017-03-14T14:25:00Z">
        <w:r w:rsidR="00E46074">
          <w:t xml:space="preserve">Proportion of competitive outcomes correctly predicted </w:t>
        </w:r>
      </w:ins>
      <w:ins w:id="1432" w:author="Garcia Carreras, Bernardo" w:date="2017-03-14T14:53:00Z">
        <w:r w:rsidR="007D1F35">
          <w:t>by</w:t>
        </w:r>
      </w:ins>
      <w:ins w:id="1433" w:author="Garcia Carreras, Bernardo" w:date="2017-03-14T14:25:00Z">
        <w:r w:rsidR="00E46074">
          <w:t xml:space="preserve"> mismatches in </w:t>
        </w:r>
      </w:ins>
      <w:ins w:id="1434" w:author="Garcia Carreras, Bernardo" w:date="2017-03-14T14:53:00Z">
        <w:r w:rsidR="007D1F35">
          <w:t>individual</w:t>
        </w:r>
      </w:ins>
      <w:ins w:id="1435" w:author="Garcia Carreras, Bernardo" w:date="2017-03-15T13:57:00Z">
        <w:r w:rsidR="00A16F0F">
          <w:t xml:space="preserve"> photosynthetic capacity (rP158), </w:t>
        </w:r>
      </w:ins>
      <m:oMath>
        <w:ins w:id="1436" w:author="Garcia Carreras, Bernardo" w:date="2017-03-15T16:15:00Z">
          <m:r>
            <m:rPr>
              <m:sty m:val="bi"/>
            </m:rPr>
            <w:rPr>
              <w:rFonts w:ascii="Cambria Math" w:hAnsi="Cambria Math"/>
            </w:rPr>
            <m:t>μ</m:t>
          </m:r>
        </w:ins>
      </m:oMath>
      <w:r w:rsidR="00CF53B8">
        <w:t xml:space="preserve"> (the growth rate from the Buchanan model at each temperature and nutrient concentration combination), </w:t>
      </w:r>
      <w:ins w:id="1437" w:author="Garcia Carreras, Bernardo" w:date="2017-03-14T14:53:00Z">
        <w:r w:rsidR="007D1F35">
          <w:t xml:space="preserve"> </w:t>
        </w:r>
      </w:ins>
      <m:oMath>
        <m:sSub>
          <m:sSubPr>
            <m:ctrlPr>
              <w:ins w:id="1438" w:author="Garcia Carreras, Bernardo" w:date="2017-03-14T20:28:00Z">
                <w:rPr>
                  <w:rFonts w:ascii="Cambria Math" w:hAnsi="Cambria Math"/>
                  <w:i/>
                </w:rPr>
              </w:ins>
            </m:ctrlPr>
          </m:sSubPr>
          <m:e>
            <w:ins w:id="1439" w:author="Garcia Carreras, Bernardo" w:date="2017-03-14T20:28:00Z">
              <m:r>
                <m:rPr>
                  <m:sty m:val="bi"/>
                </m:rPr>
                <w:rPr>
                  <w:rFonts w:ascii="Cambria Math" w:hAnsi="Cambria Math"/>
                </w:rPr>
                <m:t>μ</m:t>
              </m:r>
            </w:ins>
          </m:e>
          <m:sub>
            <w:ins w:id="1440" w:author="Garcia Carreras, Bernardo" w:date="2017-03-14T20:28:00Z">
              <m:r>
                <m:rPr>
                  <m:nor/>
                </m:rPr>
                <w:rPr>
                  <w:rFonts w:ascii="Cambria Math" w:hAnsi="Cambria Math"/>
                </w:rPr>
                <m:t>max</m:t>
              </m:r>
            </w:ins>
          </m:sub>
        </m:sSub>
        <w:ins w:id="1441" w:author="Garcia Carreras, Bernardo" w:date="2017-03-15T16:15:00Z"/>
      </m:oMath>
      <w:r w:rsidR="00CF53B8">
        <w:t xml:space="preserve"> (maximum growth rate at saturating nutrient concentrations from the Monod model),</w:t>
      </w:r>
      <w:ins w:id="1442" w:author="Garcia Carreras, Bernardo" w:date="2017-03-14T14:26:00Z">
        <w:r w:rsidR="00E46074">
          <w:t xml:space="preserv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S</m:t>
              </m:r>
            </m:sub>
          </m:sSub>
        </m:oMath>
      </w:ins>
      <w:ins w:id="1443" w:author="Garcia Carreras, Bernardo" w:date="2017-03-14T14:53:00Z">
        <w:r w:rsidR="007D1F35">
          <w:t xml:space="preserve"> (where a lower </w:t>
        </w:r>
      </w:ins>
      <m:oMath>
        <m:sSub>
          <m:sSubPr>
            <m:ctrlPr>
              <w:ins w:id="1444" w:author="Garcia Carreras, Bernardo" w:date="2017-03-14T14:54:00Z">
                <w:rPr>
                  <w:rFonts w:ascii="Cambria Math" w:hAnsi="Cambria Math"/>
                  <w:i/>
                </w:rPr>
              </w:ins>
            </m:ctrlPr>
          </m:sSubPr>
          <m:e>
            <w:ins w:id="1445" w:author="Garcia Carreras, Bernardo" w:date="2017-03-14T14:54:00Z">
              <m:r>
                <m:rPr>
                  <m:sty m:val="bi"/>
                </m:rPr>
                <w:rPr>
                  <w:rFonts w:ascii="Cambria Math" w:hAnsi="Cambria Math"/>
                </w:rPr>
                <m:t>K</m:t>
              </m:r>
            </w:ins>
          </m:e>
          <m:sub>
            <w:ins w:id="1446" w:author="Garcia Carreras, Bernardo" w:date="2017-03-14T14:54:00Z">
              <m:r>
                <m:rPr>
                  <m:sty m:val="bi"/>
                </m:rPr>
                <w:rPr>
                  <w:rFonts w:ascii="Cambria Math" w:hAnsi="Cambria Math"/>
                </w:rPr>
                <m:t>S</m:t>
              </m:r>
            </w:ins>
          </m:sub>
        </m:sSub>
        <w:ins w:id="1447" w:author="Garcia Carreras, Bernardo" w:date="2017-03-14T14:54:00Z"/>
      </m:oMath>
      <w:r w:rsidR="007D1F35">
        <w:t xml:space="preserve"> is assumed to be beneficial)</w:t>
      </w:r>
      <w:ins w:id="1448" w:author="Garcia Carreras, Bernardo" w:date="2017-03-14T14:26:00Z">
        <w:r w:rsidR="00E46074">
          <w:t>, and both</w:t>
        </w:r>
      </w:ins>
      <w:ins w:id="1449" w:author="Garcia Carreras, Bernardo" w:date="2017-03-15T13:58:00Z">
        <w:r w:rsidR="00A16F0F">
          <w:t xml:space="preserve"> </w:t>
        </w:r>
        <m:oMath>
          <m:sSub>
            <m:sSubPr>
              <m:ctrlPr>
                <w:rPr>
                  <w:rFonts w:ascii="Cambria Math" w:hAnsi="Cambria Math"/>
                  <w:i/>
                </w:rPr>
              </m:ctrlPr>
            </m:sSubPr>
            <m:e>
              <m:r>
                <m:rPr>
                  <m:sty m:val="bi"/>
                </m:rPr>
                <w:rPr>
                  <w:rFonts w:ascii="Cambria Math" w:hAnsi="Cambria Math"/>
                </w:rPr>
                <m:t>μ</m:t>
              </m:r>
            </m:e>
            <m:sub>
              <m:r>
                <m:rPr>
                  <m:nor/>
                </m:rPr>
                <w:rPr>
                  <w:rFonts w:ascii="Cambria Math" w:hAnsi="Cambria Math"/>
                </w:rPr>
                <m:t>max</m:t>
              </m:r>
            </m:sub>
          </m:sSub>
        </m:oMath>
        <w:r w:rsidR="00A16F0F">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S</m:t>
              </m:r>
            </m:sub>
          </m:sSub>
        </m:oMath>
      </w:ins>
      <w:ins w:id="1450" w:author="Garcia Carreras, Bernardo" w:date="2017-03-14T14:26:00Z">
        <w:r w:rsidR="00E46074">
          <w:t xml:space="preserve"> (using the population model), for all competitions, and by subsets (</w:t>
        </w:r>
      </w:ins>
      <w:ins w:id="1451" w:author="Garcia Carreras, Bernardo" w:date="2017-03-14T14:27:00Z">
        <w:r w:rsidR="00E46074">
          <w:t xml:space="preserve">by </w:t>
        </w:r>
      </w:ins>
      <w:ins w:id="1452" w:author="Garcia Carreras, Bernardo" w:date="2017-03-14T14:26:00Z">
        <w:r w:rsidR="00E46074">
          <w:t xml:space="preserve">temperature, </w:t>
        </w:r>
      </w:ins>
      <w:ins w:id="1453" w:author="Garcia Carreras, Bernardo" w:date="2017-03-14T14:28:00Z">
        <w:r w:rsidR="00E46074">
          <w:t xml:space="preserve">by </w:t>
        </w:r>
      </w:ins>
      <w:ins w:id="1454" w:author="Garcia Carreras, Bernardo" w:date="2017-03-14T14:26:00Z">
        <w:r w:rsidR="00E46074">
          <w:t xml:space="preserve">nutrient concentration, and </w:t>
        </w:r>
      </w:ins>
      <w:ins w:id="1455" w:author="Garcia Carreras, Bernardo" w:date="2017-03-14T14:28:00Z">
        <w:r w:rsidR="00E46074">
          <w:t xml:space="preserve">by </w:t>
        </w:r>
      </w:ins>
      <w:ins w:id="1456" w:author="Garcia Carreras, Bernardo" w:date="2017-03-14T14:26:00Z">
        <w:r w:rsidR="00E46074">
          <w:t>species where only competitions involving a specific species</w:t>
        </w:r>
      </w:ins>
      <w:ins w:id="1457" w:author="Garcia Carreras, Bernardo" w:date="2017-03-14T14:28:00Z">
        <w:r w:rsidR="00E46074">
          <w:t xml:space="preserve"> are included</w:t>
        </w:r>
      </w:ins>
      <w:ins w:id="1458" w:author="Garcia Carreras, Bernardo" w:date="2017-03-14T14:27:00Z">
        <w:r w:rsidR="00E46074">
          <w:t xml:space="preserve">). </w:t>
        </w:r>
      </w:ins>
      <w:ins w:id="1459" w:author="Garcia Carreras, Bernardo" w:date="2017-03-14T14:28:00Z">
        <w:r w:rsidR="00E46074">
          <w:t>P values refer to the model results an</w:t>
        </w:r>
        <w:r w:rsidR="00E31377">
          <w:t>d are obtained by randomisation</w:t>
        </w:r>
        <w:r w:rsidR="00E46074">
          <w:t xml:space="preserve"> (see </w:t>
        </w:r>
      </w:ins>
      <w:ins w:id="1460" w:author="Garcia Carreras, Bernardo" w:date="2017-03-14T20:29:00Z">
        <w:r w:rsidR="00977504">
          <w:t>S</w:t>
        </w:r>
      </w:ins>
      <w:ins w:id="1461" w:author="Garcia Carreras, Bernardo" w:date="2017-03-14T14:28:00Z">
        <w:r w:rsidR="00977504">
          <w:t>upplementary I</w:t>
        </w:r>
        <w:r w:rsidR="00E46074">
          <w:t xml:space="preserve">nformation Section XXX). </w:t>
        </w:r>
      </w:ins>
      <w:ins w:id="1462" w:author="Garcia Carreras, Bernardo" w:date="2017-03-15T14:07:00Z">
        <w:r w:rsidR="006A276A">
          <w:t>For the experimental data, we used t</w:t>
        </w:r>
      </w:ins>
      <w:ins w:id="1463" w:author="Garcia Carreras, Bernardo" w:date="2017-03-15T14:06:00Z">
        <w:r w:rsidR="006A276A">
          <w:t>he median value of the proportion of cells of a competitor across the six replicates.</w:t>
        </w:r>
      </w:ins>
      <w:del w:id="1464" w:author="Garcia Carreras, Bernardo" w:date="2017-03-14T14:28:00Z">
        <w:r w:rsidRPr="0007642A" w:rsidDel="00E46074">
          <w:delText>Output of t</w:delText>
        </w:r>
        <w:r w:rsidR="006D0A2A" w:rsidDel="00E46074">
          <w:delText>he linear regression (see Fig. 4</w:delText>
        </w:r>
        <w:r w:rsidRPr="0007642A" w:rsidDel="00E46074">
          <w:delText>), and proportion of competitions correctly</w:delText>
        </w:r>
        <w:r w:rsidDel="00E46074">
          <w:delText xml:space="preserve"> </w:delText>
        </w:r>
        <w:r w:rsidRPr="0007642A" w:rsidDel="00E46074">
          <w:delText>predicted, for subsets of the data by nutrient concentration and temperature.</w:delText>
        </w:r>
      </w:del>
    </w:p>
    <w:tbl>
      <w:tblPr>
        <w:tblStyle w:val="TableGrid"/>
        <w:tblW w:w="9180" w:type="dxa"/>
        <w:tblBorders>
          <w:left w:val="none" w:sz="0" w:space="0" w:color="auto"/>
          <w:right w:val="none" w:sz="0" w:space="0" w:color="auto"/>
          <w:insideH w:val="none" w:sz="0" w:space="0" w:color="auto"/>
          <w:insideV w:val="none" w:sz="0" w:space="0" w:color="auto"/>
        </w:tblBorders>
        <w:tblLayout w:type="fixed"/>
        <w:tblLook w:val="04A0"/>
        <w:tblPrChange w:id="1465" w:author="Garcia Carreras, Bernardo" w:date="2017-03-15T16:11:00Z">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tblPr>
        </w:tblPrChange>
      </w:tblPr>
      <w:tblGrid>
        <w:gridCol w:w="1882"/>
        <w:gridCol w:w="1226"/>
        <w:gridCol w:w="1012"/>
        <w:gridCol w:w="1012"/>
        <w:gridCol w:w="1012"/>
        <w:gridCol w:w="1012"/>
        <w:gridCol w:w="1012"/>
        <w:gridCol w:w="1012"/>
        <w:tblGridChange w:id="1466">
          <w:tblGrid>
            <w:gridCol w:w="1882"/>
            <w:gridCol w:w="1226"/>
            <w:gridCol w:w="1227"/>
            <w:gridCol w:w="1227"/>
            <w:gridCol w:w="1227"/>
            <w:gridCol w:w="1226"/>
            <w:gridCol w:w="1165"/>
            <w:gridCol w:w="62"/>
            <w:gridCol w:w="1227"/>
          </w:tblGrid>
        </w:tblGridChange>
      </w:tblGrid>
      <w:tr w:rsidR="00262E4C" w:rsidTr="00262E4C">
        <w:tc>
          <w:tcPr>
            <w:tcW w:w="1882" w:type="dxa"/>
            <w:tcBorders>
              <w:top w:val="single" w:sz="12" w:space="0" w:color="auto"/>
              <w:bottom w:val="single" w:sz="12" w:space="0" w:color="auto"/>
            </w:tcBorders>
            <w:tcPrChange w:id="1467" w:author="Garcia Carreras, Bernardo" w:date="2017-03-15T16:11:00Z">
              <w:tcPr>
                <w:tcW w:w="1882" w:type="dxa"/>
                <w:tcBorders>
                  <w:top w:val="single" w:sz="12" w:space="0" w:color="auto"/>
                  <w:bottom w:val="single" w:sz="12" w:space="0" w:color="auto"/>
                </w:tcBorders>
              </w:tcPr>
            </w:tcPrChange>
          </w:tcPr>
          <w:p w:rsidR="00262E4C" w:rsidRDefault="00262E4C" w:rsidP="00924FFC">
            <w:pPr>
              <w:rPr>
                <w:rFonts w:ascii="Times New Roman" w:hAnsi="Times New Roman" w:cs="Times New Roman"/>
                <w:b/>
                <w:sz w:val="24"/>
                <w:szCs w:val="24"/>
              </w:rPr>
            </w:pPr>
            <w:r>
              <w:rPr>
                <w:rFonts w:ascii="Times New Roman" w:hAnsi="Times New Roman" w:cs="Times New Roman"/>
                <w:b/>
                <w:sz w:val="24"/>
                <w:szCs w:val="24"/>
              </w:rPr>
              <w:t>Subset</w:t>
            </w:r>
          </w:p>
        </w:tc>
        <w:tc>
          <w:tcPr>
            <w:tcW w:w="1226" w:type="dxa"/>
            <w:tcBorders>
              <w:top w:val="single" w:sz="12" w:space="0" w:color="auto"/>
              <w:bottom w:val="single" w:sz="12" w:space="0" w:color="auto"/>
            </w:tcBorders>
            <w:tcPrChange w:id="1468" w:author="Garcia Carreras, Bernardo" w:date="2017-03-15T16:11:00Z">
              <w:tcPr>
                <w:tcW w:w="1226" w:type="dxa"/>
                <w:tcBorders>
                  <w:top w:val="single" w:sz="12" w:space="0" w:color="auto"/>
                  <w:bottom w:val="single" w:sz="12" w:space="0" w:color="auto"/>
                </w:tcBorders>
              </w:tcPr>
            </w:tcPrChange>
          </w:tcPr>
          <w:p w:rsidR="00262E4C" w:rsidRPr="000D530B" w:rsidRDefault="00262E4C" w:rsidP="00924FFC">
            <w:pPr>
              <w:jc w:val="center"/>
              <w:rPr>
                <w:rFonts w:ascii="Times New Roman" w:eastAsia="Times New Roman" w:hAnsi="Times New Roman" w:cs="Times New Roman"/>
                <w:b/>
                <w:sz w:val="24"/>
                <w:szCs w:val="24"/>
              </w:rPr>
            </w:pPr>
            <w:ins w:id="1469" w:author="Garcia Carreras, Bernardo" w:date="2017-03-15T13:55:00Z">
              <w:r>
                <w:rPr>
                  <w:rFonts w:ascii="Times New Roman" w:eastAsia="Times New Roman" w:hAnsi="Times New Roman" w:cs="Times New Roman"/>
                  <w:b/>
                  <w:sz w:val="24"/>
                  <w:szCs w:val="24"/>
                </w:rPr>
                <w:t>rP158</w:t>
              </w:r>
            </w:ins>
          </w:p>
        </w:tc>
        <w:tc>
          <w:tcPr>
            <w:tcW w:w="1012" w:type="dxa"/>
            <w:tcBorders>
              <w:top w:val="single" w:sz="12" w:space="0" w:color="auto"/>
              <w:bottom w:val="single" w:sz="12" w:space="0" w:color="auto"/>
            </w:tcBorders>
            <w:tcPrChange w:id="1470" w:author="Garcia Carreras, Bernardo" w:date="2017-03-15T16:11:00Z">
              <w:tcPr>
                <w:tcW w:w="1227" w:type="dxa"/>
                <w:tcBorders>
                  <w:top w:val="single" w:sz="12" w:space="0" w:color="auto"/>
                  <w:bottom w:val="single" w:sz="12" w:space="0" w:color="auto"/>
                </w:tcBorders>
              </w:tcPr>
            </w:tcPrChange>
          </w:tcPr>
          <w:p w:rsidR="00262E4C" w:rsidRDefault="00262E4C" w:rsidP="00924FFC">
            <w:pPr>
              <w:jc w:val="center"/>
              <w:rPr>
                <w:rFonts w:ascii="Times New Roman" w:eastAsia="Times New Roman" w:hAnsi="Times New Roman" w:cs="Times New Roman"/>
                <w:b/>
                <w:sz w:val="24"/>
                <w:szCs w:val="24"/>
              </w:rPr>
            </w:pPr>
            <m:oMathPara>
              <m:oMath>
                <w:ins w:id="1471" w:author="Garcia Carreras, Bernardo" w:date="2017-03-15T16:12:00Z">
                  <m:r>
                    <m:rPr>
                      <m:sty m:val="bi"/>
                    </m:rPr>
                    <w:rPr>
                      <w:rFonts w:ascii="Cambria Math" w:eastAsia="Times New Roman" w:hAnsi="Cambria Math" w:cs="Times New Roman"/>
                      <w:sz w:val="24"/>
                      <w:szCs w:val="24"/>
                    </w:rPr>
                    <m:t>μ</m:t>
                  </m:r>
                </w:ins>
              </m:oMath>
            </m:oMathPara>
          </w:p>
        </w:tc>
        <w:tc>
          <w:tcPr>
            <w:tcW w:w="1012" w:type="dxa"/>
            <w:tcBorders>
              <w:top w:val="single" w:sz="12" w:space="0" w:color="auto"/>
              <w:bottom w:val="single" w:sz="12" w:space="0" w:color="auto"/>
            </w:tcBorders>
            <w:vAlign w:val="center"/>
            <w:tcPrChange w:id="1472" w:author="Garcia Carreras, Bernardo" w:date="2017-03-15T16:11:00Z">
              <w:tcPr>
                <w:tcW w:w="1227" w:type="dxa"/>
                <w:tcBorders>
                  <w:top w:val="single" w:sz="12" w:space="0" w:color="auto"/>
                  <w:bottom w:val="single" w:sz="12" w:space="0" w:color="auto"/>
                </w:tcBorders>
                <w:vAlign w:val="center"/>
              </w:tcPr>
            </w:tcPrChange>
          </w:tcPr>
          <w:p w:rsidR="00756992" w:rsidRDefault="00AB5751">
            <w:pPr>
              <w:jc w:val="center"/>
              <w:rPr>
                <w:rFonts w:ascii="Times New Roman" w:hAnsi="Times New Roman" w:cs="Times New Roman"/>
                <w:b/>
                <w:sz w:val="24"/>
                <w:szCs w:val="24"/>
              </w:rPr>
              <w:pPrChange w:id="1473" w:author="Garcia Carreras, Bernardo" w:date="2017-03-15T20:33:00Z">
                <w:pPr>
                  <w:spacing w:after="200" w:line="276" w:lineRule="auto"/>
                </w:pPr>
              </w:pPrChange>
            </w:pPr>
            <m:oMath>
              <m:sSub>
                <m:sSubPr>
                  <m:ctrlPr>
                    <w:ins w:id="1474" w:author="Garcia Carreras, Bernardo" w:date="2017-03-14T14:13:00Z">
                      <w:rPr>
                        <w:rFonts w:ascii="Cambria Math" w:hAnsi="Cambria Math" w:cs="Times New Roman"/>
                        <w:b/>
                        <w:i/>
                        <w:sz w:val="24"/>
                        <w:szCs w:val="24"/>
                      </w:rPr>
                    </w:ins>
                  </m:ctrlPr>
                </m:sSubPr>
                <m:e>
                  <w:ins w:id="1475" w:author="Garcia Carreras, Bernardo" w:date="2017-03-14T14:13:00Z">
                    <m:r>
                      <m:rPr>
                        <m:sty m:val="bi"/>
                      </m:rPr>
                      <w:rPr>
                        <w:rFonts w:ascii="Cambria Math" w:hAnsi="Cambria Math" w:cs="Times New Roman"/>
                        <w:sz w:val="24"/>
                        <w:szCs w:val="24"/>
                      </w:rPr>
                      <m:t>μ</m:t>
                    </m:r>
                  </w:ins>
                </m:e>
                <m:sub>
                  <w:ins w:id="1476" w:author="Garcia Carreras, Bernardo" w:date="2017-03-14T14:13:00Z">
                    <m:r>
                      <m:rPr>
                        <m:nor/>
                      </m:rPr>
                      <w:rPr>
                        <w:rFonts w:ascii="Cambria Math" w:hAnsi="Cambria Math" w:cs="Times New Roman"/>
                        <w:b/>
                        <w:sz w:val="24"/>
                        <w:szCs w:val="24"/>
                      </w:rPr>
                      <m:t>max</m:t>
                    </m:r>
                  </w:ins>
                </m:sub>
              </m:sSub>
              <w:del w:id="1477" w:author="Garcia Carreras, Bernardo" w:date="2017-03-14T14:13:00Z"/>
            </m:oMath>
            <w:r w:rsidR="00262E4C" w:rsidDel="00616F28">
              <w:rPr>
                <w:rFonts w:ascii="Times New Roman" w:hAnsi="Times New Roman" w:cs="Times New Roman"/>
                <w:b/>
                <w:sz w:val="24"/>
                <w:szCs w:val="24"/>
              </w:rPr>
              <w:t>Slope</w:t>
            </w:r>
          </w:p>
        </w:tc>
        <w:tc>
          <w:tcPr>
            <w:tcW w:w="1012" w:type="dxa"/>
            <w:tcBorders>
              <w:top w:val="single" w:sz="12" w:space="0" w:color="auto"/>
              <w:bottom w:val="single" w:sz="12" w:space="0" w:color="auto"/>
            </w:tcBorders>
            <w:vAlign w:val="center"/>
            <w:tcPrChange w:id="1478" w:author="Garcia Carreras, Bernardo" w:date="2017-03-15T16:11:00Z">
              <w:tcPr>
                <w:tcW w:w="1227" w:type="dxa"/>
                <w:tcBorders>
                  <w:top w:val="single" w:sz="12" w:space="0" w:color="auto"/>
                  <w:bottom w:val="single" w:sz="12" w:space="0" w:color="auto"/>
                </w:tcBorders>
                <w:vAlign w:val="center"/>
              </w:tcPr>
            </w:tcPrChange>
          </w:tcPr>
          <w:p w:rsidR="00756992" w:rsidRDefault="00AB5751">
            <w:pPr>
              <w:jc w:val="center"/>
              <w:rPr>
                <w:rFonts w:ascii="Times New Roman" w:hAnsi="Times New Roman" w:cs="Times New Roman"/>
                <w:b/>
                <w:sz w:val="24"/>
                <w:szCs w:val="24"/>
              </w:rPr>
              <w:pPrChange w:id="1479" w:author="Garcia Carreras, Bernardo" w:date="2017-03-15T20:33:00Z">
                <w:pPr>
                  <w:spacing w:after="200" w:line="276" w:lineRule="auto"/>
                </w:pPr>
              </w:pPrChange>
            </w:pPr>
            <m:oMath>
              <m:sSub>
                <m:sSubPr>
                  <m:ctrlPr>
                    <w:ins w:id="1480" w:author="Garcia Carreras, Bernardo" w:date="2017-03-14T14:14:00Z">
                      <w:rPr>
                        <w:rFonts w:ascii="Cambria Math" w:hAnsi="Cambria Math" w:cs="Times New Roman"/>
                        <w:b/>
                        <w:i/>
                        <w:sz w:val="24"/>
                        <w:szCs w:val="24"/>
                      </w:rPr>
                    </w:ins>
                  </m:ctrlPr>
                </m:sSubPr>
                <m:e>
                  <w:ins w:id="1481" w:author="Garcia Carreras, Bernardo" w:date="2017-03-14T14:14:00Z">
                    <m:r>
                      <m:rPr>
                        <m:sty m:val="bi"/>
                      </m:rPr>
                      <w:rPr>
                        <w:rFonts w:ascii="Cambria Math" w:hAnsi="Cambria Math" w:cs="Times New Roman"/>
                        <w:sz w:val="24"/>
                        <w:szCs w:val="24"/>
                      </w:rPr>
                      <m:t>K</m:t>
                    </m:r>
                  </w:ins>
                </m:e>
                <m:sub>
                  <w:ins w:id="1482" w:author="Garcia Carreras, Bernardo" w:date="2017-03-14T14:14:00Z">
                    <m:r>
                      <m:rPr>
                        <m:sty m:val="bi"/>
                      </m:rPr>
                      <w:rPr>
                        <w:rFonts w:ascii="Cambria Math" w:hAnsi="Cambria Math" w:cs="Times New Roman"/>
                        <w:sz w:val="24"/>
                        <w:szCs w:val="24"/>
                      </w:rPr>
                      <m:t>S</m:t>
                    </m:r>
                  </w:ins>
                </m:sub>
              </m:sSub>
              <w:del w:id="1483" w:author="Garcia Carreras, Bernardo" w:date="2017-03-14T14:13:00Z"/>
            </m:oMath>
            <w:r w:rsidR="00262E4C" w:rsidDel="00616F28">
              <w:rPr>
                <w:rFonts w:ascii="Times New Roman" w:hAnsi="Times New Roman" w:cs="Times New Roman"/>
                <w:b/>
                <w:sz w:val="24"/>
                <w:szCs w:val="24"/>
              </w:rPr>
              <w:t>SE</w:t>
            </w:r>
          </w:p>
        </w:tc>
        <w:tc>
          <w:tcPr>
            <w:tcW w:w="1012" w:type="dxa"/>
            <w:tcBorders>
              <w:top w:val="single" w:sz="12" w:space="0" w:color="auto"/>
              <w:bottom w:val="single" w:sz="12" w:space="0" w:color="auto"/>
            </w:tcBorders>
            <w:vAlign w:val="center"/>
            <w:tcPrChange w:id="1484" w:author="Garcia Carreras, Bernardo" w:date="2017-03-15T16:11:00Z">
              <w:tcPr>
                <w:tcW w:w="1226" w:type="dxa"/>
                <w:tcBorders>
                  <w:top w:val="single" w:sz="12" w:space="0" w:color="auto"/>
                  <w:bottom w:val="single" w:sz="12" w:space="0" w:color="auto"/>
                </w:tcBorders>
                <w:vAlign w:val="center"/>
              </w:tcPr>
            </w:tcPrChange>
          </w:tcPr>
          <w:p w:rsidR="00756992" w:rsidRDefault="00262E4C">
            <w:pPr>
              <w:jc w:val="center"/>
              <w:rPr>
                <w:rFonts w:ascii="Times New Roman" w:hAnsi="Times New Roman" w:cs="Times New Roman"/>
                <w:b/>
                <w:sz w:val="24"/>
                <w:szCs w:val="24"/>
              </w:rPr>
              <w:pPrChange w:id="1485" w:author="Garcia Carreras, Bernardo" w:date="2017-03-15T20:33:00Z">
                <w:pPr>
                  <w:spacing w:after="200" w:line="276" w:lineRule="auto"/>
                </w:pPr>
              </w:pPrChange>
            </w:pPr>
            <w:del w:id="1486" w:author="Garcia Carreras, Bernardo" w:date="2017-03-14T14:23:00Z">
              <w:r w:rsidDel="00E46074">
                <w:rPr>
                  <w:rFonts w:ascii="Times New Roman" w:hAnsi="Times New Roman" w:cs="Times New Roman"/>
                  <w:b/>
                  <w:sz w:val="24"/>
                  <w:szCs w:val="24"/>
                </w:rPr>
                <w:delText>Correct pred</w:delText>
              </w:r>
            </w:del>
            <w:ins w:id="1487" w:author="Garcia Carreras, Bernardo" w:date="2017-03-14T14:23:00Z">
              <w:r>
                <w:rPr>
                  <w:rFonts w:ascii="Times New Roman" w:hAnsi="Times New Roman" w:cs="Times New Roman"/>
                  <w:b/>
                  <w:sz w:val="24"/>
                  <w:szCs w:val="24"/>
                </w:rPr>
                <w:t>Model</w:t>
              </w:r>
            </w:ins>
          </w:p>
        </w:tc>
        <w:tc>
          <w:tcPr>
            <w:tcW w:w="1012" w:type="dxa"/>
            <w:tcBorders>
              <w:top w:val="single" w:sz="12" w:space="0" w:color="auto"/>
              <w:bottom w:val="single" w:sz="12" w:space="0" w:color="auto"/>
            </w:tcBorders>
            <w:vAlign w:val="center"/>
            <w:tcPrChange w:id="1488" w:author="Garcia Carreras, Bernardo" w:date="2017-03-15T16:11:00Z">
              <w:tcPr>
                <w:tcW w:w="1227" w:type="dxa"/>
                <w:gridSpan w:val="2"/>
                <w:tcBorders>
                  <w:top w:val="single" w:sz="12" w:space="0" w:color="auto"/>
                  <w:bottom w:val="single" w:sz="12" w:space="0" w:color="auto"/>
                </w:tcBorders>
                <w:vAlign w:val="center"/>
              </w:tcPr>
            </w:tcPrChange>
          </w:tcPr>
          <w:p w:rsidR="00756992" w:rsidRDefault="00262E4C">
            <w:pPr>
              <w:jc w:val="center"/>
              <w:rPr>
                <w:rFonts w:ascii="Times New Roman" w:hAnsi="Times New Roman" w:cs="Times New Roman"/>
                <w:b/>
                <w:sz w:val="24"/>
                <w:szCs w:val="24"/>
              </w:rPr>
              <w:pPrChange w:id="1489" w:author="Garcia Carreras, Bernardo" w:date="2017-03-15T20:33:00Z">
                <w:pPr>
                  <w:spacing w:after="200" w:line="276" w:lineRule="auto"/>
                </w:pPr>
              </w:pPrChange>
            </w:pPr>
            <w:ins w:id="1490" w:author="Garcia Carreras, Bernardo" w:date="2017-03-14T14:18:00Z">
              <w:r>
                <w:rPr>
                  <w:rFonts w:ascii="Times New Roman" w:hAnsi="Times New Roman" w:cs="Times New Roman"/>
                  <w:b/>
                  <w:sz w:val="24"/>
                  <w:szCs w:val="24"/>
                </w:rPr>
                <w:t>P</w:t>
              </w:r>
            </w:ins>
          </w:p>
        </w:tc>
        <w:tc>
          <w:tcPr>
            <w:tcW w:w="1012" w:type="dxa"/>
            <w:tcBorders>
              <w:top w:val="single" w:sz="12" w:space="0" w:color="auto"/>
              <w:bottom w:val="single" w:sz="12" w:space="0" w:color="auto"/>
            </w:tcBorders>
            <w:vAlign w:val="center"/>
            <w:tcPrChange w:id="1491" w:author="Garcia Carreras, Bernardo" w:date="2017-03-15T16:11:00Z">
              <w:tcPr>
                <w:tcW w:w="1227" w:type="dxa"/>
                <w:tcBorders>
                  <w:top w:val="single" w:sz="12" w:space="0" w:color="auto"/>
                  <w:bottom w:val="single" w:sz="12" w:space="0" w:color="auto"/>
                </w:tcBorders>
                <w:vAlign w:val="center"/>
              </w:tcPr>
            </w:tcPrChange>
          </w:tcPr>
          <w:p w:rsidR="00756992" w:rsidRDefault="00262E4C">
            <w:pPr>
              <w:jc w:val="center"/>
              <w:rPr>
                <w:rFonts w:ascii="Times New Roman" w:hAnsi="Times New Roman" w:cs="Times New Roman"/>
                <w:b/>
                <w:sz w:val="24"/>
                <w:szCs w:val="24"/>
              </w:rPr>
              <w:pPrChange w:id="1492" w:author="Garcia Carreras, Bernardo" w:date="2017-03-15T20:33:00Z">
                <w:pPr>
                  <w:spacing w:after="200" w:line="276" w:lineRule="auto"/>
                </w:pPr>
              </w:pPrChange>
            </w:pPr>
            <w:r>
              <w:rPr>
                <w:rFonts w:ascii="Times New Roman" w:hAnsi="Times New Roman" w:cs="Times New Roman"/>
                <w:b/>
                <w:sz w:val="24"/>
                <w:szCs w:val="24"/>
              </w:rPr>
              <w:t>N</w:t>
            </w:r>
          </w:p>
        </w:tc>
      </w:tr>
      <w:tr w:rsidR="00262E4C" w:rsidTr="00600701">
        <w:trPr>
          <w:ins w:id="1493" w:author="Garcia Carreras, Bernardo" w:date="2017-03-14T14:22:00Z"/>
        </w:trPr>
        <w:tc>
          <w:tcPr>
            <w:tcW w:w="9180" w:type="dxa"/>
            <w:gridSpan w:val="8"/>
            <w:tcBorders>
              <w:top w:val="single" w:sz="12" w:space="0" w:color="auto"/>
              <w:bottom w:val="single" w:sz="4" w:space="0" w:color="auto"/>
            </w:tcBorders>
          </w:tcPr>
          <w:p w:rsidR="00262E4C" w:rsidRPr="00053C46" w:rsidRDefault="00262E4C" w:rsidP="00924FFC">
            <w:pPr>
              <w:spacing w:after="200" w:line="276" w:lineRule="auto"/>
              <w:rPr>
                <w:ins w:id="1494" w:author="Garcia Carreras, Bernardo" w:date="2017-03-14T14:22:00Z"/>
                <w:rFonts w:ascii="Times New Roman" w:hAnsi="Times New Roman" w:cs="Times New Roman"/>
                <w:i/>
                <w:sz w:val="24"/>
                <w:szCs w:val="24"/>
                <w:rPrChange w:id="1495" w:author="Garcia Carreras, Bernardo" w:date="2017-03-15T13:54:00Z">
                  <w:rPr>
                    <w:ins w:id="1496" w:author="Garcia Carreras, Bernardo" w:date="2017-03-14T14:22:00Z"/>
                    <w:rFonts w:ascii="Times New Roman" w:hAnsi="Times New Roman" w:cs="Times New Roman"/>
                    <w:b/>
                    <w:sz w:val="24"/>
                    <w:szCs w:val="24"/>
                  </w:rPr>
                </w:rPrChange>
              </w:rPr>
            </w:pPr>
            <w:ins w:id="1497" w:author="Garcia Carreras, Bernardo" w:date="2017-03-15T13:54:00Z">
              <w:r>
                <w:rPr>
                  <w:rFonts w:ascii="Times New Roman" w:hAnsi="Times New Roman" w:cs="Times New Roman"/>
                  <w:i/>
                  <w:sz w:val="24"/>
                  <w:szCs w:val="24"/>
                </w:rPr>
                <w:t>Full dataset</w:t>
              </w:r>
            </w:ins>
          </w:p>
        </w:tc>
      </w:tr>
      <w:tr w:rsidR="00262E4C" w:rsidTr="00262E4C">
        <w:trPr>
          <w:ins w:id="1498" w:author="Garcia Carreras, Bernardo" w:date="2017-03-14T14:13:00Z"/>
        </w:trPr>
        <w:tc>
          <w:tcPr>
            <w:tcW w:w="1882" w:type="dxa"/>
            <w:tcBorders>
              <w:top w:val="single" w:sz="4" w:space="0" w:color="auto"/>
              <w:bottom w:val="nil"/>
            </w:tcBorders>
            <w:tcPrChange w:id="1499" w:author="Garcia Carreras, Bernardo" w:date="2017-03-15T16:11:00Z">
              <w:tcPr>
                <w:tcW w:w="1882" w:type="dxa"/>
                <w:tcBorders>
                  <w:top w:val="single" w:sz="4" w:space="0" w:color="auto"/>
                  <w:bottom w:val="nil"/>
                </w:tcBorders>
              </w:tcPr>
            </w:tcPrChange>
          </w:tcPr>
          <w:p w:rsidR="00262E4C" w:rsidRPr="0007642A" w:rsidRDefault="00262E4C" w:rsidP="00924FFC">
            <w:pPr>
              <w:rPr>
                <w:ins w:id="1500" w:author="Garcia Carreras, Bernardo" w:date="2017-03-14T14:13:00Z"/>
                <w:rFonts w:ascii="Times New Roman" w:hAnsi="Times New Roman" w:cs="Times New Roman"/>
                <w:sz w:val="24"/>
                <w:szCs w:val="24"/>
              </w:rPr>
            </w:pPr>
          </w:p>
        </w:tc>
        <w:tc>
          <w:tcPr>
            <w:tcW w:w="1226" w:type="dxa"/>
            <w:tcBorders>
              <w:top w:val="single" w:sz="4" w:space="0" w:color="auto"/>
              <w:bottom w:val="nil"/>
            </w:tcBorders>
            <w:tcPrChange w:id="1501" w:author="Garcia Carreras, Bernardo" w:date="2017-03-15T16:11:00Z">
              <w:tcPr>
                <w:tcW w:w="1226" w:type="dxa"/>
                <w:tcBorders>
                  <w:top w:val="single" w:sz="4" w:space="0" w:color="auto"/>
                  <w:bottom w:val="nil"/>
                </w:tcBorders>
              </w:tcPr>
            </w:tcPrChange>
          </w:tcPr>
          <w:p w:rsidR="00262E4C" w:rsidRDefault="00262E4C" w:rsidP="00924FFC">
            <w:pPr>
              <w:jc w:val="center"/>
              <w:rPr>
                <w:ins w:id="1502" w:author="Garcia Carreras, Bernardo" w:date="2017-03-15T13:54:00Z"/>
                <w:rFonts w:ascii="Times New Roman" w:hAnsi="Times New Roman" w:cs="Times New Roman"/>
                <w:sz w:val="24"/>
                <w:szCs w:val="24"/>
              </w:rPr>
            </w:pPr>
            <w:ins w:id="1503" w:author="Garcia Carreras, Bernardo" w:date="2017-03-15T13:57:00Z">
              <w:r>
                <w:rPr>
                  <w:rFonts w:ascii="Times New Roman" w:hAnsi="Times New Roman" w:cs="Times New Roman"/>
                  <w:sz w:val="24"/>
                  <w:szCs w:val="24"/>
                </w:rPr>
                <w:t>0.70</w:t>
              </w:r>
            </w:ins>
          </w:p>
        </w:tc>
        <w:tc>
          <w:tcPr>
            <w:tcW w:w="1012" w:type="dxa"/>
            <w:tcBorders>
              <w:top w:val="single" w:sz="4" w:space="0" w:color="auto"/>
              <w:bottom w:val="nil"/>
            </w:tcBorders>
            <w:tcPrChange w:id="1504" w:author="Garcia Carreras, Bernardo" w:date="2017-03-15T16:11:00Z">
              <w:tcPr>
                <w:tcW w:w="1227" w:type="dxa"/>
                <w:tcBorders>
                  <w:top w:val="single" w:sz="4" w:space="0" w:color="auto"/>
                  <w:bottom w:val="nil"/>
                </w:tcBorders>
              </w:tcPr>
            </w:tcPrChange>
          </w:tcPr>
          <w:p w:rsidR="00262E4C" w:rsidRDefault="00262E4C" w:rsidP="00924FFC">
            <w:pPr>
              <w:jc w:val="center"/>
              <w:rPr>
                <w:ins w:id="1505" w:author="Garcia Carreras, Bernardo" w:date="2017-03-15T16:10:00Z"/>
                <w:rFonts w:ascii="Times New Roman" w:hAnsi="Times New Roman" w:cs="Times New Roman"/>
                <w:sz w:val="24"/>
                <w:szCs w:val="24"/>
              </w:rPr>
            </w:pPr>
            <w:ins w:id="1506" w:author="Garcia Carreras, Bernardo" w:date="2017-03-15T16:12:00Z">
              <w:r>
                <w:rPr>
                  <w:rFonts w:ascii="Times New Roman" w:hAnsi="Times New Roman" w:cs="Times New Roman"/>
                  <w:sz w:val="24"/>
                  <w:szCs w:val="24"/>
                </w:rPr>
                <w:t>0.62</w:t>
              </w:r>
            </w:ins>
          </w:p>
        </w:tc>
        <w:tc>
          <w:tcPr>
            <w:tcW w:w="1012" w:type="dxa"/>
            <w:tcBorders>
              <w:top w:val="single" w:sz="4" w:space="0" w:color="auto"/>
              <w:bottom w:val="nil"/>
            </w:tcBorders>
            <w:vAlign w:val="center"/>
            <w:tcPrChange w:id="1507" w:author="Garcia Carreras, Bernardo" w:date="2017-03-15T16:11:00Z">
              <w:tcPr>
                <w:tcW w:w="1227" w:type="dxa"/>
                <w:tcBorders>
                  <w:top w:val="single" w:sz="4" w:space="0" w:color="auto"/>
                  <w:bottom w:val="nil"/>
                </w:tcBorders>
                <w:vAlign w:val="center"/>
              </w:tcPr>
            </w:tcPrChange>
          </w:tcPr>
          <w:p w:rsidR="00756992" w:rsidRDefault="00262E4C">
            <w:pPr>
              <w:jc w:val="center"/>
              <w:rPr>
                <w:ins w:id="1508" w:author="Garcia Carreras, Bernardo" w:date="2017-03-14T14:13:00Z"/>
                <w:rFonts w:ascii="Times New Roman" w:hAnsi="Times New Roman" w:cs="Times New Roman"/>
                <w:sz w:val="24"/>
                <w:szCs w:val="24"/>
              </w:rPr>
              <w:pPrChange w:id="1509" w:author="Garcia Carreras, Bernardo" w:date="2017-03-15T20:33:00Z">
                <w:pPr>
                  <w:spacing w:after="200" w:line="276" w:lineRule="auto"/>
                </w:pPr>
              </w:pPrChange>
            </w:pPr>
            <w:ins w:id="1510" w:author="Garcia Carreras, Bernardo" w:date="2017-03-14T14:14:00Z">
              <w:r>
                <w:rPr>
                  <w:rFonts w:ascii="Times New Roman" w:hAnsi="Times New Roman" w:cs="Times New Roman"/>
                  <w:sz w:val="24"/>
                  <w:szCs w:val="24"/>
                </w:rPr>
                <w:t>0.6</w:t>
              </w:r>
            </w:ins>
            <w:ins w:id="1511" w:author="Garcia Carreras, Bernardo" w:date="2017-03-14T14:19:00Z">
              <w:r>
                <w:rPr>
                  <w:rFonts w:ascii="Times New Roman" w:hAnsi="Times New Roman" w:cs="Times New Roman"/>
                  <w:sz w:val="24"/>
                  <w:szCs w:val="24"/>
                </w:rPr>
                <w:t>0</w:t>
              </w:r>
            </w:ins>
          </w:p>
        </w:tc>
        <w:tc>
          <w:tcPr>
            <w:tcW w:w="1012" w:type="dxa"/>
            <w:tcBorders>
              <w:top w:val="single" w:sz="4" w:space="0" w:color="auto"/>
              <w:bottom w:val="nil"/>
            </w:tcBorders>
            <w:vAlign w:val="center"/>
            <w:tcPrChange w:id="1512" w:author="Garcia Carreras, Bernardo" w:date="2017-03-15T16:11:00Z">
              <w:tcPr>
                <w:tcW w:w="1227" w:type="dxa"/>
                <w:tcBorders>
                  <w:top w:val="single" w:sz="4" w:space="0" w:color="auto"/>
                  <w:bottom w:val="nil"/>
                </w:tcBorders>
                <w:vAlign w:val="center"/>
              </w:tcPr>
            </w:tcPrChange>
          </w:tcPr>
          <w:p w:rsidR="00756992" w:rsidRDefault="00262E4C">
            <w:pPr>
              <w:jc w:val="center"/>
              <w:rPr>
                <w:ins w:id="1513" w:author="Garcia Carreras, Bernardo" w:date="2017-03-14T14:13:00Z"/>
                <w:rFonts w:ascii="Times New Roman" w:hAnsi="Times New Roman" w:cs="Times New Roman"/>
                <w:sz w:val="24"/>
                <w:szCs w:val="24"/>
              </w:rPr>
              <w:pPrChange w:id="1514" w:author="Garcia Carreras, Bernardo" w:date="2017-03-15T20:33:00Z">
                <w:pPr>
                  <w:spacing w:after="200" w:line="276" w:lineRule="auto"/>
                </w:pPr>
              </w:pPrChange>
            </w:pPr>
            <w:ins w:id="1515" w:author="Garcia Carreras, Bernardo" w:date="2017-03-14T14:14:00Z">
              <w:r>
                <w:rPr>
                  <w:rFonts w:ascii="Times New Roman" w:hAnsi="Times New Roman" w:cs="Times New Roman"/>
                  <w:sz w:val="24"/>
                  <w:szCs w:val="24"/>
                </w:rPr>
                <w:t>0.37</w:t>
              </w:r>
            </w:ins>
          </w:p>
        </w:tc>
        <w:tc>
          <w:tcPr>
            <w:tcW w:w="1012" w:type="dxa"/>
            <w:tcBorders>
              <w:top w:val="single" w:sz="4" w:space="0" w:color="auto"/>
              <w:bottom w:val="nil"/>
            </w:tcBorders>
            <w:vAlign w:val="center"/>
            <w:tcPrChange w:id="1516" w:author="Garcia Carreras, Bernardo" w:date="2017-03-15T16:11:00Z">
              <w:tcPr>
                <w:tcW w:w="1226" w:type="dxa"/>
                <w:tcBorders>
                  <w:top w:val="single" w:sz="4" w:space="0" w:color="auto"/>
                  <w:bottom w:val="nil"/>
                </w:tcBorders>
                <w:vAlign w:val="center"/>
              </w:tcPr>
            </w:tcPrChange>
          </w:tcPr>
          <w:p w:rsidR="00756992" w:rsidRDefault="00262E4C">
            <w:pPr>
              <w:jc w:val="center"/>
              <w:rPr>
                <w:ins w:id="1517" w:author="Garcia Carreras, Bernardo" w:date="2017-03-14T14:13:00Z"/>
                <w:rFonts w:ascii="Times New Roman" w:hAnsi="Times New Roman" w:cs="Times New Roman"/>
                <w:sz w:val="24"/>
                <w:szCs w:val="24"/>
              </w:rPr>
              <w:pPrChange w:id="1518" w:author="Garcia Carreras, Bernardo" w:date="2017-03-15T20:33:00Z">
                <w:pPr>
                  <w:spacing w:after="200" w:line="276" w:lineRule="auto"/>
                </w:pPr>
              </w:pPrChange>
            </w:pPr>
            <w:ins w:id="1519" w:author="Garcia Carreras, Bernardo" w:date="2017-03-14T14:14:00Z">
              <w:r>
                <w:rPr>
                  <w:rFonts w:ascii="Times New Roman" w:hAnsi="Times New Roman" w:cs="Times New Roman"/>
                  <w:sz w:val="24"/>
                  <w:szCs w:val="24"/>
                </w:rPr>
                <w:t>0.65</w:t>
              </w:r>
            </w:ins>
          </w:p>
        </w:tc>
        <w:tc>
          <w:tcPr>
            <w:tcW w:w="1012" w:type="dxa"/>
            <w:tcBorders>
              <w:top w:val="single" w:sz="4" w:space="0" w:color="auto"/>
              <w:bottom w:val="nil"/>
            </w:tcBorders>
            <w:vAlign w:val="center"/>
            <w:tcPrChange w:id="1520" w:author="Garcia Carreras, Bernardo" w:date="2017-03-15T16:11:00Z">
              <w:tcPr>
                <w:tcW w:w="1227" w:type="dxa"/>
                <w:gridSpan w:val="2"/>
                <w:tcBorders>
                  <w:top w:val="single" w:sz="4" w:space="0" w:color="auto"/>
                  <w:bottom w:val="nil"/>
                </w:tcBorders>
                <w:vAlign w:val="center"/>
              </w:tcPr>
            </w:tcPrChange>
          </w:tcPr>
          <w:p w:rsidR="00756992" w:rsidRDefault="00262E4C">
            <w:pPr>
              <w:jc w:val="center"/>
              <w:rPr>
                <w:ins w:id="1521" w:author="Garcia Carreras, Bernardo" w:date="2017-03-14T14:17:00Z"/>
                <w:rFonts w:ascii="Times New Roman" w:hAnsi="Times New Roman" w:cs="Times New Roman"/>
                <w:sz w:val="24"/>
                <w:szCs w:val="24"/>
              </w:rPr>
              <w:pPrChange w:id="1522" w:author="Garcia Carreras, Bernardo" w:date="2017-03-15T20:33:00Z">
                <w:pPr>
                  <w:spacing w:after="200" w:line="276" w:lineRule="auto"/>
                </w:pPr>
              </w:pPrChange>
            </w:pPr>
            <w:ins w:id="1523" w:author="Garcia Carreras, Bernardo" w:date="2017-03-14T14:18:00Z">
              <w:r>
                <w:rPr>
                  <w:rFonts w:ascii="Times New Roman" w:hAnsi="Times New Roman" w:cs="Times New Roman"/>
                  <w:sz w:val="24"/>
                  <w:szCs w:val="24"/>
                </w:rPr>
                <w:t>0.04</w:t>
              </w:r>
            </w:ins>
          </w:p>
        </w:tc>
        <w:tc>
          <w:tcPr>
            <w:tcW w:w="1012" w:type="dxa"/>
            <w:tcBorders>
              <w:top w:val="single" w:sz="4" w:space="0" w:color="auto"/>
              <w:bottom w:val="nil"/>
            </w:tcBorders>
            <w:vAlign w:val="center"/>
            <w:tcPrChange w:id="1524" w:author="Garcia Carreras, Bernardo" w:date="2017-03-15T16:11:00Z">
              <w:tcPr>
                <w:tcW w:w="1227" w:type="dxa"/>
                <w:tcBorders>
                  <w:top w:val="single" w:sz="4" w:space="0" w:color="auto"/>
                  <w:bottom w:val="nil"/>
                </w:tcBorders>
                <w:vAlign w:val="center"/>
              </w:tcPr>
            </w:tcPrChange>
          </w:tcPr>
          <w:p w:rsidR="00756992" w:rsidRDefault="00262E4C">
            <w:pPr>
              <w:jc w:val="center"/>
              <w:rPr>
                <w:ins w:id="1525" w:author="Garcia Carreras, Bernardo" w:date="2017-03-14T14:13:00Z"/>
                <w:rFonts w:ascii="Times New Roman" w:hAnsi="Times New Roman" w:cs="Times New Roman"/>
                <w:sz w:val="24"/>
                <w:szCs w:val="24"/>
              </w:rPr>
              <w:pPrChange w:id="1526" w:author="Garcia Carreras, Bernardo" w:date="2017-03-15T20:33:00Z">
                <w:pPr>
                  <w:spacing w:after="200" w:line="276" w:lineRule="auto"/>
                </w:pPr>
              </w:pPrChange>
            </w:pPr>
            <w:ins w:id="1527" w:author="Garcia Carreras, Bernardo" w:date="2017-03-14T14:14:00Z">
              <w:r>
                <w:rPr>
                  <w:rFonts w:ascii="Times New Roman" w:hAnsi="Times New Roman" w:cs="Times New Roman"/>
                  <w:sz w:val="24"/>
                  <w:szCs w:val="24"/>
                </w:rPr>
                <w:t>60</w:t>
              </w:r>
            </w:ins>
          </w:p>
        </w:tc>
      </w:tr>
      <w:tr w:rsidR="00262E4C" w:rsidTr="00600701">
        <w:trPr>
          <w:ins w:id="1528" w:author="Garcia Carreras, Bernardo" w:date="2017-03-14T14:22:00Z"/>
        </w:trPr>
        <w:tc>
          <w:tcPr>
            <w:tcW w:w="9180" w:type="dxa"/>
            <w:gridSpan w:val="8"/>
            <w:tcBorders>
              <w:top w:val="single" w:sz="4" w:space="0" w:color="auto"/>
              <w:bottom w:val="nil"/>
            </w:tcBorders>
          </w:tcPr>
          <w:p w:rsidR="00262E4C" w:rsidRDefault="00262E4C" w:rsidP="00924FFC">
            <w:pPr>
              <w:rPr>
                <w:ins w:id="1529" w:author="Garcia Carreras, Bernardo" w:date="2017-03-14T14:22:00Z"/>
                <w:rFonts w:ascii="Times New Roman" w:hAnsi="Times New Roman" w:cs="Times New Roman"/>
                <w:sz w:val="24"/>
                <w:szCs w:val="24"/>
              </w:rPr>
            </w:pPr>
            <w:ins w:id="1530" w:author="Garcia Carreras, Bernardo" w:date="2017-03-14T14:23:00Z">
              <w:r>
                <w:rPr>
                  <w:rFonts w:ascii="Times New Roman" w:hAnsi="Times New Roman" w:cs="Times New Roman"/>
                  <w:i/>
                  <w:sz w:val="24"/>
                  <w:szCs w:val="24"/>
                </w:rPr>
                <w:t>By temperature</w:t>
              </w:r>
            </w:ins>
          </w:p>
        </w:tc>
      </w:tr>
      <w:tr w:rsidR="00262E4C" w:rsidTr="00262E4C">
        <w:tc>
          <w:tcPr>
            <w:tcW w:w="1882" w:type="dxa"/>
            <w:tcBorders>
              <w:top w:val="single" w:sz="4" w:space="0" w:color="auto"/>
              <w:bottom w:val="nil"/>
            </w:tcBorders>
            <w:tcPrChange w:id="1531" w:author="Garcia Carreras, Bernardo" w:date="2017-03-15T16:11:00Z">
              <w:tcPr>
                <w:tcW w:w="1882" w:type="dxa"/>
                <w:tcBorders>
                  <w:top w:val="single" w:sz="4" w:space="0" w:color="auto"/>
                  <w:bottom w:val="nil"/>
                </w:tcBorders>
              </w:tcPr>
            </w:tcPrChange>
          </w:tcPr>
          <w:p w:rsidR="00262E4C" w:rsidRPr="0007642A" w:rsidRDefault="00262E4C" w:rsidP="00924FFC">
            <w:pPr>
              <w:rPr>
                <w:rFonts w:ascii="Times New Roman" w:hAnsi="Times New Roman" w:cs="Times New Roman"/>
                <w:sz w:val="24"/>
                <w:szCs w:val="24"/>
              </w:rPr>
            </w:pPr>
            <w:del w:id="1532" w:author="Garcia Carreras, Bernardo" w:date="2017-03-14T14:15:00Z">
              <w:r w:rsidRPr="0007642A" w:rsidDel="00616F28">
                <w:rPr>
                  <w:rFonts w:ascii="Times New Roman" w:hAnsi="Times New Roman" w:cs="Times New Roman"/>
                  <w:sz w:val="24"/>
                  <w:szCs w:val="24"/>
                </w:rPr>
                <w:delText xml:space="preserve">P </w:delText>
              </w:r>
            </w:del>
            <m:oMath>
              <w:ins w:id="1533" w:author="Garcia Carreras, Bernardo" w:date="2017-03-14T14:15:00Z">
                <m:r>
                  <w:rPr>
                    <w:rFonts w:ascii="Cambria Math" w:hAnsi="Cambria Math" w:cs="Times New Roman"/>
                    <w:sz w:val="24"/>
                    <w:szCs w:val="24"/>
                  </w:rPr>
                  <m:t>T=15</m:t>
                </m:r>
              </w:ins>
              <w:ins w:id="1534" w:author="Garcia Carreras, Bernardo" w:date="2017-03-14T21:14:00Z"/>
            </m:oMath>
            <w:r>
              <w:rPr>
                <w:rFonts w:ascii="Times New Roman" w:hAnsi="Times New Roman" w:cs="Times New Roman"/>
                <w:sz w:val="24"/>
                <w:szCs w:val="24"/>
              </w:rPr>
              <w:t>°C</w:t>
            </w:r>
            <w:ins w:id="1535" w:author="Garcia Carreras, Bernardo" w:date="2017-03-14T14:15:00Z">
              <w:r w:rsidRPr="0007642A">
                <w:rPr>
                  <w:rFonts w:ascii="Times New Roman" w:hAnsi="Times New Roman" w:cs="Times New Roman"/>
                  <w:sz w:val="24"/>
                  <w:szCs w:val="24"/>
                </w:rPr>
                <w:t xml:space="preserve"> </w:t>
              </w:r>
            </w:ins>
            <w:del w:id="1536" w:author="Garcia Carreras, Bernardo" w:date="2017-03-14T14:15:00Z">
              <w:r w:rsidRPr="0007642A" w:rsidDel="00616F28">
                <w:rPr>
                  <w:rFonts w:ascii="Times New Roman" w:hAnsi="Times New Roman" w:cs="Times New Roman"/>
                  <w:sz w:val="24"/>
                  <w:szCs w:val="24"/>
                </w:rPr>
                <w:delText>= 1</w:delText>
              </w:r>
            </w:del>
          </w:p>
        </w:tc>
        <w:tc>
          <w:tcPr>
            <w:tcW w:w="1226" w:type="dxa"/>
            <w:tcBorders>
              <w:top w:val="single" w:sz="4" w:space="0" w:color="auto"/>
              <w:bottom w:val="nil"/>
            </w:tcBorders>
            <w:tcPrChange w:id="1537" w:author="Garcia Carreras, Bernardo" w:date="2017-03-15T16:11:00Z">
              <w:tcPr>
                <w:tcW w:w="1226" w:type="dxa"/>
                <w:tcBorders>
                  <w:top w:val="single" w:sz="4" w:space="0" w:color="auto"/>
                  <w:bottom w:val="nil"/>
                </w:tcBorders>
              </w:tcPr>
            </w:tcPrChange>
          </w:tcPr>
          <w:p w:rsidR="00262E4C" w:rsidRDefault="00262E4C" w:rsidP="00924FFC">
            <w:pPr>
              <w:jc w:val="center"/>
              <w:rPr>
                <w:rFonts w:ascii="Times New Roman" w:hAnsi="Times New Roman" w:cs="Times New Roman"/>
                <w:sz w:val="24"/>
                <w:szCs w:val="24"/>
              </w:rPr>
            </w:pPr>
            <w:ins w:id="1538" w:author="Garcia Carreras, Bernardo" w:date="2017-03-15T13:56:00Z">
              <w:r>
                <w:rPr>
                  <w:rFonts w:ascii="Times New Roman" w:hAnsi="Times New Roman" w:cs="Times New Roman"/>
                  <w:sz w:val="24"/>
                  <w:szCs w:val="24"/>
                </w:rPr>
                <w:t>0.80</w:t>
              </w:r>
            </w:ins>
          </w:p>
        </w:tc>
        <w:tc>
          <w:tcPr>
            <w:tcW w:w="1012" w:type="dxa"/>
            <w:tcBorders>
              <w:top w:val="single" w:sz="4" w:space="0" w:color="auto"/>
              <w:bottom w:val="nil"/>
            </w:tcBorders>
            <w:tcPrChange w:id="1539" w:author="Garcia Carreras, Bernardo" w:date="2017-03-15T16:11:00Z">
              <w:tcPr>
                <w:tcW w:w="1227" w:type="dxa"/>
                <w:tcBorders>
                  <w:top w:val="single" w:sz="4" w:space="0" w:color="auto"/>
                  <w:bottom w:val="nil"/>
                </w:tcBorders>
              </w:tcPr>
            </w:tcPrChange>
          </w:tcPr>
          <w:p w:rsidR="00262E4C" w:rsidRDefault="00262E4C" w:rsidP="00924FFC">
            <w:pPr>
              <w:jc w:val="center"/>
              <w:rPr>
                <w:rFonts w:ascii="Times New Roman" w:hAnsi="Times New Roman" w:cs="Times New Roman"/>
                <w:sz w:val="24"/>
                <w:szCs w:val="24"/>
              </w:rPr>
            </w:pPr>
            <w:ins w:id="1540" w:author="Garcia Carreras, Bernardo" w:date="2017-03-15T16:12:00Z">
              <w:r>
                <w:rPr>
                  <w:rFonts w:ascii="Times New Roman" w:hAnsi="Times New Roman" w:cs="Times New Roman"/>
                  <w:sz w:val="24"/>
                  <w:szCs w:val="24"/>
                </w:rPr>
                <w:t>0.67</w:t>
              </w:r>
            </w:ins>
          </w:p>
        </w:tc>
        <w:tc>
          <w:tcPr>
            <w:tcW w:w="1012" w:type="dxa"/>
            <w:tcBorders>
              <w:top w:val="single" w:sz="4" w:space="0" w:color="auto"/>
              <w:bottom w:val="nil"/>
            </w:tcBorders>
            <w:vAlign w:val="center"/>
            <w:tcPrChange w:id="1541" w:author="Garcia Carreras, Bernardo" w:date="2017-03-15T16:11:00Z">
              <w:tcPr>
                <w:tcW w:w="1227" w:type="dxa"/>
                <w:tcBorders>
                  <w:top w:val="single" w:sz="4" w:space="0" w:color="auto"/>
                  <w:bottom w:val="nil"/>
                </w:tcBorders>
                <w:vAlign w:val="center"/>
              </w:tcPr>
            </w:tcPrChange>
          </w:tcPr>
          <w:p w:rsidR="00756992" w:rsidRDefault="00262E4C">
            <w:pPr>
              <w:jc w:val="center"/>
              <w:rPr>
                <w:rFonts w:ascii="Times New Roman" w:hAnsi="Times New Roman" w:cs="Times New Roman"/>
                <w:sz w:val="24"/>
                <w:szCs w:val="24"/>
              </w:rPr>
              <w:pPrChange w:id="1542" w:author="Garcia Carreras, Bernardo" w:date="2017-03-15T20:33:00Z">
                <w:pPr>
                  <w:spacing w:after="200" w:line="276" w:lineRule="auto"/>
                </w:pPr>
              </w:pPrChange>
            </w:pPr>
            <w:ins w:id="1543" w:author="Garcia Carreras, Bernardo" w:date="2017-03-14T14:17:00Z">
              <w:r>
                <w:rPr>
                  <w:rFonts w:ascii="Times New Roman" w:hAnsi="Times New Roman" w:cs="Times New Roman"/>
                  <w:sz w:val="24"/>
                  <w:szCs w:val="24"/>
                </w:rPr>
                <w:t>0.57</w:t>
              </w:r>
            </w:ins>
            <w:del w:id="1544" w:author="Garcia Carreras, Bernardo" w:date="2017-03-14T14:13:00Z">
              <w:r w:rsidRPr="0007642A" w:rsidDel="00616F28">
                <w:rPr>
                  <w:rFonts w:ascii="Times New Roman" w:hAnsi="Times New Roman" w:cs="Times New Roman"/>
                  <w:sz w:val="24"/>
                  <w:szCs w:val="24"/>
                </w:rPr>
                <w:delText>0.64</w:delText>
              </w:r>
            </w:del>
          </w:p>
        </w:tc>
        <w:tc>
          <w:tcPr>
            <w:tcW w:w="1012" w:type="dxa"/>
            <w:tcBorders>
              <w:top w:val="single" w:sz="4" w:space="0" w:color="auto"/>
              <w:bottom w:val="nil"/>
            </w:tcBorders>
            <w:vAlign w:val="center"/>
            <w:tcPrChange w:id="1545" w:author="Garcia Carreras, Bernardo" w:date="2017-03-15T16:11:00Z">
              <w:tcPr>
                <w:tcW w:w="1227" w:type="dxa"/>
                <w:tcBorders>
                  <w:top w:val="single" w:sz="4" w:space="0" w:color="auto"/>
                  <w:bottom w:val="nil"/>
                </w:tcBorders>
                <w:vAlign w:val="center"/>
              </w:tcPr>
            </w:tcPrChange>
          </w:tcPr>
          <w:p w:rsidR="00756992" w:rsidRDefault="00262E4C">
            <w:pPr>
              <w:jc w:val="center"/>
              <w:rPr>
                <w:rFonts w:ascii="Times New Roman" w:hAnsi="Times New Roman" w:cs="Times New Roman"/>
                <w:sz w:val="24"/>
                <w:szCs w:val="24"/>
              </w:rPr>
              <w:pPrChange w:id="1546" w:author="Garcia Carreras, Bernardo" w:date="2017-03-15T20:33:00Z">
                <w:pPr>
                  <w:tabs>
                    <w:tab w:val="center" w:pos="4513"/>
                    <w:tab w:val="right" w:pos="9026"/>
                  </w:tabs>
                </w:pPr>
              </w:pPrChange>
            </w:pPr>
            <w:ins w:id="1547" w:author="Garcia Carreras, Bernardo" w:date="2017-03-14T14:17:00Z">
              <w:r>
                <w:rPr>
                  <w:rFonts w:ascii="Times New Roman" w:hAnsi="Times New Roman" w:cs="Times New Roman"/>
                  <w:sz w:val="24"/>
                  <w:szCs w:val="24"/>
                </w:rPr>
                <w:t>0.43</w:t>
              </w:r>
            </w:ins>
            <w:del w:id="1548" w:author="Garcia Carreras, Bernardo" w:date="2017-03-14T14:13:00Z">
              <w:r w:rsidRPr="0007642A" w:rsidDel="00616F28">
                <w:rPr>
                  <w:rFonts w:ascii="Times New Roman" w:hAnsi="Times New Roman" w:cs="Times New Roman"/>
                  <w:sz w:val="24"/>
                  <w:szCs w:val="24"/>
                </w:rPr>
                <w:delText>0.28</w:delText>
              </w:r>
            </w:del>
          </w:p>
        </w:tc>
        <w:tc>
          <w:tcPr>
            <w:tcW w:w="1012" w:type="dxa"/>
            <w:tcBorders>
              <w:top w:val="single" w:sz="4" w:space="0" w:color="auto"/>
              <w:bottom w:val="nil"/>
            </w:tcBorders>
            <w:vAlign w:val="center"/>
            <w:tcPrChange w:id="1549" w:author="Garcia Carreras, Bernardo" w:date="2017-03-15T16:11:00Z">
              <w:tcPr>
                <w:tcW w:w="1226" w:type="dxa"/>
                <w:tcBorders>
                  <w:top w:val="single" w:sz="4" w:space="0" w:color="auto"/>
                  <w:bottom w:val="nil"/>
                </w:tcBorders>
                <w:vAlign w:val="center"/>
              </w:tcPr>
            </w:tcPrChange>
          </w:tcPr>
          <w:p w:rsidR="00756992" w:rsidRDefault="00262E4C">
            <w:pPr>
              <w:jc w:val="center"/>
              <w:rPr>
                <w:rFonts w:ascii="Times New Roman" w:hAnsi="Times New Roman" w:cs="Times New Roman"/>
                <w:sz w:val="24"/>
                <w:szCs w:val="24"/>
              </w:rPr>
              <w:pPrChange w:id="1550" w:author="Garcia Carreras, Bernardo" w:date="2017-03-15T20:33:00Z">
                <w:pPr>
                  <w:spacing w:after="200" w:line="276" w:lineRule="auto"/>
                </w:pPr>
              </w:pPrChange>
            </w:pPr>
            <w:r w:rsidRPr="0007642A">
              <w:rPr>
                <w:rFonts w:ascii="Times New Roman" w:hAnsi="Times New Roman" w:cs="Times New Roman"/>
                <w:sz w:val="24"/>
                <w:szCs w:val="24"/>
              </w:rPr>
              <w:t>0.</w:t>
            </w:r>
            <w:del w:id="1551" w:author="Garcia Carreras, Bernardo" w:date="2017-03-14T14:17:00Z">
              <w:r w:rsidRPr="0007642A" w:rsidDel="00616F28">
                <w:rPr>
                  <w:rFonts w:ascii="Times New Roman" w:hAnsi="Times New Roman" w:cs="Times New Roman"/>
                  <w:sz w:val="24"/>
                  <w:szCs w:val="24"/>
                </w:rPr>
                <w:delText>63</w:delText>
              </w:r>
            </w:del>
            <w:ins w:id="1552" w:author="Garcia Carreras, Bernardo" w:date="2017-03-14T14:17:00Z">
              <w:r w:rsidRPr="0007642A">
                <w:rPr>
                  <w:rFonts w:ascii="Times New Roman" w:hAnsi="Times New Roman" w:cs="Times New Roman"/>
                  <w:sz w:val="24"/>
                  <w:szCs w:val="24"/>
                </w:rPr>
                <w:t>6</w:t>
              </w:r>
              <w:r>
                <w:rPr>
                  <w:rFonts w:ascii="Times New Roman" w:hAnsi="Times New Roman" w:cs="Times New Roman"/>
                  <w:sz w:val="24"/>
                  <w:szCs w:val="24"/>
                </w:rPr>
                <w:t>7</w:t>
              </w:r>
            </w:ins>
          </w:p>
        </w:tc>
        <w:tc>
          <w:tcPr>
            <w:tcW w:w="1012" w:type="dxa"/>
            <w:tcBorders>
              <w:top w:val="single" w:sz="4" w:space="0" w:color="auto"/>
              <w:bottom w:val="nil"/>
            </w:tcBorders>
            <w:vAlign w:val="center"/>
            <w:tcPrChange w:id="1553" w:author="Garcia Carreras, Bernardo" w:date="2017-03-15T16:11:00Z">
              <w:tcPr>
                <w:tcW w:w="1227" w:type="dxa"/>
                <w:gridSpan w:val="2"/>
                <w:tcBorders>
                  <w:top w:val="single" w:sz="4" w:space="0" w:color="auto"/>
                  <w:bottom w:val="nil"/>
                </w:tcBorders>
                <w:vAlign w:val="center"/>
              </w:tcPr>
            </w:tcPrChange>
          </w:tcPr>
          <w:p w:rsidR="00756992" w:rsidRDefault="00262E4C">
            <w:pPr>
              <w:jc w:val="center"/>
              <w:rPr>
                <w:rFonts w:ascii="Times New Roman" w:hAnsi="Times New Roman" w:cs="Times New Roman"/>
                <w:sz w:val="24"/>
                <w:szCs w:val="24"/>
              </w:rPr>
              <w:pPrChange w:id="1554" w:author="Garcia Carreras, Bernardo" w:date="2017-03-15T20:33:00Z">
                <w:pPr>
                  <w:spacing w:after="200" w:line="276" w:lineRule="auto"/>
                </w:pPr>
              </w:pPrChange>
            </w:pPr>
            <w:ins w:id="1555" w:author="Garcia Carreras, Bernardo" w:date="2017-03-14T14:19:00Z">
              <w:r>
                <w:rPr>
                  <w:rFonts w:ascii="Times New Roman" w:hAnsi="Times New Roman" w:cs="Times New Roman"/>
                  <w:sz w:val="24"/>
                  <w:szCs w:val="24"/>
                </w:rPr>
                <w:t>0.09</w:t>
              </w:r>
            </w:ins>
          </w:p>
        </w:tc>
        <w:tc>
          <w:tcPr>
            <w:tcW w:w="1012" w:type="dxa"/>
            <w:tcBorders>
              <w:top w:val="single" w:sz="4" w:space="0" w:color="auto"/>
              <w:bottom w:val="nil"/>
            </w:tcBorders>
            <w:vAlign w:val="center"/>
            <w:tcPrChange w:id="1556" w:author="Garcia Carreras, Bernardo" w:date="2017-03-15T16:11:00Z">
              <w:tcPr>
                <w:tcW w:w="1227" w:type="dxa"/>
                <w:tcBorders>
                  <w:top w:val="single" w:sz="4" w:space="0" w:color="auto"/>
                  <w:bottom w:val="nil"/>
                </w:tcBorders>
                <w:vAlign w:val="center"/>
              </w:tcPr>
            </w:tcPrChange>
          </w:tcPr>
          <w:p w:rsidR="00756992" w:rsidRDefault="00262E4C">
            <w:pPr>
              <w:jc w:val="center"/>
              <w:rPr>
                <w:rFonts w:ascii="Times New Roman" w:hAnsi="Times New Roman" w:cs="Times New Roman"/>
                <w:sz w:val="24"/>
                <w:szCs w:val="24"/>
              </w:rPr>
              <w:pPrChange w:id="1557" w:author="Garcia Carreras, Bernardo" w:date="2017-03-15T20:33:00Z">
                <w:pPr>
                  <w:spacing w:after="200" w:line="276" w:lineRule="auto"/>
                </w:pPr>
              </w:pPrChange>
            </w:pPr>
            <w:r w:rsidRPr="0007642A">
              <w:rPr>
                <w:rFonts w:ascii="Times New Roman" w:hAnsi="Times New Roman" w:cs="Times New Roman"/>
                <w:sz w:val="24"/>
                <w:szCs w:val="24"/>
              </w:rPr>
              <w:t>30</w:t>
            </w:r>
          </w:p>
        </w:tc>
      </w:tr>
      <w:tr w:rsidR="00262E4C" w:rsidTr="00262E4C">
        <w:tc>
          <w:tcPr>
            <w:tcW w:w="1882" w:type="dxa"/>
            <w:tcBorders>
              <w:top w:val="nil"/>
              <w:bottom w:val="single" w:sz="4" w:space="0" w:color="auto"/>
            </w:tcBorders>
            <w:tcPrChange w:id="1558" w:author="Garcia Carreras, Bernardo" w:date="2017-03-15T16:11:00Z">
              <w:tcPr>
                <w:tcW w:w="1882" w:type="dxa"/>
                <w:tcBorders>
                  <w:top w:val="nil"/>
                  <w:bottom w:val="single" w:sz="4" w:space="0" w:color="auto"/>
                </w:tcBorders>
              </w:tcPr>
            </w:tcPrChange>
          </w:tcPr>
          <w:p w:rsidR="00262E4C" w:rsidRPr="0007642A" w:rsidRDefault="00262E4C" w:rsidP="00924FFC">
            <w:pPr>
              <w:rPr>
                <w:rFonts w:ascii="Times New Roman" w:hAnsi="Times New Roman" w:cs="Times New Roman"/>
                <w:sz w:val="24"/>
                <w:szCs w:val="24"/>
              </w:rPr>
            </w:pPr>
            <w:del w:id="1559" w:author="Garcia Carreras, Bernardo" w:date="2017-03-14T14:15:00Z">
              <w:r w:rsidRPr="0007642A" w:rsidDel="00616F28">
                <w:rPr>
                  <w:rFonts w:ascii="Times New Roman" w:hAnsi="Times New Roman" w:cs="Times New Roman"/>
                  <w:sz w:val="24"/>
                  <w:szCs w:val="24"/>
                </w:rPr>
                <w:delText xml:space="preserve">P </w:delText>
              </w:r>
            </w:del>
            <m:oMath>
              <w:ins w:id="1560" w:author="Garcia Carreras, Bernardo" w:date="2017-03-14T14:15:00Z">
                <m:r>
                  <w:rPr>
                    <w:rFonts w:ascii="Cambria Math" w:hAnsi="Cambria Math" w:cs="Times New Roman"/>
                    <w:sz w:val="24"/>
                    <w:szCs w:val="24"/>
                  </w:rPr>
                  <m:t>T=25</m:t>
                </m:r>
              </w:ins>
              <w:ins w:id="1561" w:author="Garcia Carreras, Bernardo" w:date="2017-03-14T21:14:00Z"/>
            </m:oMath>
            <w:r>
              <w:rPr>
                <w:rFonts w:ascii="Times New Roman" w:hAnsi="Times New Roman" w:cs="Times New Roman"/>
                <w:sz w:val="24"/>
                <w:szCs w:val="24"/>
              </w:rPr>
              <w:t>°C</w:t>
            </w:r>
            <w:ins w:id="1562" w:author="Garcia Carreras, Bernardo" w:date="2017-03-14T14:15:00Z">
              <w:r w:rsidRPr="0007642A">
                <w:rPr>
                  <w:rFonts w:ascii="Times New Roman" w:hAnsi="Times New Roman" w:cs="Times New Roman"/>
                  <w:sz w:val="24"/>
                  <w:szCs w:val="24"/>
                </w:rPr>
                <w:t xml:space="preserve"> </w:t>
              </w:r>
            </w:ins>
            <w:del w:id="1563" w:author="Garcia Carreras, Bernardo" w:date="2017-03-14T14:15:00Z">
              <w:r w:rsidRPr="0007642A" w:rsidDel="00616F28">
                <w:rPr>
                  <w:rFonts w:ascii="Times New Roman" w:hAnsi="Times New Roman" w:cs="Times New Roman"/>
                  <w:sz w:val="24"/>
                  <w:szCs w:val="24"/>
                </w:rPr>
                <w:delText>= 30</w:delText>
              </w:r>
            </w:del>
          </w:p>
        </w:tc>
        <w:tc>
          <w:tcPr>
            <w:tcW w:w="1226" w:type="dxa"/>
            <w:tcBorders>
              <w:top w:val="nil"/>
              <w:bottom w:val="single" w:sz="4" w:space="0" w:color="auto"/>
            </w:tcBorders>
            <w:tcPrChange w:id="1564" w:author="Garcia Carreras, Bernardo" w:date="2017-03-15T16:11:00Z">
              <w:tcPr>
                <w:tcW w:w="1226" w:type="dxa"/>
                <w:tcBorders>
                  <w:top w:val="nil"/>
                  <w:bottom w:val="single" w:sz="4" w:space="0" w:color="auto"/>
                </w:tcBorders>
              </w:tcPr>
            </w:tcPrChange>
          </w:tcPr>
          <w:p w:rsidR="00262E4C" w:rsidRDefault="00262E4C" w:rsidP="00924FFC">
            <w:pPr>
              <w:jc w:val="center"/>
              <w:rPr>
                <w:rFonts w:ascii="Times New Roman" w:hAnsi="Times New Roman" w:cs="Times New Roman"/>
                <w:sz w:val="24"/>
                <w:szCs w:val="24"/>
              </w:rPr>
            </w:pPr>
            <w:ins w:id="1565" w:author="Garcia Carreras, Bernardo" w:date="2017-03-15T13:56:00Z">
              <w:r>
                <w:rPr>
                  <w:rFonts w:ascii="Times New Roman" w:hAnsi="Times New Roman" w:cs="Times New Roman"/>
                  <w:sz w:val="24"/>
                  <w:szCs w:val="24"/>
                </w:rPr>
                <w:t>0.60</w:t>
              </w:r>
            </w:ins>
          </w:p>
        </w:tc>
        <w:tc>
          <w:tcPr>
            <w:tcW w:w="1012" w:type="dxa"/>
            <w:tcBorders>
              <w:top w:val="nil"/>
              <w:bottom w:val="single" w:sz="4" w:space="0" w:color="auto"/>
            </w:tcBorders>
            <w:tcPrChange w:id="1566" w:author="Garcia Carreras, Bernardo" w:date="2017-03-15T16:11:00Z">
              <w:tcPr>
                <w:tcW w:w="1227" w:type="dxa"/>
                <w:tcBorders>
                  <w:top w:val="nil"/>
                  <w:bottom w:val="single" w:sz="4" w:space="0" w:color="auto"/>
                </w:tcBorders>
              </w:tcPr>
            </w:tcPrChange>
          </w:tcPr>
          <w:p w:rsidR="00262E4C" w:rsidRDefault="00262E4C" w:rsidP="00924FFC">
            <w:pPr>
              <w:jc w:val="center"/>
              <w:rPr>
                <w:rFonts w:ascii="Times New Roman" w:hAnsi="Times New Roman" w:cs="Times New Roman"/>
                <w:sz w:val="24"/>
                <w:szCs w:val="24"/>
              </w:rPr>
            </w:pPr>
            <w:ins w:id="1567" w:author="Garcia Carreras, Bernardo" w:date="2017-03-15T16:12:00Z">
              <w:r>
                <w:rPr>
                  <w:rFonts w:ascii="Times New Roman" w:hAnsi="Times New Roman" w:cs="Times New Roman"/>
                  <w:sz w:val="24"/>
                  <w:szCs w:val="24"/>
                </w:rPr>
                <w:t>0.57</w:t>
              </w:r>
            </w:ins>
          </w:p>
        </w:tc>
        <w:tc>
          <w:tcPr>
            <w:tcW w:w="1012" w:type="dxa"/>
            <w:tcBorders>
              <w:top w:val="nil"/>
              <w:bottom w:val="single" w:sz="4" w:space="0" w:color="auto"/>
            </w:tcBorders>
            <w:vAlign w:val="center"/>
            <w:tcPrChange w:id="1568" w:author="Garcia Carreras, Bernardo" w:date="2017-03-15T16:11:00Z">
              <w:tcPr>
                <w:tcW w:w="1227" w:type="dxa"/>
                <w:tcBorders>
                  <w:top w:val="nil"/>
                  <w:bottom w:val="single" w:sz="4" w:space="0" w:color="auto"/>
                </w:tcBorders>
                <w:vAlign w:val="center"/>
              </w:tcPr>
            </w:tcPrChange>
          </w:tcPr>
          <w:p w:rsidR="00756992" w:rsidRDefault="00262E4C">
            <w:pPr>
              <w:jc w:val="center"/>
              <w:rPr>
                <w:rFonts w:ascii="Times New Roman" w:hAnsi="Times New Roman" w:cs="Times New Roman"/>
                <w:sz w:val="24"/>
                <w:szCs w:val="24"/>
              </w:rPr>
              <w:pPrChange w:id="1569" w:author="Garcia Carreras, Bernardo" w:date="2017-03-15T20:33:00Z">
                <w:pPr>
                  <w:spacing w:after="200" w:line="276" w:lineRule="auto"/>
                </w:pPr>
              </w:pPrChange>
            </w:pPr>
            <w:ins w:id="1570" w:author="Garcia Carreras, Bernardo" w:date="2017-03-14T14:17:00Z">
              <w:r>
                <w:rPr>
                  <w:rFonts w:ascii="Times New Roman" w:hAnsi="Times New Roman" w:cs="Times New Roman"/>
                  <w:sz w:val="24"/>
                  <w:szCs w:val="24"/>
                </w:rPr>
                <w:t>0.63</w:t>
              </w:r>
            </w:ins>
            <w:del w:id="1571" w:author="Garcia Carreras, Bernardo" w:date="2017-03-14T14:13:00Z">
              <w:r w:rsidRPr="0007642A" w:rsidDel="00616F28">
                <w:rPr>
                  <w:rFonts w:ascii="Times New Roman" w:hAnsi="Times New Roman" w:cs="Times New Roman"/>
                  <w:sz w:val="24"/>
                  <w:szCs w:val="24"/>
                </w:rPr>
                <w:delText>0.56</w:delText>
              </w:r>
            </w:del>
          </w:p>
        </w:tc>
        <w:tc>
          <w:tcPr>
            <w:tcW w:w="1012" w:type="dxa"/>
            <w:tcBorders>
              <w:top w:val="nil"/>
              <w:bottom w:val="single" w:sz="4" w:space="0" w:color="auto"/>
            </w:tcBorders>
            <w:vAlign w:val="center"/>
            <w:tcPrChange w:id="1572" w:author="Garcia Carreras, Bernardo" w:date="2017-03-15T16:11:00Z">
              <w:tcPr>
                <w:tcW w:w="1227" w:type="dxa"/>
                <w:tcBorders>
                  <w:top w:val="nil"/>
                  <w:bottom w:val="single" w:sz="4" w:space="0" w:color="auto"/>
                </w:tcBorders>
                <w:vAlign w:val="center"/>
              </w:tcPr>
            </w:tcPrChange>
          </w:tcPr>
          <w:p w:rsidR="00756992" w:rsidRDefault="00262E4C">
            <w:pPr>
              <w:jc w:val="center"/>
              <w:rPr>
                <w:rFonts w:ascii="Times New Roman" w:hAnsi="Times New Roman" w:cs="Times New Roman"/>
                <w:sz w:val="24"/>
                <w:szCs w:val="24"/>
              </w:rPr>
              <w:pPrChange w:id="1573" w:author="Garcia Carreras, Bernardo" w:date="2017-03-15T20:33:00Z">
                <w:pPr>
                  <w:spacing w:after="200" w:line="276" w:lineRule="auto"/>
                </w:pPr>
              </w:pPrChange>
            </w:pPr>
            <w:ins w:id="1574" w:author="Garcia Carreras, Bernardo" w:date="2017-03-14T14:17:00Z">
              <w:r>
                <w:rPr>
                  <w:rFonts w:ascii="Times New Roman" w:hAnsi="Times New Roman" w:cs="Times New Roman"/>
                  <w:sz w:val="24"/>
                  <w:szCs w:val="24"/>
                </w:rPr>
                <w:t>0.30</w:t>
              </w:r>
            </w:ins>
            <w:del w:id="1575" w:author="Garcia Carreras, Bernardo" w:date="2017-03-14T14:13:00Z">
              <w:r w:rsidRPr="0007642A" w:rsidDel="00616F28">
                <w:rPr>
                  <w:rFonts w:ascii="Times New Roman" w:hAnsi="Times New Roman" w:cs="Times New Roman"/>
                  <w:sz w:val="24"/>
                  <w:szCs w:val="24"/>
                </w:rPr>
                <w:delText>0.15</w:delText>
              </w:r>
            </w:del>
          </w:p>
        </w:tc>
        <w:tc>
          <w:tcPr>
            <w:tcW w:w="1012" w:type="dxa"/>
            <w:tcBorders>
              <w:top w:val="nil"/>
              <w:bottom w:val="single" w:sz="4" w:space="0" w:color="auto"/>
            </w:tcBorders>
            <w:vAlign w:val="center"/>
            <w:tcPrChange w:id="1576" w:author="Garcia Carreras, Bernardo" w:date="2017-03-15T16:11:00Z">
              <w:tcPr>
                <w:tcW w:w="1226" w:type="dxa"/>
                <w:tcBorders>
                  <w:top w:val="nil"/>
                  <w:bottom w:val="single" w:sz="4" w:space="0" w:color="auto"/>
                </w:tcBorders>
                <w:vAlign w:val="center"/>
              </w:tcPr>
            </w:tcPrChange>
          </w:tcPr>
          <w:p w:rsidR="00756992" w:rsidRDefault="00262E4C">
            <w:pPr>
              <w:jc w:val="center"/>
              <w:rPr>
                <w:rFonts w:ascii="Times New Roman" w:hAnsi="Times New Roman" w:cs="Times New Roman"/>
                <w:sz w:val="24"/>
                <w:szCs w:val="24"/>
              </w:rPr>
              <w:pPrChange w:id="1577" w:author="Garcia Carreras, Bernardo" w:date="2017-03-15T20:33:00Z">
                <w:pPr>
                  <w:spacing w:after="200" w:line="276" w:lineRule="auto"/>
                </w:pPr>
              </w:pPrChange>
            </w:pPr>
            <w:r w:rsidRPr="0007642A">
              <w:rPr>
                <w:rFonts w:ascii="Times New Roman" w:hAnsi="Times New Roman" w:cs="Times New Roman"/>
                <w:sz w:val="24"/>
                <w:szCs w:val="24"/>
              </w:rPr>
              <w:t>0.63</w:t>
            </w:r>
          </w:p>
        </w:tc>
        <w:tc>
          <w:tcPr>
            <w:tcW w:w="1012" w:type="dxa"/>
            <w:tcBorders>
              <w:top w:val="nil"/>
              <w:bottom w:val="single" w:sz="4" w:space="0" w:color="auto"/>
            </w:tcBorders>
            <w:vAlign w:val="center"/>
            <w:tcPrChange w:id="1578" w:author="Garcia Carreras, Bernardo" w:date="2017-03-15T16:11:00Z">
              <w:tcPr>
                <w:tcW w:w="1227" w:type="dxa"/>
                <w:gridSpan w:val="2"/>
                <w:tcBorders>
                  <w:top w:val="nil"/>
                  <w:bottom w:val="single" w:sz="4" w:space="0" w:color="auto"/>
                </w:tcBorders>
                <w:vAlign w:val="center"/>
              </w:tcPr>
            </w:tcPrChange>
          </w:tcPr>
          <w:p w:rsidR="00756992" w:rsidRDefault="00262E4C">
            <w:pPr>
              <w:jc w:val="center"/>
              <w:rPr>
                <w:rFonts w:ascii="Times New Roman" w:hAnsi="Times New Roman" w:cs="Times New Roman"/>
                <w:sz w:val="24"/>
                <w:szCs w:val="24"/>
              </w:rPr>
              <w:pPrChange w:id="1579" w:author="Garcia Carreras, Bernardo" w:date="2017-03-15T20:33:00Z">
                <w:pPr>
                  <w:spacing w:after="200" w:line="276" w:lineRule="auto"/>
                </w:pPr>
              </w:pPrChange>
            </w:pPr>
            <w:ins w:id="1580" w:author="Garcia Carreras, Bernardo" w:date="2017-03-14T14:19:00Z">
              <w:r>
                <w:rPr>
                  <w:rFonts w:ascii="Times New Roman" w:hAnsi="Times New Roman" w:cs="Times New Roman"/>
                  <w:sz w:val="24"/>
                  <w:szCs w:val="24"/>
                </w:rPr>
                <w:t>0.12</w:t>
              </w:r>
            </w:ins>
          </w:p>
        </w:tc>
        <w:tc>
          <w:tcPr>
            <w:tcW w:w="1012" w:type="dxa"/>
            <w:tcBorders>
              <w:top w:val="nil"/>
              <w:bottom w:val="single" w:sz="4" w:space="0" w:color="auto"/>
            </w:tcBorders>
            <w:vAlign w:val="center"/>
            <w:tcPrChange w:id="1581" w:author="Garcia Carreras, Bernardo" w:date="2017-03-15T16:11:00Z">
              <w:tcPr>
                <w:tcW w:w="1227" w:type="dxa"/>
                <w:tcBorders>
                  <w:top w:val="nil"/>
                  <w:bottom w:val="single" w:sz="4" w:space="0" w:color="auto"/>
                </w:tcBorders>
                <w:vAlign w:val="center"/>
              </w:tcPr>
            </w:tcPrChange>
          </w:tcPr>
          <w:p w:rsidR="00756992" w:rsidRDefault="00262E4C">
            <w:pPr>
              <w:jc w:val="center"/>
              <w:rPr>
                <w:rFonts w:ascii="Times New Roman" w:hAnsi="Times New Roman" w:cs="Times New Roman"/>
                <w:sz w:val="24"/>
                <w:szCs w:val="24"/>
              </w:rPr>
              <w:pPrChange w:id="1582" w:author="Garcia Carreras, Bernardo" w:date="2017-03-15T20:33:00Z">
                <w:pPr>
                  <w:spacing w:after="200" w:line="276" w:lineRule="auto"/>
                </w:pPr>
              </w:pPrChange>
            </w:pPr>
            <w:r w:rsidRPr="0007642A">
              <w:rPr>
                <w:rFonts w:ascii="Times New Roman" w:hAnsi="Times New Roman" w:cs="Times New Roman"/>
                <w:sz w:val="24"/>
                <w:szCs w:val="24"/>
              </w:rPr>
              <w:t>30</w:t>
            </w:r>
          </w:p>
        </w:tc>
      </w:tr>
      <w:tr w:rsidR="00262E4C" w:rsidTr="00600701">
        <w:trPr>
          <w:ins w:id="1583" w:author="Garcia Carreras, Bernardo" w:date="2017-03-14T14:16:00Z"/>
        </w:trPr>
        <w:tc>
          <w:tcPr>
            <w:tcW w:w="9180" w:type="dxa"/>
            <w:gridSpan w:val="8"/>
            <w:tcBorders>
              <w:top w:val="single" w:sz="4" w:space="0" w:color="auto"/>
            </w:tcBorders>
          </w:tcPr>
          <w:p w:rsidR="00262E4C" w:rsidRPr="0007642A" w:rsidRDefault="00262E4C" w:rsidP="00924FFC">
            <w:pPr>
              <w:rPr>
                <w:ins w:id="1584" w:author="Garcia Carreras, Bernardo" w:date="2017-03-14T14:16:00Z"/>
                <w:rFonts w:ascii="Times New Roman" w:hAnsi="Times New Roman" w:cs="Times New Roman"/>
                <w:sz w:val="24"/>
                <w:szCs w:val="24"/>
              </w:rPr>
            </w:pPr>
            <w:ins w:id="1585" w:author="Garcia Carreras, Bernardo" w:date="2017-03-14T14:24:00Z">
              <w:r>
                <w:rPr>
                  <w:rFonts w:ascii="Calibri" w:eastAsia="Times New Roman" w:hAnsi="Calibri" w:cs="Times New Roman"/>
                  <w:i/>
                  <w:sz w:val="24"/>
                  <w:szCs w:val="24"/>
                </w:rPr>
                <w:t>By nutrient concentration</w:t>
              </w:r>
            </w:ins>
          </w:p>
        </w:tc>
      </w:tr>
      <w:tr w:rsidR="00262E4C" w:rsidTr="00262E4C">
        <w:tc>
          <w:tcPr>
            <w:tcW w:w="1882" w:type="dxa"/>
            <w:tcBorders>
              <w:top w:val="single" w:sz="4" w:space="0" w:color="auto"/>
            </w:tcBorders>
            <w:tcPrChange w:id="1586" w:author="Garcia Carreras, Bernardo" w:date="2017-03-15T16:11:00Z">
              <w:tcPr>
                <w:tcW w:w="1882" w:type="dxa"/>
                <w:tcBorders>
                  <w:top w:val="single" w:sz="4" w:space="0" w:color="auto"/>
                </w:tcBorders>
              </w:tcPr>
            </w:tcPrChange>
          </w:tcPr>
          <w:p w:rsidR="00262E4C" w:rsidRPr="0007642A" w:rsidRDefault="00262E4C" w:rsidP="00924FFC">
            <w:pPr>
              <w:rPr>
                <w:rFonts w:ascii="Times New Roman" w:hAnsi="Times New Roman" w:cs="Times New Roman"/>
                <w:sz w:val="24"/>
                <w:szCs w:val="24"/>
              </w:rPr>
            </w:pPr>
            <m:oMath>
              <w:ins w:id="1587" w:author="Garcia Carreras, Bernardo" w:date="2017-03-14T14:15:00Z">
                <m:r>
                  <m:rPr>
                    <m:nor/>
                  </m:rPr>
                  <w:rPr>
                    <w:rFonts w:ascii="Cambria Math" w:hAnsi="Cambria Math" w:cs="Times New Roman"/>
                    <w:sz w:val="24"/>
                    <w:szCs w:val="24"/>
                  </w:rPr>
                  <m:t>P</m:t>
                </m:r>
              </w:ins>
              <w:ins w:id="1588" w:author="Garcia Carreras, Bernardo" w:date="2017-03-14T14:16:00Z">
                <m:r>
                  <w:rPr>
                    <w:rFonts w:ascii="Cambria Math" w:hAnsi="Cambria Math" w:cs="Times New Roman"/>
                    <w:sz w:val="24"/>
                    <w:szCs w:val="24"/>
                  </w:rPr>
                  <m:t>=1</m:t>
                </m:r>
              </w:ins>
              <w:ins w:id="1589" w:author="Garcia Carreras, Bernardo" w:date="2017-03-14T21:14:00Z"/>
            </m:oMath>
            <w:r>
              <w:rPr>
                <w:rFonts w:ascii="Times New Roman" w:hAnsi="Times New Roman" w:cs="Times New Roman"/>
                <w:sz w:val="24"/>
                <w:szCs w:val="24"/>
              </w:rPr>
              <w:t xml:space="preserve"> μmol·</w:t>
            </w:r>
            <w:ins w:id="1590" w:author="Garcia Carreras, Bernardo" w:date="2017-03-14T21:15:00Z">
              <w:r>
                <w:rPr>
                  <w:rFonts w:ascii="Times New Roman" w:hAnsi="Times New Roman" w:cs="Times New Roman"/>
                  <w:sz w:val="24"/>
                  <w:szCs w:val="24"/>
                </w:rPr>
                <w:t>L</w:t>
              </w:r>
              <w:r>
                <w:rPr>
                  <w:rFonts w:ascii="Times New Roman" w:hAnsi="Times New Roman" w:cs="Times New Roman"/>
                  <w:sz w:val="24"/>
                  <w:szCs w:val="24"/>
                  <w:vertAlign w:val="superscript"/>
                </w:rPr>
                <w:t>-1</w:t>
              </w:r>
            </w:ins>
            <w:del w:id="1591" w:author="Garcia Carreras, Bernardo" w:date="2017-03-14T14:15:00Z">
              <w:r w:rsidRPr="0007642A" w:rsidDel="00616F28">
                <w:rPr>
                  <w:rFonts w:ascii="Times New Roman" w:hAnsi="Times New Roman" w:cs="Times New Roman"/>
                  <w:sz w:val="24"/>
                  <w:szCs w:val="24"/>
                </w:rPr>
                <w:delText xml:space="preserve">T </w:delText>
              </w:r>
            </w:del>
            <w:del w:id="1592" w:author="Garcia Carreras, Bernardo" w:date="2017-03-14T14:16:00Z">
              <w:r w:rsidRPr="0007642A" w:rsidDel="00616F28">
                <w:rPr>
                  <w:rFonts w:ascii="Times New Roman" w:hAnsi="Times New Roman" w:cs="Times New Roman"/>
                  <w:sz w:val="24"/>
                  <w:szCs w:val="24"/>
                </w:rPr>
                <w:delText>= 1</w:delText>
              </w:r>
            </w:del>
            <w:del w:id="1593" w:author="Garcia Carreras, Bernardo" w:date="2017-03-14T14:15:00Z">
              <w:r w:rsidRPr="0007642A" w:rsidDel="00616F28">
                <w:rPr>
                  <w:rFonts w:ascii="Times New Roman" w:hAnsi="Times New Roman" w:cs="Times New Roman"/>
                  <w:sz w:val="24"/>
                  <w:szCs w:val="24"/>
                </w:rPr>
                <w:delText>5</w:delText>
              </w:r>
            </w:del>
          </w:p>
        </w:tc>
        <w:tc>
          <w:tcPr>
            <w:tcW w:w="1226" w:type="dxa"/>
            <w:tcBorders>
              <w:top w:val="single" w:sz="4" w:space="0" w:color="auto"/>
            </w:tcBorders>
            <w:tcPrChange w:id="1594" w:author="Garcia Carreras, Bernardo" w:date="2017-03-15T16:11:00Z">
              <w:tcPr>
                <w:tcW w:w="1226" w:type="dxa"/>
                <w:tcBorders>
                  <w:top w:val="single" w:sz="4" w:space="0" w:color="auto"/>
                </w:tcBorders>
              </w:tcPr>
            </w:tcPrChange>
          </w:tcPr>
          <w:p w:rsidR="00262E4C" w:rsidRDefault="00262E4C" w:rsidP="00924FFC">
            <w:pPr>
              <w:jc w:val="center"/>
              <w:rPr>
                <w:rFonts w:ascii="Times New Roman" w:hAnsi="Times New Roman" w:cs="Times New Roman"/>
                <w:sz w:val="24"/>
                <w:szCs w:val="24"/>
              </w:rPr>
            </w:pPr>
            <w:ins w:id="1595" w:author="Garcia Carreras, Bernardo" w:date="2017-03-15T13:56:00Z">
              <w:r>
                <w:rPr>
                  <w:rFonts w:ascii="Times New Roman" w:hAnsi="Times New Roman" w:cs="Times New Roman"/>
                  <w:sz w:val="24"/>
                  <w:szCs w:val="24"/>
                </w:rPr>
                <w:t>0.70</w:t>
              </w:r>
            </w:ins>
          </w:p>
        </w:tc>
        <w:tc>
          <w:tcPr>
            <w:tcW w:w="1012" w:type="dxa"/>
            <w:tcBorders>
              <w:top w:val="single" w:sz="4" w:space="0" w:color="auto"/>
            </w:tcBorders>
            <w:tcPrChange w:id="1596" w:author="Garcia Carreras, Bernardo" w:date="2017-03-15T16:11:00Z">
              <w:tcPr>
                <w:tcW w:w="1227" w:type="dxa"/>
                <w:tcBorders>
                  <w:top w:val="single" w:sz="4" w:space="0" w:color="auto"/>
                </w:tcBorders>
              </w:tcPr>
            </w:tcPrChange>
          </w:tcPr>
          <w:p w:rsidR="00262E4C" w:rsidRDefault="00262E4C" w:rsidP="00924FFC">
            <w:pPr>
              <w:jc w:val="center"/>
              <w:rPr>
                <w:rFonts w:ascii="Times New Roman" w:hAnsi="Times New Roman" w:cs="Times New Roman"/>
                <w:sz w:val="24"/>
                <w:szCs w:val="24"/>
              </w:rPr>
            </w:pPr>
            <w:ins w:id="1597" w:author="Garcia Carreras, Bernardo" w:date="2017-03-15T16:13:00Z">
              <w:r>
                <w:rPr>
                  <w:rFonts w:ascii="Times New Roman" w:hAnsi="Times New Roman" w:cs="Times New Roman"/>
                  <w:sz w:val="24"/>
                  <w:szCs w:val="24"/>
                </w:rPr>
                <w:t>0.57</w:t>
              </w:r>
            </w:ins>
          </w:p>
        </w:tc>
        <w:tc>
          <w:tcPr>
            <w:tcW w:w="1012" w:type="dxa"/>
            <w:tcBorders>
              <w:top w:val="single" w:sz="4" w:space="0" w:color="auto"/>
            </w:tcBorders>
            <w:vAlign w:val="center"/>
            <w:tcPrChange w:id="1598" w:author="Garcia Carreras, Bernardo" w:date="2017-03-15T16:11:00Z">
              <w:tcPr>
                <w:tcW w:w="1227" w:type="dxa"/>
                <w:tcBorders>
                  <w:top w:val="single" w:sz="4" w:space="0" w:color="auto"/>
                </w:tcBorders>
                <w:vAlign w:val="center"/>
              </w:tcPr>
            </w:tcPrChange>
          </w:tcPr>
          <w:p w:rsidR="00756992" w:rsidRDefault="00262E4C">
            <w:pPr>
              <w:jc w:val="center"/>
              <w:rPr>
                <w:rFonts w:ascii="Times New Roman" w:hAnsi="Times New Roman" w:cs="Times New Roman"/>
                <w:sz w:val="24"/>
                <w:szCs w:val="24"/>
              </w:rPr>
              <w:pPrChange w:id="1599" w:author="Garcia Carreras, Bernardo" w:date="2017-03-15T20:33:00Z">
                <w:pPr>
                  <w:spacing w:after="200" w:line="276" w:lineRule="auto"/>
                </w:pPr>
              </w:pPrChange>
            </w:pPr>
            <w:ins w:id="1600" w:author="Garcia Carreras, Bernardo" w:date="2017-03-14T14:19:00Z">
              <w:r>
                <w:rPr>
                  <w:rFonts w:ascii="Times New Roman" w:hAnsi="Times New Roman" w:cs="Times New Roman"/>
                  <w:sz w:val="24"/>
                  <w:szCs w:val="24"/>
                </w:rPr>
                <w:t>0.60</w:t>
              </w:r>
            </w:ins>
            <w:del w:id="1601" w:author="Garcia Carreras, Bernardo" w:date="2017-03-14T14:13:00Z">
              <w:r w:rsidRPr="0007642A" w:rsidDel="00616F28">
                <w:rPr>
                  <w:rFonts w:ascii="Times New Roman" w:hAnsi="Times New Roman" w:cs="Times New Roman"/>
                  <w:sz w:val="24"/>
                  <w:szCs w:val="24"/>
                </w:rPr>
                <w:delText>0.49</w:delText>
              </w:r>
            </w:del>
          </w:p>
        </w:tc>
        <w:tc>
          <w:tcPr>
            <w:tcW w:w="1012" w:type="dxa"/>
            <w:tcBorders>
              <w:top w:val="single" w:sz="4" w:space="0" w:color="auto"/>
            </w:tcBorders>
            <w:vAlign w:val="center"/>
            <w:tcPrChange w:id="1602" w:author="Garcia Carreras, Bernardo" w:date="2017-03-15T16:11:00Z">
              <w:tcPr>
                <w:tcW w:w="1227" w:type="dxa"/>
                <w:tcBorders>
                  <w:top w:val="single" w:sz="4" w:space="0" w:color="auto"/>
                </w:tcBorders>
                <w:vAlign w:val="center"/>
              </w:tcPr>
            </w:tcPrChange>
          </w:tcPr>
          <w:p w:rsidR="00756992" w:rsidRDefault="00262E4C">
            <w:pPr>
              <w:jc w:val="center"/>
              <w:rPr>
                <w:rFonts w:ascii="Times New Roman" w:hAnsi="Times New Roman" w:cs="Times New Roman"/>
                <w:sz w:val="24"/>
                <w:szCs w:val="24"/>
              </w:rPr>
              <w:pPrChange w:id="1603" w:author="Garcia Carreras, Bernardo" w:date="2017-03-15T20:33:00Z">
                <w:pPr>
                  <w:spacing w:after="200" w:line="276" w:lineRule="auto"/>
                </w:pPr>
              </w:pPrChange>
            </w:pPr>
            <w:ins w:id="1604" w:author="Garcia Carreras, Bernardo" w:date="2017-03-14T14:19:00Z">
              <w:r>
                <w:rPr>
                  <w:rFonts w:ascii="Times New Roman" w:hAnsi="Times New Roman" w:cs="Times New Roman"/>
                  <w:sz w:val="24"/>
                  <w:szCs w:val="24"/>
                </w:rPr>
                <w:t>0.40</w:t>
              </w:r>
            </w:ins>
            <w:del w:id="1605" w:author="Garcia Carreras, Bernardo" w:date="2017-03-14T14:13:00Z">
              <w:r w:rsidRPr="0007642A" w:rsidDel="00616F28">
                <w:rPr>
                  <w:rFonts w:ascii="Times New Roman" w:hAnsi="Times New Roman" w:cs="Times New Roman"/>
                  <w:sz w:val="24"/>
                  <w:szCs w:val="24"/>
                </w:rPr>
                <w:delText>0.18</w:delText>
              </w:r>
            </w:del>
          </w:p>
        </w:tc>
        <w:tc>
          <w:tcPr>
            <w:tcW w:w="1012" w:type="dxa"/>
            <w:tcBorders>
              <w:top w:val="single" w:sz="4" w:space="0" w:color="auto"/>
            </w:tcBorders>
            <w:vAlign w:val="center"/>
            <w:tcPrChange w:id="1606" w:author="Garcia Carreras, Bernardo" w:date="2017-03-15T16:11:00Z">
              <w:tcPr>
                <w:tcW w:w="1226" w:type="dxa"/>
                <w:tcBorders>
                  <w:top w:val="single" w:sz="4" w:space="0" w:color="auto"/>
                </w:tcBorders>
                <w:vAlign w:val="center"/>
              </w:tcPr>
            </w:tcPrChange>
          </w:tcPr>
          <w:p w:rsidR="00756992" w:rsidRDefault="00262E4C">
            <w:pPr>
              <w:jc w:val="center"/>
              <w:rPr>
                <w:rFonts w:ascii="Times New Roman" w:hAnsi="Times New Roman" w:cs="Times New Roman"/>
                <w:sz w:val="24"/>
                <w:szCs w:val="24"/>
              </w:rPr>
              <w:pPrChange w:id="1607" w:author="Garcia Carreras, Bernardo" w:date="2017-03-15T20:33:00Z">
                <w:pPr>
                  <w:spacing w:after="200" w:line="276" w:lineRule="auto"/>
                </w:pPr>
              </w:pPrChange>
            </w:pPr>
            <w:r w:rsidRPr="0007642A">
              <w:rPr>
                <w:rFonts w:ascii="Times New Roman" w:hAnsi="Times New Roman" w:cs="Times New Roman"/>
                <w:sz w:val="24"/>
                <w:szCs w:val="24"/>
              </w:rPr>
              <w:t>0.67</w:t>
            </w:r>
          </w:p>
        </w:tc>
        <w:tc>
          <w:tcPr>
            <w:tcW w:w="1012" w:type="dxa"/>
            <w:tcBorders>
              <w:top w:val="single" w:sz="4" w:space="0" w:color="auto"/>
            </w:tcBorders>
            <w:vAlign w:val="center"/>
            <w:tcPrChange w:id="1608" w:author="Garcia Carreras, Bernardo" w:date="2017-03-15T16:11:00Z">
              <w:tcPr>
                <w:tcW w:w="1227" w:type="dxa"/>
                <w:gridSpan w:val="2"/>
                <w:tcBorders>
                  <w:top w:val="single" w:sz="4" w:space="0" w:color="auto"/>
                </w:tcBorders>
                <w:vAlign w:val="center"/>
              </w:tcPr>
            </w:tcPrChange>
          </w:tcPr>
          <w:p w:rsidR="00756992" w:rsidRDefault="00262E4C">
            <w:pPr>
              <w:jc w:val="center"/>
              <w:rPr>
                <w:rFonts w:ascii="Times New Roman" w:hAnsi="Times New Roman" w:cs="Times New Roman"/>
                <w:sz w:val="24"/>
                <w:szCs w:val="24"/>
              </w:rPr>
              <w:pPrChange w:id="1609" w:author="Garcia Carreras, Bernardo" w:date="2017-03-15T20:33:00Z">
                <w:pPr>
                  <w:spacing w:after="200" w:line="276" w:lineRule="auto"/>
                </w:pPr>
              </w:pPrChange>
            </w:pPr>
            <w:ins w:id="1610" w:author="Garcia Carreras, Bernardo" w:date="2017-03-14T14:19:00Z">
              <w:r>
                <w:rPr>
                  <w:rFonts w:ascii="Times New Roman" w:hAnsi="Times New Roman" w:cs="Times New Roman"/>
                  <w:sz w:val="24"/>
                  <w:szCs w:val="24"/>
                </w:rPr>
                <w:t>0.03</w:t>
              </w:r>
            </w:ins>
          </w:p>
        </w:tc>
        <w:tc>
          <w:tcPr>
            <w:tcW w:w="1012" w:type="dxa"/>
            <w:tcBorders>
              <w:top w:val="single" w:sz="4" w:space="0" w:color="auto"/>
            </w:tcBorders>
            <w:vAlign w:val="center"/>
            <w:tcPrChange w:id="1611" w:author="Garcia Carreras, Bernardo" w:date="2017-03-15T16:11:00Z">
              <w:tcPr>
                <w:tcW w:w="1227" w:type="dxa"/>
                <w:tcBorders>
                  <w:top w:val="single" w:sz="4" w:space="0" w:color="auto"/>
                </w:tcBorders>
                <w:vAlign w:val="center"/>
              </w:tcPr>
            </w:tcPrChange>
          </w:tcPr>
          <w:p w:rsidR="00756992" w:rsidRDefault="00262E4C">
            <w:pPr>
              <w:jc w:val="center"/>
              <w:rPr>
                <w:rFonts w:ascii="Times New Roman" w:hAnsi="Times New Roman" w:cs="Times New Roman"/>
                <w:sz w:val="24"/>
                <w:szCs w:val="24"/>
              </w:rPr>
              <w:pPrChange w:id="1612" w:author="Garcia Carreras, Bernardo" w:date="2017-03-15T20:33:00Z">
                <w:pPr>
                  <w:spacing w:after="200" w:line="276" w:lineRule="auto"/>
                </w:pPr>
              </w:pPrChange>
            </w:pPr>
            <w:r w:rsidRPr="0007642A">
              <w:rPr>
                <w:rFonts w:ascii="Times New Roman" w:hAnsi="Times New Roman" w:cs="Times New Roman"/>
                <w:sz w:val="24"/>
                <w:szCs w:val="24"/>
              </w:rPr>
              <w:t>30</w:t>
            </w:r>
          </w:p>
        </w:tc>
      </w:tr>
      <w:tr w:rsidR="00262E4C" w:rsidTr="00262E4C">
        <w:tc>
          <w:tcPr>
            <w:tcW w:w="1882" w:type="dxa"/>
            <w:tcBorders>
              <w:bottom w:val="single" w:sz="2" w:space="0" w:color="auto"/>
            </w:tcBorders>
            <w:tcPrChange w:id="1613" w:author="Garcia Carreras, Bernardo" w:date="2017-03-15T16:11:00Z">
              <w:tcPr>
                <w:tcW w:w="1882" w:type="dxa"/>
                <w:tcBorders>
                  <w:bottom w:val="single" w:sz="2" w:space="0" w:color="auto"/>
                </w:tcBorders>
              </w:tcPr>
            </w:tcPrChange>
          </w:tcPr>
          <w:p w:rsidR="00262E4C" w:rsidRPr="0007642A" w:rsidRDefault="00262E4C" w:rsidP="00924FFC">
            <w:pPr>
              <w:rPr>
                <w:rFonts w:ascii="Times New Roman" w:hAnsi="Times New Roman" w:cs="Times New Roman"/>
                <w:sz w:val="24"/>
                <w:szCs w:val="24"/>
              </w:rPr>
            </w:pPr>
            <m:oMath>
              <w:ins w:id="1614" w:author="Garcia Carreras, Bernardo" w:date="2017-03-14T14:16:00Z">
                <m:r>
                  <m:rPr>
                    <m:nor/>
                  </m:rPr>
                  <w:rPr>
                    <w:rFonts w:ascii="Cambria Math" w:hAnsi="Cambria Math" w:cs="Times New Roman"/>
                    <w:sz w:val="24"/>
                    <w:szCs w:val="24"/>
                  </w:rPr>
                  <m:t>P</m:t>
                </m:r>
                <m:r>
                  <w:rPr>
                    <w:rFonts w:ascii="Cambria Math" w:hAnsi="Cambria Math" w:cs="Times New Roman"/>
                    <w:sz w:val="24"/>
                    <w:szCs w:val="24"/>
                  </w:rPr>
                  <m:t>=30</m:t>
                </m:r>
              </w:ins>
              <w:ins w:id="1615" w:author="Garcia Carreras, Bernardo" w:date="2017-03-14T21:15:00Z"/>
            </m:oMath>
            <w:r>
              <w:rPr>
                <w:rFonts w:ascii="Times New Roman" w:hAnsi="Times New Roman" w:cs="Times New Roman"/>
                <w:sz w:val="24"/>
                <w:szCs w:val="24"/>
              </w:rPr>
              <w:t xml:space="preserve"> μmol·L</w:t>
            </w:r>
            <w:ins w:id="1616" w:author="Garcia Carreras, Bernardo" w:date="2017-03-14T21:15:00Z">
              <w:r>
                <w:rPr>
                  <w:rFonts w:ascii="Times New Roman" w:hAnsi="Times New Roman" w:cs="Times New Roman"/>
                  <w:sz w:val="24"/>
                  <w:szCs w:val="24"/>
                  <w:vertAlign w:val="superscript"/>
                </w:rPr>
                <w:t>-1</w:t>
              </w:r>
            </w:ins>
            <w:del w:id="1617" w:author="Garcia Carreras, Bernardo" w:date="2017-03-14T14:15:00Z">
              <w:r w:rsidRPr="0007642A" w:rsidDel="00616F28">
                <w:rPr>
                  <w:rFonts w:ascii="Times New Roman" w:hAnsi="Times New Roman" w:cs="Times New Roman"/>
                  <w:sz w:val="24"/>
                  <w:szCs w:val="24"/>
                </w:rPr>
                <w:delText xml:space="preserve">T </w:delText>
              </w:r>
            </w:del>
            <w:del w:id="1618" w:author="Garcia Carreras, Bernardo" w:date="2017-03-14T14:16:00Z">
              <w:r w:rsidRPr="0007642A" w:rsidDel="00616F28">
                <w:rPr>
                  <w:rFonts w:ascii="Times New Roman" w:hAnsi="Times New Roman" w:cs="Times New Roman"/>
                  <w:sz w:val="24"/>
                  <w:szCs w:val="24"/>
                </w:rPr>
                <w:delText xml:space="preserve">= </w:delText>
              </w:r>
            </w:del>
            <w:del w:id="1619" w:author="Garcia Carreras, Bernardo" w:date="2017-03-14T14:15:00Z">
              <w:r w:rsidRPr="0007642A" w:rsidDel="00616F28">
                <w:rPr>
                  <w:rFonts w:ascii="Times New Roman" w:hAnsi="Times New Roman" w:cs="Times New Roman"/>
                  <w:sz w:val="24"/>
                  <w:szCs w:val="24"/>
                </w:rPr>
                <w:delText>25</w:delText>
              </w:r>
            </w:del>
          </w:p>
        </w:tc>
        <w:tc>
          <w:tcPr>
            <w:tcW w:w="1226" w:type="dxa"/>
            <w:tcBorders>
              <w:bottom w:val="single" w:sz="2" w:space="0" w:color="auto"/>
            </w:tcBorders>
            <w:tcPrChange w:id="1620" w:author="Garcia Carreras, Bernardo" w:date="2017-03-15T16:11:00Z">
              <w:tcPr>
                <w:tcW w:w="1226" w:type="dxa"/>
                <w:tcBorders>
                  <w:bottom w:val="single" w:sz="2" w:space="0" w:color="auto"/>
                </w:tcBorders>
              </w:tcPr>
            </w:tcPrChange>
          </w:tcPr>
          <w:p w:rsidR="00262E4C" w:rsidRDefault="00262E4C" w:rsidP="00924FFC">
            <w:pPr>
              <w:jc w:val="center"/>
              <w:rPr>
                <w:rFonts w:ascii="Times New Roman" w:hAnsi="Times New Roman" w:cs="Times New Roman"/>
                <w:sz w:val="24"/>
                <w:szCs w:val="24"/>
              </w:rPr>
            </w:pPr>
            <w:ins w:id="1621" w:author="Garcia Carreras, Bernardo" w:date="2017-03-15T13:56:00Z">
              <w:r>
                <w:rPr>
                  <w:rFonts w:ascii="Times New Roman" w:hAnsi="Times New Roman" w:cs="Times New Roman"/>
                  <w:sz w:val="24"/>
                  <w:szCs w:val="24"/>
                </w:rPr>
                <w:t>0.70</w:t>
              </w:r>
            </w:ins>
          </w:p>
        </w:tc>
        <w:tc>
          <w:tcPr>
            <w:tcW w:w="1012" w:type="dxa"/>
            <w:tcBorders>
              <w:bottom w:val="single" w:sz="2" w:space="0" w:color="auto"/>
            </w:tcBorders>
            <w:tcPrChange w:id="1622" w:author="Garcia Carreras, Bernardo" w:date="2017-03-15T16:11:00Z">
              <w:tcPr>
                <w:tcW w:w="1227" w:type="dxa"/>
                <w:tcBorders>
                  <w:bottom w:val="single" w:sz="2" w:space="0" w:color="auto"/>
                </w:tcBorders>
              </w:tcPr>
            </w:tcPrChange>
          </w:tcPr>
          <w:p w:rsidR="00262E4C" w:rsidRDefault="00262E4C" w:rsidP="00924FFC">
            <w:pPr>
              <w:jc w:val="center"/>
              <w:rPr>
                <w:rFonts w:ascii="Times New Roman" w:hAnsi="Times New Roman" w:cs="Times New Roman"/>
                <w:sz w:val="24"/>
                <w:szCs w:val="24"/>
              </w:rPr>
            </w:pPr>
            <w:ins w:id="1623" w:author="Garcia Carreras, Bernardo" w:date="2017-03-15T16:13:00Z">
              <w:r>
                <w:rPr>
                  <w:rFonts w:ascii="Times New Roman" w:hAnsi="Times New Roman" w:cs="Times New Roman"/>
                  <w:sz w:val="24"/>
                  <w:szCs w:val="24"/>
                </w:rPr>
                <w:t>0.67</w:t>
              </w:r>
            </w:ins>
          </w:p>
        </w:tc>
        <w:tc>
          <w:tcPr>
            <w:tcW w:w="1012" w:type="dxa"/>
            <w:tcBorders>
              <w:bottom w:val="single" w:sz="2" w:space="0" w:color="auto"/>
            </w:tcBorders>
            <w:vAlign w:val="center"/>
            <w:tcPrChange w:id="1624" w:author="Garcia Carreras, Bernardo" w:date="2017-03-15T16:11:00Z">
              <w:tcPr>
                <w:tcW w:w="1227" w:type="dxa"/>
                <w:tcBorders>
                  <w:bottom w:val="single" w:sz="2" w:space="0" w:color="auto"/>
                </w:tcBorders>
                <w:vAlign w:val="center"/>
              </w:tcPr>
            </w:tcPrChange>
          </w:tcPr>
          <w:p w:rsidR="00756992" w:rsidRDefault="00262E4C">
            <w:pPr>
              <w:jc w:val="center"/>
              <w:rPr>
                <w:rFonts w:ascii="Times New Roman" w:hAnsi="Times New Roman" w:cs="Times New Roman"/>
                <w:sz w:val="24"/>
                <w:szCs w:val="24"/>
              </w:rPr>
              <w:pPrChange w:id="1625" w:author="Garcia Carreras, Bernardo" w:date="2017-03-15T20:33:00Z">
                <w:pPr>
                  <w:spacing w:after="200" w:line="276" w:lineRule="auto"/>
                </w:pPr>
              </w:pPrChange>
            </w:pPr>
            <w:ins w:id="1626" w:author="Garcia Carreras, Bernardo" w:date="2017-03-14T14:19:00Z">
              <w:r>
                <w:rPr>
                  <w:rFonts w:ascii="Times New Roman" w:hAnsi="Times New Roman" w:cs="Times New Roman"/>
                  <w:sz w:val="24"/>
                  <w:szCs w:val="24"/>
                </w:rPr>
                <w:t>0.60</w:t>
              </w:r>
            </w:ins>
            <w:del w:id="1627" w:author="Garcia Carreras, Bernardo" w:date="2017-03-14T14:13:00Z">
              <w:r w:rsidRPr="0007642A" w:rsidDel="00616F28">
                <w:rPr>
                  <w:rFonts w:ascii="Times New Roman" w:hAnsi="Times New Roman" w:cs="Times New Roman"/>
                  <w:sz w:val="24"/>
                  <w:szCs w:val="24"/>
                </w:rPr>
                <w:delText>0.56</w:delText>
              </w:r>
            </w:del>
          </w:p>
        </w:tc>
        <w:tc>
          <w:tcPr>
            <w:tcW w:w="1012" w:type="dxa"/>
            <w:tcBorders>
              <w:bottom w:val="single" w:sz="2" w:space="0" w:color="auto"/>
            </w:tcBorders>
            <w:vAlign w:val="center"/>
            <w:tcPrChange w:id="1628" w:author="Garcia Carreras, Bernardo" w:date="2017-03-15T16:11:00Z">
              <w:tcPr>
                <w:tcW w:w="1227" w:type="dxa"/>
                <w:tcBorders>
                  <w:bottom w:val="single" w:sz="2" w:space="0" w:color="auto"/>
                </w:tcBorders>
                <w:vAlign w:val="center"/>
              </w:tcPr>
            </w:tcPrChange>
          </w:tcPr>
          <w:p w:rsidR="00756992" w:rsidRDefault="00262E4C">
            <w:pPr>
              <w:jc w:val="center"/>
              <w:rPr>
                <w:rFonts w:ascii="Times New Roman" w:hAnsi="Times New Roman" w:cs="Times New Roman"/>
                <w:sz w:val="24"/>
                <w:szCs w:val="24"/>
              </w:rPr>
              <w:pPrChange w:id="1629" w:author="Garcia Carreras, Bernardo" w:date="2017-03-15T20:33:00Z">
                <w:pPr>
                  <w:spacing w:after="200" w:line="276" w:lineRule="auto"/>
                </w:pPr>
              </w:pPrChange>
            </w:pPr>
            <w:ins w:id="1630" w:author="Garcia Carreras, Bernardo" w:date="2017-03-14T14:19:00Z">
              <w:r>
                <w:rPr>
                  <w:rFonts w:ascii="Times New Roman" w:hAnsi="Times New Roman" w:cs="Times New Roman"/>
                  <w:sz w:val="24"/>
                  <w:szCs w:val="24"/>
                </w:rPr>
                <w:t>0.33</w:t>
              </w:r>
            </w:ins>
            <w:del w:id="1631" w:author="Garcia Carreras, Bernardo" w:date="2017-03-14T14:13:00Z">
              <w:r w:rsidRPr="0007642A" w:rsidDel="00616F28">
                <w:rPr>
                  <w:rFonts w:ascii="Times New Roman" w:hAnsi="Times New Roman" w:cs="Times New Roman"/>
                  <w:sz w:val="24"/>
                  <w:szCs w:val="24"/>
                </w:rPr>
                <w:delText>0.21</w:delText>
              </w:r>
            </w:del>
          </w:p>
        </w:tc>
        <w:tc>
          <w:tcPr>
            <w:tcW w:w="1012" w:type="dxa"/>
            <w:tcBorders>
              <w:bottom w:val="single" w:sz="2" w:space="0" w:color="auto"/>
            </w:tcBorders>
            <w:vAlign w:val="center"/>
            <w:tcPrChange w:id="1632" w:author="Garcia Carreras, Bernardo" w:date="2017-03-15T16:11:00Z">
              <w:tcPr>
                <w:tcW w:w="1226" w:type="dxa"/>
                <w:tcBorders>
                  <w:bottom w:val="single" w:sz="2" w:space="0" w:color="auto"/>
                </w:tcBorders>
                <w:vAlign w:val="center"/>
              </w:tcPr>
            </w:tcPrChange>
          </w:tcPr>
          <w:p w:rsidR="00756992" w:rsidRDefault="00262E4C">
            <w:pPr>
              <w:jc w:val="center"/>
              <w:rPr>
                <w:rFonts w:ascii="Times New Roman" w:hAnsi="Times New Roman" w:cs="Times New Roman"/>
                <w:sz w:val="24"/>
                <w:szCs w:val="24"/>
              </w:rPr>
              <w:pPrChange w:id="1633" w:author="Garcia Carreras, Bernardo" w:date="2017-03-15T20:33:00Z">
                <w:pPr>
                  <w:spacing w:after="200" w:line="276" w:lineRule="auto"/>
                </w:pPr>
              </w:pPrChange>
            </w:pPr>
            <w:r w:rsidRPr="0007642A">
              <w:rPr>
                <w:rFonts w:ascii="Times New Roman" w:hAnsi="Times New Roman" w:cs="Times New Roman"/>
                <w:sz w:val="24"/>
                <w:szCs w:val="24"/>
              </w:rPr>
              <w:t>0.6</w:t>
            </w:r>
            <w:ins w:id="1634" w:author="Garcia Carreras, Bernardo" w:date="2017-03-14T14:19:00Z">
              <w:r>
                <w:rPr>
                  <w:rFonts w:ascii="Times New Roman" w:hAnsi="Times New Roman" w:cs="Times New Roman"/>
                  <w:sz w:val="24"/>
                  <w:szCs w:val="24"/>
                </w:rPr>
                <w:t>3</w:t>
              </w:r>
            </w:ins>
            <w:del w:id="1635" w:author="Garcia Carreras, Bernardo" w:date="2017-03-14T14:19:00Z">
              <w:r w:rsidRPr="0007642A" w:rsidDel="00616F28">
                <w:rPr>
                  <w:rFonts w:ascii="Times New Roman" w:hAnsi="Times New Roman" w:cs="Times New Roman"/>
                  <w:sz w:val="24"/>
                  <w:szCs w:val="24"/>
                </w:rPr>
                <w:delText>0</w:delText>
              </w:r>
            </w:del>
          </w:p>
        </w:tc>
        <w:tc>
          <w:tcPr>
            <w:tcW w:w="1012" w:type="dxa"/>
            <w:tcBorders>
              <w:bottom w:val="single" w:sz="2" w:space="0" w:color="auto"/>
            </w:tcBorders>
            <w:vAlign w:val="center"/>
            <w:tcPrChange w:id="1636" w:author="Garcia Carreras, Bernardo" w:date="2017-03-15T16:11:00Z">
              <w:tcPr>
                <w:tcW w:w="1227" w:type="dxa"/>
                <w:gridSpan w:val="2"/>
                <w:tcBorders>
                  <w:bottom w:val="single" w:sz="2" w:space="0" w:color="auto"/>
                </w:tcBorders>
                <w:vAlign w:val="center"/>
              </w:tcPr>
            </w:tcPrChange>
          </w:tcPr>
          <w:p w:rsidR="00756992" w:rsidRDefault="00262E4C">
            <w:pPr>
              <w:jc w:val="center"/>
              <w:rPr>
                <w:rFonts w:ascii="Times New Roman" w:hAnsi="Times New Roman" w:cs="Times New Roman"/>
                <w:sz w:val="24"/>
                <w:szCs w:val="24"/>
              </w:rPr>
              <w:pPrChange w:id="1637" w:author="Garcia Carreras, Bernardo" w:date="2017-03-15T20:33:00Z">
                <w:pPr>
                  <w:spacing w:after="200" w:line="276" w:lineRule="auto"/>
                </w:pPr>
              </w:pPrChange>
            </w:pPr>
            <w:ins w:id="1638" w:author="Garcia Carreras, Bernardo" w:date="2017-03-14T14:19:00Z">
              <w:r>
                <w:rPr>
                  <w:rFonts w:ascii="Times New Roman" w:hAnsi="Times New Roman" w:cs="Times New Roman"/>
                  <w:sz w:val="24"/>
                  <w:szCs w:val="24"/>
                </w:rPr>
                <w:t>0.09</w:t>
              </w:r>
            </w:ins>
          </w:p>
        </w:tc>
        <w:tc>
          <w:tcPr>
            <w:tcW w:w="1012" w:type="dxa"/>
            <w:tcBorders>
              <w:bottom w:val="single" w:sz="2" w:space="0" w:color="auto"/>
            </w:tcBorders>
            <w:vAlign w:val="center"/>
            <w:tcPrChange w:id="1639" w:author="Garcia Carreras, Bernardo" w:date="2017-03-15T16:11:00Z">
              <w:tcPr>
                <w:tcW w:w="1227" w:type="dxa"/>
                <w:tcBorders>
                  <w:bottom w:val="single" w:sz="2" w:space="0" w:color="auto"/>
                </w:tcBorders>
                <w:vAlign w:val="center"/>
              </w:tcPr>
            </w:tcPrChange>
          </w:tcPr>
          <w:p w:rsidR="00756992" w:rsidRDefault="00262E4C">
            <w:pPr>
              <w:jc w:val="center"/>
              <w:rPr>
                <w:rFonts w:ascii="Times New Roman" w:hAnsi="Times New Roman" w:cs="Times New Roman"/>
                <w:sz w:val="24"/>
                <w:szCs w:val="24"/>
              </w:rPr>
              <w:pPrChange w:id="1640" w:author="Garcia Carreras, Bernardo" w:date="2017-03-15T20:33:00Z">
                <w:pPr>
                  <w:spacing w:after="200" w:line="276" w:lineRule="auto"/>
                </w:pPr>
              </w:pPrChange>
            </w:pPr>
            <w:r w:rsidRPr="0007642A">
              <w:rPr>
                <w:rFonts w:ascii="Times New Roman" w:hAnsi="Times New Roman" w:cs="Times New Roman"/>
                <w:sz w:val="24"/>
                <w:szCs w:val="24"/>
              </w:rPr>
              <w:t>30</w:t>
            </w:r>
          </w:p>
        </w:tc>
      </w:tr>
      <w:tr w:rsidR="00262E4C" w:rsidTr="00600701">
        <w:trPr>
          <w:ins w:id="1641" w:author="Garcia Carreras, Bernardo" w:date="2017-03-14T14:23:00Z"/>
        </w:trPr>
        <w:tc>
          <w:tcPr>
            <w:tcW w:w="9180" w:type="dxa"/>
            <w:gridSpan w:val="8"/>
            <w:tcBorders>
              <w:top w:val="single" w:sz="2" w:space="0" w:color="auto"/>
              <w:bottom w:val="single" w:sz="2" w:space="0" w:color="auto"/>
            </w:tcBorders>
          </w:tcPr>
          <w:p w:rsidR="00262E4C" w:rsidRPr="0007642A" w:rsidRDefault="00262E4C" w:rsidP="00924FFC">
            <w:pPr>
              <w:rPr>
                <w:ins w:id="1642" w:author="Garcia Carreras, Bernardo" w:date="2017-03-14T14:23:00Z"/>
                <w:rFonts w:ascii="Times New Roman" w:hAnsi="Times New Roman" w:cs="Times New Roman"/>
                <w:sz w:val="24"/>
                <w:szCs w:val="24"/>
              </w:rPr>
            </w:pPr>
            <w:ins w:id="1643" w:author="Garcia Carreras, Bernardo" w:date="2017-03-14T14:24:00Z">
              <w:r>
                <w:rPr>
                  <w:rFonts w:ascii="Calibri" w:eastAsia="Times New Roman" w:hAnsi="Calibri" w:cs="Times New Roman"/>
                  <w:i/>
                  <w:sz w:val="24"/>
                  <w:szCs w:val="24"/>
                </w:rPr>
                <w:t>By species</w:t>
              </w:r>
            </w:ins>
          </w:p>
        </w:tc>
      </w:tr>
      <w:tr w:rsidR="00262E4C" w:rsidTr="00262E4C">
        <w:trPr>
          <w:ins w:id="1644" w:author="Garcia Carreras, Bernardo" w:date="2017-03-14T14:20:00Z"/>
        </w:trPr>
        <w:tc>
          <w:tcPr>
            <w:tcW w:w="1882" w:type="dxa"/>
            <w:tcBorders>
              <w:top w:val="single" w:sz="2" w:space="0" w:color="auto"/>
            </w:tcBorders>
            <w:vAlign w:val="bottom"/>
            <w:tcPrChange w:id="1645" w:author="Garcia Carreras, Bernardo" w:date="2017-03-15T16:11:00Z">
              <w:tcPr>
                <w:tcW w:w="1882" w:type="dxa"/>
                <w:tcBorders>
                  <w:top w:val="single" w:sz="2" w:space="0" w:color="auto"/>
                </w:tcBorders>
                <w:vAlign w:val="bottom"/>
              </w:tcPr>
            </w:tcPrChange>
          </w:tcPr>
          <w:p w:rsidR="00262E4C" w:rsidRPr="000C4871" w:rsidRDefault="00262E4C" w:rsidP="00924FFC">
            <w:pPr>
              <w:rPr>
                <w:ins w:id="1646" w:author="Garcia Carreras, Bernardo" w:date="2017-03-14T14:20:00Z"/>
                <w:rFonts w:ascii="Calibri" w:eastAsia="Times New Roman" w:hAnsi="Calibri" w:cs="Times New Roman"/>
                <w:sz w:val="24"/>
                <w:szCs w:val="24"/>
              </w:rPr>
            </w:pPr>
            <w:proofErr w:type="spellStart"/>
            <w:ins w:id="1647" w:author="Garcia Carreras, Bernardo" w:date="2017-03-14T14:20:00Z">
              <w:r w:rsidRPr="00264B7D">
                <w:rPr>
                  <w:rFonts w:ascii="Times New Roman" w:eastAsia="Times New Roman" w:hAnsi="Times New Roman" w:cs="Times New Roman"/>
                  <w:i/>
                  <w:color w:val="000000"/>
                  <w:lang w:eastAsia="en-GB"/>
                </w:rPr>
                <w:t>Ankistrodesmus</w:t>
              </w:r>
              <w:proofErr w:type="spellEnd"/>
            </w:ins>
          </w:p>
        </w:tc>
        <w:tc>
          <w:tcPr>
            <w:tcW w:w="1226" w:type="dxa"/>
            <w:tcBorders>
              <w:top w:val="single" w:sz="2" w:space="0" w:color="auto"/>
            </w:tcBorders>
            <w:tcPrChange w:id="1648" w:author="Garcia Carreras, Bernardo" w:date="2017-03-15T16:11:00Z">
              <w:tcPr>
                <w:tcW w:w="1226" w:type="dxa"/>
                <w:tcBorders>
                  <w:top w:val="single" w:sz="2" w:space="0" w:color="auto"/>
                </w:tcBorders>
              </w:tcPr>
            </w:tcPrChange>
          </w:tcPr>
          <w:p w:rsidR="00262E4C" w:rsidRDefault="00262E4C" w:rsidP="00924FFC">
            <w:pPr>
              <w:jc w:val="center"/>
              <w:rPr>
                <w:ins w:id="1649" w:author="Garcia Carreras, Bernardo" w:date="2017-03-15T13:54:00Z"/>
                <w:rFonts w:ascii="Times New Roman" w:hAnsi="Times New Roman" w:cs="Times New Roman"/>
                <w:sz w:val="24"/>
                <w:szCs w:val="24"/>
              </w:rPr>
            </w:pPr>
            <w:ins w:id="1650" w:author="Garcia Carreras, Bernardo" w:date="2017-03-15T13:55:00Z">
              <w:r>
                <w:rPr>
                  <w:rFonts w:ascii="Times New Roman" w:hAnsi="Times New Roman" w:cs="Times New Roman"/>
                  <w:sz w:val="24"/>
                  <w:szCs w:val="24"/>
                </w:rPr>
                <w:t>0.90</w:t>
              </w:r>
            </w:ins>
          </w:p>
        </w:tc>
        <w:tc>
          <w:tcPr>
            <w:tcW w:w="1012" w:type="dxa"/>
            <w:tcBorders>
              <w:top w:val="single" w:sz="2" w:space="0" w:color="auto"/>
            </w:tcBorders>
            <w:tcPrChange w:id="1651" w:author="Garcia Carreras, Bernardo" w:date="2017-03-15T16:11:00Z">
              <w:tcPr>
                <w:tcW w:w="1227" w:type="dxa"/>
                <w:tcBorders>
                  <w:top w:val="single" w:sz="2" w:space="0" w:color="auto"/>
                </w:tcBorders>
              </w:tcPr>
            </w:tcPrChange>
          </w:tcPr>
          <w:p w:rsidR="00262E4C" w:rsidRDefault="00262E4C" w:rsidP="00924FFC">
            <w:pPr>
              <w:jc w:val="center"/>
              <w:rPr>
                <w:ins w:id="1652" w:author="Garcia Carreras, Bernardo" w:date="2017-03-15T16:10:00Z"/>
                <w:rFonts w:ascii="Times New Roman" w:hAnsi="Times New Roman" w:cs="Times New Roman"/>
                <w:sz w:val="24"/>
                <w:szCs w:val="24"/>
              </w:rPr>
            </w:pPr>
            <w:ins w:id="1653" w:author="Garcia Carreras, Bernardo" w:date="2017-03-15T16:14:00Z">
              <w:r>
                <w:rPr>
                  <w:rFonts w:ascii="Times New Roman" w:hAnsi="Times New Roman" w:cs="Times New Roman"/>
                  <w:sz w:val="24"/>
                  <w:szCs w:val="24"/>
                </w:rPr>
                <w:t>0.45</w:t>
              </w:r>
            </w:ins>
          </w:p>
        </w:tc>
        <w:tc>
          <w:tcPr>
            <w:tcW w:w="1012" w:type="dxa"/>
            <w:tcBorders>
              <w:top w:val="single" w:sz="2" w:space="0" w:color="auto"/>
            </w:tcBorders>
            <w:vAlign w:val="center"/>
            <w:tcPrChange w:id="1654" w:author="Garcia Carreras, Bernardo" w:date="2017-03-15T16:11:00Z">
              <w:tcPr>
                <w:tcW w:w="1227" w:type="dxa"/>
                <w:tcBorders>
                  <w:top w:val="single" w:sz="2" w:space="0" w:color="auto"/>
                </w:tcBorders>
                <w:vAlign w:val="center"/>
              </w:tcPr>
            </w:tcPrChange>
          </w:tcPr>
          <w:p w:rsidR="00756992" w:rsidRDefault="00262E4C">
            <w:pPr>
              <w:jc w:val="center"/>
              <w:rPr>
                <w:ins w:id="1655" w:author="Garcia Carreras, Bernardo" w:date="2017-03-14T14:20:00Z"/>
                <w:rFonts w:ascii="Times New Roman" w:hAnsi="Times New Roman" w:cs="Times New Roman"/>
                <w:sz w:val="24"/>
                <w:szCs w:val="24"/>
              </w:rPr>
              <w:pPrChange w:id="1656" w:author="Garcia Carreras, Bernardo" w:date="2017-03-15T20:33:00Z">
                <w:pPr>
                  <w:spacing w:after="200" w:line="276" w:lineRule="auto"/>
                </w:pPr>
              </w:pPrChange>
            </w:pPr>
            <w:ins w:id="1657" w:author="Garcia Carreras, Bernardo" w:date="2017-03-14T14:20:00Z">
              <w:r>
                <w:rPr>
                  <w:rFonts w:ascii="Times New Roman" w:hAnsi="Times New Roman" w:cs="Times New Roman"/>
                  <w:sz w:val="24"/>
                  <w:szCs w:val="24"/>
                </w:rPr>
                <w:t>0.85</w:t>
              </w:r>
            </w:ins>
          </w:p>
        </w:tc>
        <w:tc>
          <w:tcPr>
            <w:tcW w:w="1012" w:type="dxa"/>
            <w:tcBorders>
              <w:top w:val="single" w:sz="2" w:space="0" w:color="auto"/>
            </w:tcBorders>
            <w:vAlign w:val="center"/>
            <w:tcPrChange w:id="1658" w:author="Garcia Carreras, Bernardo" w:date="2017-03-15T16:11:00Z">
              <w:tcPr>
                <w:tcW w:w="1227" w:type="dxa"/>
                <w:tcBorders>
                  <w:top w:val="single" w:sz="2" w:space="0" w:color="auto"/>
                </w:tcBorders>
                <w:vAlign w:val="center"/>
              </w:tcPr>
            </w:tcPrChange>
          </w:tcPr>
          <w:p w:rsidR="00756992" w:rsidRDefault="00262E4C">
            <w:pPr>
              <w:jc w:val="center"/>
              <w:rPr>
                <w:ins w:id="1659" w:author="Garcia Carreras, Bernardo" w:date="2017-03-14T14:20:00Z"/>
                <w:rFonts w:ascii="Times New Roman" w:hAnsi="Times New Roman" w:cs="Times New Roman"/>
                <w:sz w:val="24"/>
                <w:szCs w:val="24"/>
              </w:rPr>
              <w:pPrChange w:id="1660" w:author="Garcia Carreras, Bernardo" w:date="2017-03-15T20:33:00Z">
                <w:pPr>
                  <w:spacing w:after="200" w:line="276" w:lineRule="auto"/>
                </w:pPr>
              </w:pPrChange>
            </w:pPr>
            <w:ins w:id="1661" w:author="Garcia Carreras, Bernardo" w:date="2017-03-14T14:20:00Z">
              <w:r>
                <w:rPr>
                  <w:rFonts w:ascii="Times New Roman" w:hAnsi="Times New Roman" w:cs="Times New Roman"/>
                  <w:sz w:val="24"/>
                  <w:szCs w:val="24"/>
                </w:rPr>
                <w:t>0.35</w:t>
              </w:r>
            </w:ins>
          </w:p>
        </w:tc>
        <w:tc>
          <w:tcPr>
            <w:tcW w:w="1012" w:type="dxa"/>
            <w:tcBorders>
              <w:top w:val="single" w:sz="2" w:space="0" w:color="auto"/>
            </w:tcBorders>
            <w:vAlign w:val="center"/>
            <w:tcPrChange w:id="1662" w:author="Garcia Carreras, Bernardo" w:date="2017-03-15T16:11:00Z">
              <w:tcPr>
                <w:tcW w:w="1226" w:type="dxa"/>
                <w:tcBorders>
                  <w:top w:val="single" w:sz="2" w:space="0" w:color="auto"/>
                </w:tcBorders>
                <w:vAlign w:val="center"/>
              </w:tcPr>
            </w:tcPrChange>
          </w:tcPr>
          <w:p w:rsidR="00756992" w:rsidRDefault="00262E4C">
            <w:pPr>
              <w:jc w:val="center"/>
              <w:rPr>
                <w:ins w:id="1663" w:author="Garcia Carreras, Bernardo" w:date="2017-03-14T14:20:00Z"/>
                <w:rFonts w:ascii="Times New Roman" w:hAnsi="Times New Roman" w:cs="Times New Roman"/>
                <w:sz w:val="24"/>
                <w:szCs w:val="24"/>
              </w:rPr>
              <w:pPrChange w:id="1664" w:author="Garcia Carreras, Bernardo" w:date="2017-03-15T20:33:00Z">
                <w:pPr>
                  <w:spacing w:after="200" w:line="276" w:lineRule="auto"/>
                </w:pPr>
              </w:pPrChange>
            </w:pPr>
            <w:ins w:id="1665" w:author="Garcia Carreras, Bernardo" w:date="2017-03-14T14:21:00Z">
              <w:r>
                <w:rPr>
                  <w:rFonts w:ascii="Times New Roman" w:hAnsi="Times New Roman" w:cs="Times New Roman"/>
                  <w:sz w:val="24"/>
                  <w:szCs w:val="24"/>
                </w:rPr>
                <w:t>0.80</w:t>
              </w:r>
            </w:ins>
          </w:p>
        </w:tc>
        <w:tc>
          <w:tcPr>
            <w:tcW w:w="1012" w:type="dxa"/>
            <w:tcBorders>
              <w:top w:val="single" w:sz="2" w:space="0" w:color="auto"/>
            </w:tcBorders>
            <w:vAlign w:val="center"/>
            <w:tcPrChange w:id="1666" w:author="Garcia Carreras, Bernardo" w:date="2017-03-15T16:11:00Z">
              <w:tcPr>
                <w:tcW w:w="1227" w:type="dxa"/>
                <w:gridSpan w:val="2"/>
                <w:tcBorders>
                  <w:top w:val="single" w:sz="2" w:space="0" w:color="auto"/>
                </w:tcBorders>
                <w:vAlign w:val="center"/>
              </w:tcPr>
            </w:tcPrChange>
          </w:tcPr>
          <w:p w:rsidR="00756992" w:rsidRDefault="00262E4C">
            <w:pPr>
              <w:jc w:val="center"/>
              <w:rPr>
                <w:ins w:id="1667" w:author="Garcia Carreras, Bernardo" w:date="2017-03-14T14:20:00Z"/>
                <w:rFonts w:ascii="Times New Roman" w:hAnsi="Times New Roman" w:cs="Times New Roman"/>
                <w:sz w:val="24"/>
                <w:szCs w:val="24"/>
              </w:rPr>
              <w:pPrChange w:id="1668" w:author="Garcia Carreras, Bernardo" w:date="2017-03-15T20:33:00Z">
                <w:pPr>
                  <w:spacing w:after="200" w:line="276" w:lineRule="auto"/>
                </w:pPr>
              </w:pPrChange>
            </w:pPr>
            <w:ins w:id="1669" w:author="Garcia Carreras, Bernardo" w:date="2017-03-14T14:21:00Z">
              <w:r>
                <w:rPr>
                  <w:rFonts w:ascii="Times New Roman" w:hAnsi="Times New Roman" w:cs="Times New Roman"/>
                  <w:sz w:val="24"/>
                  <w:szCs w:val="24"/>
                </w:rPr>
                <w:t>0.04</w:t>
              </w:r>
            </w:ins>
          </w:p>
        </w:tc>
        <w:tc>
          <w:tcPr>
            <w:tcW w:w="1012" w:type="dxa"/>
            <w:tcBorders>
              <w:top w:val="single" w:sz="2" w:space="0" w:color="auto"/>
            </w:tcBorders>
            <w:vAlign w:val="center"/>
            <w:tcPrChange w:id="1670" w:author="Garcia Carreras, Bernardo" w:date="2017-03-15T16:11:00Z">
              <w:tcPr>
                <w:tcW w:w="1227" w:type="dxa"/>
                <w:tcBorders>
                  <w:top w:val="single" w:sz="2" w:space="0" w:color="auto"/>
                </w:tcBorders>
                <w:vAlign w:val="center"/>
              </w:tcPr>
            </w:tcPrChange>
          </w:tcPr>
          <w:p w:rsidR="00756992" w:rsidRDefault="00262E4C">
            <w:pPr>
              <w:jc w:val="center"/>
              <w:rPr>
                <w:ins w:id="1671" w:author="Garcia Carreras, Bernardo" w:date="2017-03-14T14:20:00Z"/>
                <w:rFonts w:ascii="Times New Roman" w:hAnsi="Times New Roman" w:cs="Times New Roman"/>
                <w:sz w:val="24"/>
                <w:szCs w:val="24"/>
              </w:rPr>
              <w:pPrChange w:id="1672" w:author="Garcia Carreras, Bernardo" w:date="2017-03-15T20:33:00Z">
                <w:pPr>
                  <w:spacing w:after="200" w:line="276" w:lineRule="auto"/>
                </w:pPr>
              </w:pPrChange>
            </w:pPr>
            <w:ins w:id="1673" w:author="Garcia Carreras, Bernardo" w:date="2017-03-14T14:21:00Z">
              <w:r>
                <w:rPr>
                  <w:rFonts w:ascii="Times New Roman" w:hAnsi="Times New Roman" w:cs="Times New Roman"/>
                  <w:sz w:val="24"/>
                  <w:szCs w:val="24"/>
                </w:rPr>
                <w:t>20</w:t>
              </w:r>
            </w:ins>
          </w:p>
        </w:tc>
      </w:tr>
      <w:tr w:rsidR="00262E4C" w:rsidTr="00262E4C">
        <w:trPr>
          <w:ins w:id="1674" w:author="Garcia Carreras, Bernardo" w:date="2017-03-14T14:20:00Z"/>
        </w:trPr>
        <w:tc>
          <w:tcPr>
            <w:tcW w:w="1882" w:type="dxa"/>
            <w:vAlign w:val="bottom"/>
            <w:tcPrChange w:id="1675" w:author="Garcia Carreras, Bernardo" w:date="2017-03-15T16:11:00Z">
              <w:tcPr>
                <w:tcW w:w="1882" w:type="dxa"/>
                <w:vAlign w:val="bottom"/>
              </w:tcPr>
            </w:tcPrChange>
          </w:tcPr>
          <w:p w:rsidR="00262E4C" w:rsidRPr="000C4871" w:rsidRDefault="00262E4C" w:rsidP="00924FFC">
            <w:pPr>
              <w:rPr>
                <w:ins w:id="1676" w:author="Garcia Carreras, Bernardo" w:date="2017-03-14T14:20:00Z"/>
                <w:rFonts w:ascii="Calibri" w:eastAsia="Times New Roman" w:hAnsi="Calibri" w:cs="Times New Roman"/>
                <w:sz w:val="24"/>
                <w:szCs w:val="24"/>
              </w:rPr>
            </w:pPr>
            <w:proofErr w:type="spellStart"/>
            <w:ins w:id="1677" w:author="Garcia Carreras, Bernardo" w:date="2017-03-14T14:20:00Z">
              <w:r w:rsidRPr="00264B7D">
                <w:rPr>
                  <w:rFonts w:ascii="Times New Roman" w:eastAsia="Times New Roman" w:hAnsi="Times New Roman" w:cs="Times New Roman"/>
                  <w:i/>
                  <w:color w:val="000000"/>
                  <w:lang w:eastAsia="en-GB"/>
                </w:rPr>
                <w:t>Chlamydomonas</w:t>
              </w:r>
              <w:proofErr w:type="spellEnd"/>
            </w:ins>
          </w:p>
        </w:tc>
        <w:tc>
          <w:tcPr>
            <w:tcW w:w="1226" w:type="dxa"/>
            <w:tcPrChange w:id="1678" w:author="Garcia Carreras, Bernardo" w:date="2017-03-15T16:11:00Z">
              <w:tcPr>
                <w:tcW w:w="1226" w:type="dxa"/>
              </w:tcPr>
            </w:tcPrChange>
          </w:tcPr>
          <w:p w:rsidR="00262E4C" w:rsidRDefault="00262E4C" w:rsidP="00924FFC">
            <w:pPr>
              <w:jc w:val="center"/>
              <w:rPr>
                <w:ins w:id="1679" w:author="Garcia Carreras, Bernardo" w:date="2017-03-15T13:54:00Z"/>
                <w:rFonts w:ascii="Times New Roman" w:hAnsi="Times New Roman" w:cs="Times New Roman"/>
                <w:sz w:val="24"/>
                <w:szCs w:val="24"/>
              </w:rPr>
            </w:pPr>
            <w:ins w:id="1680" w:author="Garcia Carreras, Bernardo" w:date="2017-03-15T13:55:00Z">
              <w:r>
                <w:rPr>
                  <w:rFonts w:ascii="Times New Roman" w:hAnsi="Times New Roman" w:cs="Times New Roman"/>
                  <w:sz w:val="24"/>
                  <w:szCs w:val="24"/>
                </w:rPr>
                <w:t>0.75</w:t>
              </w:r>
            </w:ins>
          </w:p>
        </w:tc>
        <w:tc>
          <w:tcPr>
            <w:tcW w:w="1012" w:type="dxa"/>
            <w:tcPrChange w:id="1681" w:author="Garcia Carreras, Bernardo" w:date="2017-03-15T16:11:00Z">
              <w:tcPr>
                <w:tcW w:w="1227" w:type="dxa"/>
              </w:tcPr>
            </w:tcPrChange>
          </w:tcPr>
          <w:p w:rsidR="00262E4C" w:rsidRDefault="00262E4C" w:rsidP="00924FFC">
            <w:pPr>
              <w:jc w:val="center"/>
              <w:rPr>
                <w:ins w:id="1682" w:author="Garcia Carreras, Bernardo" w:date="2017-03-15T16:10:00Z"/>
                <w:rFonts w:ascii="Times New Roman" w:hAnsi="Times New Roman" w:cs="Times New Roman"/>
                <w:sz w:val="24"/>
                <w:szCs w:val="24"/>
              </w:rPr>
            </w:pPr>
            <w:ins w:id="1683" w:author="Garcia Carreras, Bernardo" w:date="2017-03-15T16:14:00Z">
              <w:r>
                <w:rPr>
                  <w:rFonts w:ascii="Times New Roman" w:hAnsi="Times New Roman" w:cs="Times New Roman"/>
                  <w:sz w:val="24"/>
                  <w:szCs w:val="24"/>
                </w:rPr>
                <w:t>0.65</w:t>
              </w:r>
            </w:ins>
          </w:p>
        </w:tc>
        <w:tc>
          <w:tcPr>
            <w:tcW w:w="1012" w:type="dxa"/>
            <w:vAlign w:val="center"/>
            <w:tcPrChange w:id="1684" w:author="Garcia Carreras, Bernardo" w:date="2017-03-15T16:11:00Z">
              <w:tcPr>
                <w:tcW w:w="1227" w:type="dxa"/>
                <w:vAlign w:val="center"/>
              </w:tcPr>
            </w:tcPrChange>
          </w:tcPr>
          <w:p w:rsidR="00756992" w:rsidRDefault="00262E4C">
            <w:pPr>
              <w:jc w:val="center"/>
              <w:rPr>
                <w:ins w:id="1685" w:author="Garcia Carreras, Bernardo" w:date="2017-03-14T14:20:00Z"/>
                <w:rFonts w:ascii="Times New Roman" w:hAnsi="Times New Roman" w:cs="Times New Roman"/>
                <w:sz w:val="24"/>
                <w:szCs w:val="24"/>
              </w:rPr>
              <w:pPrChange w:id="1686" w:author="Garcia Carreras, Bernardo" w:date="2017-03-15T20:33:00Z">
                <w:pPr>
                  <w:spacing w:after="200" w:line="276" w:lineRule="auto"/>
                </w:pPr>
              </w:pPrChange>
            </w:pPr>
            <w:ins w:id="1687" w:author="Garcia Carreras, Bernardo" w:date="2017-03-14T14:20:00Z">
              <w:r>
                <w:rPr>
                  <w:rFonts w:ascii="Times New Roman" w:hAnsi="Times New Roman" w:cs="Times New Roman"/>
                  <w:sz w:val="24"/>
                  <w:szCs w:val="24"/>
                </w:rPr>
                <w:t>0.60</w:t>
              </w:r>
            </w:ins>
          </w:p>
        </w:tc>
        <w:tc>
          <w:tcPr>
            <w:tcW w:w="1012" w:type="dxa"/>
            <w:vAlign w:val="center"/>
            <w:tcPrChange w:id="1688" w:author="Garcia Carreras, Bernardo" w:date="2017-03-15T16:11:00Z">
              <w:tcPr>
                <w:tcW w:w="1227" w:type="dxa"/>
                <w:vAlign w:val="center"/>
              </w:tcPr>
            </w:tcPrChange>
          </w:tcPr>
          <w:p w:rsidR="00756992" w:rsidRDefault="00262E4C">
            <w:pPr>
              <w:jc w:val="center"/>
              <w:rPr>
                <w:ins w:id="1689" w:author="Garcia Carreras, Bernardo" w:date="2017-03-14T14:20:00Z"/>
                <w:rFonts w:ascii="Times New Roman" w:hAnsi="Times New Roman" w:cs="Times New Roman"/>
                <w:sz w:val="24"/>
                <w:szCs w:val="24"/>
              </w:rPr>
              <w:pPrChange w:id="1690" w:author="Garcia Carreras, Bernardo" w:date="2017-03-15T20:33:00Z">
                <w:pPr>
                  <w:spacing w:after="200" w:line="276" w:lineRule="auto"/>
                </w:pPr>
              </w:pPrChange>
            </w:pPr>
            <w:ins w:id="1691" w:author="Garcia Carreras, Bernardo" w:date="2017-03-14T14:20:00Z">
              <w:r>
                <w:rPr>
                  <w:rFonts w:ascii="Times New Roman" w:hAnsi="Times New Roman" w:cs="Times New Roman"/>
                  <w:sz w:val="24"/>
                  <w:szCs w:val="24"/>
                </w:rPr>
                <w:t>0.30</w:t>
              </w:r>
            </w:ins>
          </w:p>
        </w:tc>
        <w:tc>
          <w:tcPr>
            <w:tcW w:w="1012" w:type="dxa"/>
            <w:vAlign w:val="center"/>
            <w:tcPrChange w:id="1692" w:author="Garcia Carreras, Bernardo" w:date="2017-03-15T16:11:00Z">
              <w:tcPr>
                <w:tcW w:w="1226" w:type="dxa"/>
                <w:vAlign w:val="center"/>
              </w:tcPr>
            </w:tcPrChange>
          </w:tcPr>
          <w:p w:rsidR="00756992" w:rsidRDefault="00262E4C">
            <w:pPr>
              <w:jc w:val="center"/>
              <w:rPr>
                <w:ins w:id="1693" w:author="Garcia Carreras, Bernardo" w:date="2017-03-14T14:20:00Z"/>
                <w:rFonts w:ascii="Times New Roman" w:hAnsi="Times New Roman" w:cs="Times New Roman"/>
                <w:sz w:val="24"/>
                <w:szCs w:val="24"/>
              </w:rPr>
              <w:pPrChange w:id="1694" w:author="Garcia Carreras, Bernardo" w:date="2017-03-15T20:33:00Z">
                <w:pPr>
                  <w:spacing w:after="200" w:line="276" w:lineRule="auto"/>
                </w:pPr>
              </w:pPrChange>
            </w:pPr>
            <w:ins w:id="1695" w:author="Garcia Carreras, Bernardo" w:date="2017-03-14T14:21:00Z">
              <w:r>
                <w:rPr>
                  <w:rFonts w:ascii="Times New Roman" w:hAnsi="Times New Roman" w:cs="Times New Roman"/>
                  <w:sz w:val="24"/>
                  <w:szCs w:val="24"/>
                </w:rPr>
                <w:t>0.70</w:t>
              </w:r>
            </w:ins>
          </w:p>
        </w:tc>
        <w:tc>
          <w:tcPr>
            <w:tcW w:w="1012" w:type="dxa"/>
            <w:vAlign w:val="center"/>
            <w:tcPrChange w:id="1696" w:author="Garcia Carreras, Bernardo" w:date="2017-03-15T16:11:00Z">
              <w:tcPr>
                <w:tcW w:w="1227" w:type="dxa"/>
                <w:gridSpan w:val="2"/>
                <w:vAlign w:val="center"/>
              </w:tcPr>
            </w:tcPrChange>
          </w:tcPr>
          <w:p w:rsidR="00756992" w:rsidRDefault="00262E4C">
            <w:pPr>
              <w:jc w:val="center"/>
              <w:rPr>
                <w:ins w:id="1697" w:author="Garcia Carreras, Bernardo" w:date="2017-03-14T14:20:00Z"/>
                <w:rFonts w:ascii="Times New Roman" w:hAnsi="Times New Roman" w:cs="Times New Roman"/>
                <w:sz w:val="24"/>
                <w:szCs w:val="24"/>
              </w:rPr>
              <w:pPrChange w:id="1698" w:author="Garcia Carreras, Bernardo" w:date="2017-03-15T20:33:00Z">
                <w:pPr>
                  <w:spacing w:after="200" w:line="276" w:lineRule="auto"/>
                </w:pPr>
              </w:pPrChange>
            </w:pPr>
            <w:ins w:id="1699" w:author="Garcia Carreras, Bernardo" w:date="2017-03-14T14:21:00Z">
              <w:r>
                <w:rPr>
                  <w:rFonts w:ascii="Times New Roman" w:hAnsi="Times New Roman" w:cs="Times New Roman"/>
                  <w:sz w:val="24"/>
                  <w:szCs w:val="24"/>
                </w:rPr>
                <w:t>0.05</w:t>
              </w:r>
            </w:ins>
          </w:p>
        </w:tc>
        <w:tc>
          <w:tcPr>
            <w:tcW w:w="1012" w:type="dxa"/>
            <w:vAlign w:val="center"/>
            <w:tcPrChange w:id="1700" w:author="Garcia Carreras, Bernardo" w:date="2017-03-15T16:11:00Z">
              <w:tcPr>
                <w:tcW w:w="1227" w:type="dxa"/>
                <w:vAlign w:val="center"/>
              </w:tcPr>
            </w:tcPrChange>
          </w:tcPr>
          <w:p w:rsidR="00756992" w:rsidRDefault="00262E4C">
            <w:pPr>
              <w:jc w:val="center"/>
              <w:rPr>
                <w:ins w:id="1701" w:author="Garcia Carreras, Bernardo" w:date="2017-03-14T14:20:00Z"/>
                <w:rFonts w:ascii="Times New Roman" w:hAnsi="Times New Roman" w:cs="Times New Roman"/>
                <w:sz w:val="24"/>
                <w:szCs w:val="24"/>
              </w:rPr>
              <w:pPrChange w:id="1702" w:author="Garcia Carreras, Bernardo" w:date="2017-03-15T20:33:00Z">
                <w:pPr>
                  <w:spacing w:after="200" w:line="276" w:lineRule="auto"/>
                </w:pPr>
              </w:pPrChange>
            </w:pPr>
            <w:ins w:id="1703" w:author="Garcia Carreras, Bernardo" w:date="2017-03-14T14:21:00Z">
              <w:r>
                <w:rPr>
                  <w:rFonts w:ascii="Times New Roman" w:hAnsi="Times New Roman" w:cs="Times New Roman"/>
                  <w:sz w:val="24"/>
                  <w:szCs w:val="24"/>
                </w:rPr>
                <w:t>20</w:t>
              </w:r>
            </w:ins>
          </w:p>
        </w:tc>
      </w:tr>
      <w:tr w:rsidR="00262E4C" w:rsidTr="00262E4C">
        <w:trPr>
          <w:ins w:id="1704" w:author="Garcia Carreras, Bernardo" w:date="2017-03-14T14:20:00Z"/>
        </w:trPr>
        <w:tc>
          <w:tcPr>
            <w:tcW w:w="1882" w:type="dxa"/>
            <w:vAlign w:val="bottom"/>
            <w:tcPrChange w:id="1705" w:author="Garcia Carreras, Bernardo" w:date="2017-03-15T16:11:00Z">
              <w:tcPr>
                <w:tcW w:w="1882" w:type="dxa"/>
                <w:vAlign w:val="bottom"/>
              </w:tcPr>
            </w:tcPrChange>
          </w:tcPr>
          <w:p w:rsidR="00262E4C" w:rsidRPr="000C4871" w:rsidRDefault="00262E4C" w:rsidP="00924FFC">
            <w:pPr>
              <w:rPr>
                <w:ins w:id="1706" w:author="Garcia Carreras, Bernardo" w:date="2017-03-14T14:20:00Z"/>
                <w:rFonts w:ascii="Calibri" w:eastAsia="Times New Roman" w:hAnsi="Calibri" w:cs="Times New Roman"/>
                <w:sz w:val="24"/>
                <w:szCs w:val="24"/>
              </w:rPr>
            </w:pPr>
            <w:ins w:id="1707" w:author="Garcia Carreras, Bernardo" w:date="2017-03-14T14:20:00Z">
              <w:r w:rsidRPr="00264B7D">
                <w:rPr>
                  <w:rFonts w:ascii="Times New Roman" w:eastAsia="Times New Roman" w:hAnsi="Times New Roman" w:cs="Times New Roman"/>
                  <w:i/>
                  <w:color w:val="000000"/>
                  <w:lang w:eastAsia="en-GB"/>
                </w:rPr>
                <w:t>Chlorella</w:t>
              </w:r>
            </w:ins>
          </w:p>
        </w:tc>
        <w:tc>
          <w:tcPr>
            <w:tcW w:w="1226" w:type="dxa"/>
            <w:tcPrChange w:id="1708" w:author="Garcia Carreras, Bernardo" w:date="2017-03-15T16:11:00Z">
              <w:tcPr>
                <w:tcW w:w="1226" w:type="dxa"/>
              </w:tcPr>
            </w:tcPrChange>
          </w:tcPr>
          <w:p w:rsidR="00262E4C" w:rsidRDefault="00262E4C" w:rsidP="00924FFC">
            <w:pPr>
              <w:jc w:val="center"/>
              <w:rPr>
                <w:ins w:id="1709" w:author="Garcia Carreras, Bernardo" w:date="2017-03-15T13:54:00Z"/>
                <w:rFonts w:ascii="Times New Roman" w:hAnsi="Times New Roman" w:cs="Times New Roman"/>
                <w:sz w:val="24"/>
                <w:szCs w:val="24"/>
              </w:rPr>
            </w:pPr>
            <w:ins w:id="1710" w:author="Garcia Carreras, Bernardo" w:date="2017-03-15T13:55:00Z">
              <w:r>
                <w:rPr>
                  <w:rFonts w:ascii="Times New Roman" w:hAnsi="Times New Roman" w:cs="Times New Roman"/>
                  <w:sz w:val="24"/>
                  <w:szCs w:val="24"/>
                </w:rPr>
                <w:t>0.70</w:t>
              </w:r>
            </w:ins>
          </w:p>
        </w:tc>
        <w:tc>
          <w:tcPr>
            <w:tcW w:w="1012" w:type="dxa"/>
            <w:tcPrChange w:id="1711" w:author="Garcia Carreras, Bernardo" w:date="2017-03-15T16:11:00Z">
              <w:tcPr>
                <w:tcW w:w="1227" w:type="dxa"/>
              </w:tcPr>
            </w:tcPrChange>
          </w:tcPr>
          <w:p w:rsidR="00262E4C" w:rsidRDefault="00262E4C" w:rsidP="00924FFC">
            <w:pPr>
              <w:jc w:val="center"/>
              <w:rPr>
                <w:ins w:id="1712" w:author="Garcia Carreras, Bernardo" w:date="2017-03-15T16:10:00Z"/>
                <w:rFonts w:ascii="Times New Roman" w:hAnsi="Times New Roman" w:cs="Times New Roman"/>
                <w:sz w:val="24"/>
                <w:szCs w:val="24"/>
              </w:rPr>
            </w:pPr>
            <w:ins w:id="1713" w:author="Garcia Carreras, Bernardo" w:date="2017-03-15T16:14:00Z">
              <w:r>
                <w:rPr>
                  <w:rFonts w:ascii="Times New Roman" w:hAnsi="Times New Roman" w:cs="Times New Roman"/>
                  <w:sz w:val="24"/>
                  <w:szCs w:val="24"/>
                </w:rPr>
                <w:t>0.85</w:t>
              </w:r>
            </w:ins>
          </w:p>
        </w:tc>
        <w:tc>
          <w:tcPr>
            <w:tcW w:w="1012" w:type="dxa"/>
            <w:vAlign w:val="center"/>
            <w:tcPrChange w:id="1714" w:author="Garcia Carreras, Bernardo" w:date="2017-03-15T16:11:00Z">
              <w:tcPr>
                <w:tcW w:w="1227" w:type="dxa"/>
                <w:vAlign w:val="center"/>
              </w:tcPr>
            </w:tcPrChange>
          </w:tcPr>
          <w:p w:rsidR="00756992" w:rsidRDefault="00262E4C">
            <w:pPr>
              <w:jc w:val="center"/>
              <w:rPr>
                <w:ins w:id="1715" w:author="Garcia Carreras, Bernardo" w:date="2017-03-14T14:20:00Z"/>
                <w:rFonts w:ascii="Times New Roman" w:hAnsi="Times New Roman" w:cs="Times New Roman"/>
                <w:sz w:val="24"/>
                <w:szCs w:val="24"/>
              </w:rPr>
              <w:pPrChange w:id="1716" w:author="Garcia Carreras, Bernardo" w:date="2017-03-15T20:33:00Z">
                <w:pPr>
                  <w:spacing w:after="200" w:line="276" w:lineRule="auto"/>
                </w:pPr>
              </w:pPrChange>
            </w:pPr>
            <w:ins w:id="1717" w:author="Garcia Carreras, Bernardo" w:date="2017-03-14T14:20:00Z">
              <w:r>
                <w:rPr>
                  <w:rFonts w:ascii="Times New Roman" w:hAnsi="Times New Roman" w:cs="Times New Roman"/>
                  <w:sz w:val="24"/>
                  <w:szCs w:val="24"/>
                </w:rPr>
                <w:t>0.70</w:t>
              </w:r>
            </w:ins>
          </w:p>
        </w:tc>
        <w:tc>
          <w:tcPr>
            <w:tcW w:w="1012" w:type="dxa"/>
            <w:vAlign w:val="center"/>
            <w:tcPrChange w:id="1718" w:author="Garcia Carreras, Bernardo" w:date="2017-03-15T16:11:00Z">
              <w:tcPr>
                <w:tcW w:w="1227" w:type="dxa"/>
                <w:vAlign w:val="center"/>
              </w:tcPr>
            </w:tcPrChange>
          </w:tcPr>
          <w:p w:rsidR="00756992" w:rsidRDefault="00262E4C">
            <w:pPr>
              <w:jc w:val="center"/>
              <w:rPr>
                <w:ins w:id="1719" w:author="Garcia Carreras, Bernardo" w:date="2017-03-14T14:20:00Z"/>
                <w:rFonts w:ascii="Times New Roman" w:hAnsi="Times New Roman" w:cs="Times New Roman"/>
                <w:sz w:val="24"/>
                <w:szCs w:val="24"/>
              </w:rPr>
              <w:pPrChange w:id="1720" w:author="Garcia Carreras, Bernardo" w:date="2017-03-15T20:33:00Z">
                <w:pPr>
                  <w:spacing w:after="200" w:line="276" w:lineRule="auto"/>
                </w:pPr>
              </w:pPrChange>
            </w:pPr>
            <w:ins w:id="1721" w:author="Garcia Carreras, Bernardo" w:date="2017-03-14T14:20:00Z">
              <w:r>
                <w:rPr>
                  <w:rFonts w:ascii="Times New Roman" w:hAnsi="Times New Roman" w:cs="Times New Roman"/>
                  <w:sz w:val="24"/>
                  <w:szCs w:val="24"/>
                </w:rPr>
                <w:t>0.30</w:t>
              </w:r>
            </w:ins>
          </w:p>
        </w:tc>
        <w:tc>
          <w:tcPr>
            <w:tcW w:w="1012" w:type="dxa"/>
            <w:vAlign w:val="center"/>
            <w:tcPrChange w:id="1722" w:author="Garcia Carreras, Bernardo" w:date="2017-03-15T16:11:00Z">
              <w:tcPr>
                <w:tcW w:w="1226" w:type="dxa"/>
                <w:vAlign w:val="center"/>
              </w:tcPr>
            </w:tcPrChange>
          </w:tcPr>
          <w:p w:rsidR="00756992" w:rsidRDefault="00262E4C">
            <w:pPr>
              <w:jc w:val="center"/>
              <w:rPr>
                <w:ins w:id="1723" w:author="Garcia Carreras, Bernardo" w:date="2017-03-14T14:20:00Z"/>
                <w:rFonts w:ascii="Times New Roman" w:hAnsi="Times New Roman" w:cs="Times New Roman"/>
                <w:sz w:val="24"/>
                <w:szCs w:val="24"/>
              </w:rPr>
              <w:pPrChange w:id="1724" w:author="Garcia Carreras, Bernardo" w:date="2017-03-15T20:33:00Z">
                <w:pPr>
                  <w:spacing w:after="200" w:line="276" w:lineRule="auto"/>
                </w:pPr>
              </w:pPrChange>
            </w:pPr>
            <w:ins w:id="1725" w:author="Garcia Carreras, Bernardo" w:date="2017-03-14T14:21:00Z">
              <w:r>
                <w:rPr>
                  <w:rFonts w:ascii="Times New Roman" w:hAnsi="Times New Roman" w:cs="Times New Roman"/>
                  <w:sz w:val="24"/>
                  <w:szCs w:val="24"/>
                </w:rPr>
                <w:t>0.75</w:t>
              </w:r>
            </w:ins>
          </w:p>
        </w:tc>
        <w:tc>
          <w:tcPr>
            <w:tcW w:w="1012" w:type="dxa"/>
            <w:vAlign w:val="center"/>
            <w:tcPrChange w:id="1726" w:author="Garcia Carreras, Bernardo" w:date="2017-03-15T16:11:00Z">
              <w:tcPr>
                <w:tcW w:w="1227" w:type="dxa"/>
                <w:gridSpan w:val="2"/>
                <w:vAlign w:val="center"/>
              </w:tcPr>
            </w:tcPrChange>
          </w:tcPr>
          <w:p w:rsidR="00756992" w:rsidRDefault="00262E4C">
            <w:pPr>
              <w:jc w:val="center"/>
              <w:rPr>
                <w:ins w:id="1727" w:author="Garcia Carreras, Bernardo" w:date="2017-03-14T14:20:00Z"/>
                <w:rFonts w:ascii="Times New Roman" w:hAnsi="Times New Roman" w:cs="Times New Roman"/>
                <w:sz w:val="24"/>
                <w:szCs w:val="24"/>
              </w:rPr>
              <w:pPrChange w:id="1728" w:author="Garcia Carreras, Bernardo" w:date="2017-03-15T20:33:00Z">
                <w:pPr>
                  <w:spacing w:after="200" w:line="276" w:lineRule="auto"/>
                </w:pPr>
              </w:pPrChange>
            </w:pPr>
            <w:ins w:id="1729" w:author="Garcia Carreras, Bernardo" w:date="2017-03-14T14:21:00Z">
              <w:r>
                <w:rPr>
                  <w:rFonts w:ascii="Times New Roman" w:hAnsi="Times New Roman" w:cs="Times New Roman"/>
                  <w:sz w:val="24"/>
                  <w:szCs w:val="24"/>
                </w:rPr>
                <w:t>0.09</w:t>
              </w:r>
            </w:ins>
          </w:p>
        </w:tc>
        <w:tc>
          <w:tcPr>
            <w:tcW w:w="1012" w:type="dxa"/>
            <w:vAlign w:val="center"/>
            <w:tcPrChange w:id="1730" w:author="Garcia Carreras, Bernardo" w:date="2017-03-15T16:11:00Z">
              <w:tcPr>
                <w:tcW w:w="1227" w:type="dxa"/>
                <w:vAlign w:val="center"/>
              </w:tcPr>
            </w:tcPrChange>
          </w:tcPr>
          <w:p w:rsidR="00756992" w:rsidRDefault="00262E4C">
            <w:pPr>
              <w:jc w:val="center"/>
              <w:rPr>
                <w:ins w:id="1731" w:author="Garcia Carreras, Bernardo" w:date="2017-03-14T14:20:00Z"/>
                <w:rFonts w:ascii="Times New Roman" w:hAnsi="Times New Roman" w:cs="Times New Roman"/>
                <w:sz w:val="24"/>
                <w:szCs w:val="24"/>
              </w:rPr>
              <w:pPrChange w:id="1732" w:author="Garcia Carreras, Bernardo" w:date="2017-03-15T20:33:00Z">
                <w:pPr>
                  <w:spacing w:after="200" w:line="276" w:lineRule="auto"/>
                </w:pPr>
              </w:pPrChange>
            </w:pPr>
            <w:ins w:id="1733" w:author="Garcia Carreras, Bernardo" w:date="2017-03-14T14:21:00Z">
              <w:r>
                <w:rPr>
                  <w:rFonts w:ascii="Times New Roman" w:hAnsi="Times New Roman" w:cs="Times New Roman"/>
                  <w:sz w:val="24"/>
                  <w:szCs w:val="24"/>
                </w:rPr>
                <w:t>20</w:t>
              </w:r>
            </w:ins>
          </w:p>
        </w:tc>
      </w:tr>
      <w:tr w:rsidR="00262E4C" w:rsidTr="00262E4C">
        <w:trPr>
          <w:ins w:id="1734" w:author="Garcia Carreras, Bernardo" w:date="2017-03-14T14:20:00Z"/>
        </w:trPr>
        <w:tc>
          <w:tcPr>
            <w:tcW w:w="1882" w:type="dxa"/>
            <w:vAlign w:val="bottom"/>
            <w:tcPrChange w:id="1735" w:author="Garcia Carreras, Bernardo" w:date="2017-03-15T16:11:00Z">
              <w:tcPr>
                <w:tcW w:w="1882" w:type="dxa"/>
                <w:vAlign w:val="bottom"/>
              </w:tcPr>
            </w:tcPrChange>
          </w:tcPr>
          <w:p w:rsidR="00262E4C" w:rsidRPr="000C4871" w:rsidRDefault="00262E4C" w:rsidP="00924FFC">
            <w:pPr>
              <w:rPr>
                <w:ins w:id="1736" w:author="Garcia Carreras, Bernardo" w:date="2017-03-14T14:20:00Z"/>
                <w:rFonts w:ascii="Calibri" w:eastAsia="Times New Roman" w:hAnsi="Calibri" w:cs="Times New Roman"/>
                <w:sz w:val="24"/>
                <w:szCs w:val="24"/>
              </w:rPr>
            </w:pPr>
            <w:proofErr w:type="spellStart"/>
            <w:ins w:id="1737" w:author="Garcia Carreras, Bernardo" w:date="2017-03-14T14:20:00Z">
              <w:r w:rsidRPr="00264B7D">
                <w:rPr>
                  <w:rFonts w:ascii="Times New Roman" w:eastAsia="Times New Roman" w:hAnsi="Times New Roman" w:cs="Times New Roman"/>
                  <w:i/>
                  <w:color w:val="000000"/>
                  <w:lang w:eastAsia="en-GB"/>
                </w:rPr>
                <w:t>Monoraphidium</w:t>
              </w:r>
              <w:proofErr w:type="spellEnd"/>
            </w:ins>
          </w:p>
        </w:tc>
        <w:tc>
          <w:tcPr>
            <w:tcW w:w="1226" w:type="dxa"/>
            <w:tcPrChange w:id="1738" w:author="Garcia Carreras, Bernardo" w:date="2017-03-15T16:11:00Z">
              <w:tcPr>
                <w:tcW w:w="1226" w:type="dxa"/>
              </w:tcPr>
            </w:tcPrChange>
          </w:tcPr>
          <w:p w:rsidR="00262E4C" w:rsidRDefault="00262E4C" w:rsidP="00924FFC">
            <w:pPr>
              <w:jc w:val="center"/>
              <w:rPr>
                <w:ins w:id="1739" w:author="Garcia Carreras, Bernardo" w:date="2017-03-15T13:54:00Z"/>
                <w:rFonts w:ascii="Times New Roman" w:hAnsi="Times New Roman" w:cs="Times New Roman"/>
                <w:sz w:val="24"/>
                <w:szCs w:val="24"/>
              </w:rPr>
            </w:pPr>
            <w:ins w:id="1740" w:author="Garcia Carreras, Bernardo" w:date="2017-03-15T13:56:00Z">
              <w:r>
                <w:rPr>
                  <w:rFonts w:ascii="Times New Roman" w:hAnsi="Times New Roman" w:cs="Times New Roman"/>
                  <w:sz w:val="24"/>
                  <w:szCs w:val="24"/>
                </w:rPr>
                <w:t>0.60</w:t>
              </w:r>
            </w:ins>
          </w:p>
        </w:tc>
        <w:tc>
          <w:tcPr>
            <w:tcW w:w="1012" w:type="dxa"/>
            <w:tcPrChange w:id="1741" w:author="Garcia Carreras, Bernardo" w:date="2017-03-15T16:11:00Z">
              <w:tcPr>
                <w:tcW w:w="1227" w:type="dxa"/>
              </w:tcPr>
            </w:tcPrChange>
          </w:tcPr>
          <w:p w:rsidR="00262E4C" w:rsidRDefault="00262E4C" w:rsidP="00924FFC">
            <w:pPr>
              <w:jc w:val="center"/>
              <w:rPr>
                <w:ins w:id="1742" w:author="Garcia Carreras, Bernardo" w:date="2017-03-15T16:10:00Z"/>
                <w:rFonts w:ascii="Times New Roman" w:hAnsi="Times New Roman" w:cs="Times New Roman"/>
                <w:sz w:val="24"/>
                <w:szCs w:val="24"/>
              </w:rPr>
            </w:pPr>
            <w:ins w:id="1743" w:author="Garcia Carreras, Bernardo" w:date="2017-03-15T16:14:00Z">
              <w:r>
                <w:rPr>
                  <w:rFonts w:ascii="Times New Roman" w:hAnsi="Times New Roman" w:cs="Times New Roman"/>
                  <w:sz w:val="24"/>
                  <w:szCs w:val="24"/>
                </w:rPr>
                <w:t>0.65</w:t>
              </w:r>
            </w:ins>
          </w:p>
        </w:tc>
        <w:tc>
          <w:tcPr>
            <w:tcW w:w="1012" w:type="dxa"/>
            <w:vAlign w:val="center"/>
            <w:tcPrChange w:id="1744" w:author="Garcia Carreras, Bernardo" w:date="2017-03-15T16:11:00Z">
              <w:tcPr>
                <w:tcW w:w="1227" w:type="dxa"/>
                <w:vAlign w:val="center"/>
              </w:tcPr>
            </w:tcPrChange>
          </w:tcPr>
          <w:p w:rsidR="00756992" w:rsidRDefault="00262E4C">
            <w:pPr>
              <w:jc w:val="center"/>
              <w:rPr>
                <w:ins w:id="1745" w:author="Garcia Carreras, Bernardo" w:date="2017-03-14T14:20:00Z"/>
                <w:rFonts w:ascii="Times New Roman" w:hAnsi="Times New Roman" w:cs="Times New Roman"/>
                <w:sz w:val="24"/>
                <w:szCs w:val="24"/>
              </w:rPr>
              <w:pPrChange w:id="1746" w:author="Garcia Carreras, Bernardo" w:date="2017-03-15T20:33:00Z">
                <w:pPr>
                  <w:spacing w:after="200" w:line="276" w:lineRule="auto"/>
                </w:pPr>
              </w:pPrChange>
            </w:pPr>
            <w:ins w:id="1747" w:author="Garcia Carreras, Bernardo" w:date="2017-03-14T14:20:00Z">
              <w:r>
                <w:rPr>
                  <w:rFonts w:ascii="Times New Roman" w:hAnsi="Times New Roman" w:cs="Times New Roman"/>
                  <w:sz w:val="24"/>
                  <w:szCs w:val="24"/>
                </w:rPr>
                <w:t>0.50</w:t>
              </w:r>
            </w:ins>
          </w:p>
        </w:tc>
        <w:tc>
          <w:tcPr>
            <w:tcW w:w="1012" w:type="dxa"/>
            <w:vAlign w:val="center"/>
            <w:tcPrChange w:id="1748" w:author="Garcia Carreras, Bernardo" w:date="2017-03-15T16:11:00Z">
              <w:tcPr>
                <w:tcW w:w="1227" w:type="dxa"/>
                <w:vAlign w:val="center"/>
              </w:tcPr>
            </w:tcPrChange>
          </w:tcPr>
          <w:p w:rsidR="00756992" w:rsidRDefault="00262E4C">
            <w:pPr>
              <w:jc w:val="center"/>
              <w:rPr>
                <w:ins w:id="1749" w:author="Garcia Carreras, Bernardo" w:date="2017-03-14T14:20:00Z"/>
                <w:rFonts w:ascii="Times New Roman" w:hAnsi="Times New Roman" w:cs="Times New Roman"/>
                <w:sz w:val="24"/>
                <w:szCs w:val="24"/>
              </w:rPr>
              <w:pPrChange w:id="1750" w:author="Garcia Carreras, Bernardo" w:date="2017-03-15T20:33:00Z">
                <w:pPr>
                  <w:spacing w:after="200" w:line="276" w:lineRule="auto"/>
                </w:pPr>
              </w:pPrChange>
            </w:pPr>
            <w:ins w:id="1751" w:author="Garcia Carreras, Bernardo" w:date="2017-03-14T14:21:00Z">
              <w:r>
                <w:rPr>
                  <w:rFonts w:ascii="Times New Roman" w:hAnsi="Times New Roman" w:cs="Times New Roman"/>
                  <w:sz w:val="24"/>
                  <w:szCs w:val="24"/>
                </w:rPr>
                <w:t>0.50</w:t>
              </w:r>
            </w:ins>
          </w:p>
        </w:tc>
        <w:tc>
          <w:tcPr>
            <w:tcW w:w="1012" w:type="dxa"/>
            <w:vAlign w:val="center"/>
            <w:tcPrChange w:id="1752" w:author="Garcia Carreras, Bernardo" w:date="2017-03-15T16:11:00Z">
              <w:tcPr>
                <w:tcW w:w="1226" w:type="dxa"/>
                <w:vAlign w:val="center"/>
              </w:tcPr>
            </w:tcPrChange>
          </w:tcPr>
          <w:p w:rsidR="00756992" w:rsidRDefault="00262E4C">
            <w:pPr>
              <w:jc w:val="center"/>
              <w:rPr>
                <w:ins w:id="1753" w:author="Garcia Carreras, Bernardo" w:date="2017-03-14T14:20:00Z"/>
                <w:rFonts w:ascii="Times New Roman" w:hAnsi="Times New Roman" w:cs="Times New Roman"/>
                <w:sz w:val="24"/>
                <w:szCs w:val="24"/>
              </w:rPr>
              <w:pPrChange w:id="1754" w:author="Garcia Carreras, Bernardo" w:date="2017-03-15T20:33:00Z">
                <w:pPr>
                  <w:spacing w:after="200" w:line="276" w:lineRule="auto"/>
                </w:pPr>
              </w:pPrChange>
            </w:pPr>
            <w:ins w:id="1755" w:author="Garcia Carreras, Bernardo" w:date="2017-03-14T14:21:00Z">
              <w:r>
                <w:rPr>
                  <w:rFonts w:ascii="Times New Roman" w:hAnsi="Times New Roman" w:cs="Times New Roman"/>
                  <w:sz w:val="24"/>
                  <w:szCs w:val="24"/>
                </w:rPr>
                <w:t>0.65</w:t>
              </w:r>
            </w:ins>
          </w:p>
        </w:tc>
        <w:tc>
          <w:tcPr>
            <w:tcW w:w="1012" w:type="dxa"/>
            <w:vAlign w:val="center"/>
            <w:tcPrChange w:id="1756" w:author="Garcia Carreras, Bernardo" w:date="2017-03-15T16:11:00Z">
              <w:tcPr>
                <w:tcW w:w="1227" w:type="dxa"/>
                <w:gridSpan w:val="2"/>
                <w:vAlign w:val="center"/>
              </w:tcPr>
            </w:tcPrChange>
          </w:tcPr>
          <w:p w:rsidR="00756992" w:rsidRDefault="00262E4C">
            <w:pPr>
              <w:jc w:val="center"/>
              <w:rPr>
                <w:ins w:id="1757" w:author="Garcia Carreras, Bernardo" w:date="2017-03-14T14:20:00Z"/>
                <w:rFonts w:ascii="Times New Roman" w:hAnsi="Times New Roman" w:cs="Times New Roman"/>
                <w:sz w:val="24"/>
                <w:szCs w:val="24"/>
              </w:rPr>
              <w:pPrChange w:id="1758" w:author="Garcia Carreras, Bernardo" w:date="2017-03-15T20:33:00Z">
                <w:pPr>
                  <w:spacing w:after="200" w:line="276" w:lineRule="auto"/>
                </w:pPr>
              </w:pPrChange>
            </w:pPr>
            <w:ins w:id="1759" w:author="Garcia Carreras, Bernardo" w:date="2017-03-14T14:21:00Z">
              <w:r>
                <w:rPr>
                  <w:rFonts w:ascii="Times New Roman" w:hAnsi="Times New Roman" w:cs="Times New Roman"/>
                  <w:sz w:val="24"/>
                  <w:szCs w:val="24"/>
                </w:rPr>
                <w:t>0.06</w:t>
              </w:r>
            </w:ins>
          </w:p>
        </w:tc>
        <w:tc>
          <w:tcPr>
            <w:tcW w:w="1012" w:type="dxa"/>
            <w:vAlign w:val="center"/>
            <w:tcPrChange w:id="1760" w:author="Garcia Carreras, Bernardo" w:date="2017-03-15T16:11:00Z">
              <w:tcPr>
                <w:tcW w:w="1227" w:type="dxa"/>
                <w:vAlign w:val="center"/>
              </w:tcPr>
            </w:tcPrChange>
          </w:tcPr>
          <w:p w:rsidR="00756992" w:rsidRDefault="00262E4C">
            <w:pPr>
              <w:jc w:val="center"/>
              <w:rPr>
                <w:ins w:id="1761" w:author="Garcia Carreras, Bernardo" w:date="2017-03-14T14:20:00Z"/>
                <w:rFonts w:ascii="Times New Roman" w:hAnsi="Times New Roman" w:cs="Times New Roman"/>
                <w:sz w:val="24"/>
                <w:szCs w:val="24"/>
              </w:rPr>
              <w:pPrChange w:id="1762" w:author="Garcia Carreras, Bernardo" w:date="2017-03-15T20:33:00Z">
                <w:pPr>
                  <w:spacing w:after="200" w:line="276" w:lineRule="auto"/>
                </w:pPr>
              </w:pPrChange>
            </w:pPr>
            <w:ins w:id="1763" w:author="Garcia Carreras, Bernardo" w:date="2017-03-14T14:21:00Z">
              <w:r>
                <w:rPr>
                  <w:rFonts w:ascii="Times New Roman" w:hAnsi="Times New Roman" w:cs="Times New Roman"/>
                  <w:sz w:val="24"/>
                  <w:szCs w:val="24"/>
                </w:rPr>
                <w:t>20</w:t>
              </w:r>
            </w:ins>
          </w:p>
        </w:tc>
      </w:tr>
      <w:tr w:rsidR="00262E4C" w:rsidTr="00262E4C">
        <w:trPr>
          <w:ins w:id="1764" w:author="Garcia Carreras, Bernardo" w:date="2017-03-14T14:20:00Z"/>
        </w:trPr>
        <w:tc>
          <w:tcPr>
            <w:tcW w:w="1882" w:type="dxa"/>
            <w:vAlign w:val="bottom"/>
            <w:tcPrChange w:id="1765" w:author="Garcia Carreras, Bernardo" w:date="2017-03-15T16:11:00Z">
              <w:tcPr>
                <w:tcW w:w="1882" w:type="dxa"/>
                <w:vAlign w:val="bottom"/>
              </w:tcPr>
            </w:tcPrChange>
          </w:tcPr>
          <w:p w:rsidR="00262E4C" w:rsidRPr="000C4871" w:rsidRDefault="00262E4C" w:rsidP="00924FFC">
            <w:pPr>
              <w:rPr>
                <w:ins w:id="1766" w:author="Garcia Carreras, Bernardo" w:date="2017-03-14T14:20:00Z"/>
                <w:rFonts w:ascii="Calibri" w:eastAsia="Times New Roman" w:hAnsi="Calibri" w:cs="Times New Roman"/>
                <w:sz w:val="24"/>
                <w:szCs w:val="24"/>
              </w:rPr>
            </w:pPr>
            <w:proofErr w:type="spellStart"/>
            <w:ins w:id="1767" w:author="Garcia Carreras, Bernardo" w:date="2017-03-14T14:20:00Z">
              <w:r w:rsidRPr="00264B7D">
                <w:rPr>
                  <w:rFonts w:ascii="Times New Roman" w:eastAsia="Times New Roman" w:hAnsi="Times New Roman" w:cs="Times New Roman"/>
                  <w:i/>
                  <w:color w:val="000000"/>
                  <w:lang w:eastAsia="en-GB"/>
                </w:rPr>
                <w:t>Scenedesmus</w:t>
              </w:r>
              <w:proofErr w:type="spellEnd"/>
            </w:ins>
          </w:p>
        </w:tc>
        <w:tc>
          <w:tcPr>
            <w:tcW w:w="1226" w:type="dxa"/>
            <w:tcPrChange w:id="1768" w:author="Garcia Carreras, Bernardo" w:date="2017-03-15T16:11:00Z">
              <w:tcPr>
                <w:tcW w:w="1226" w:type="dxa"/>
              </w:tcPr>
            </w:tcPrChange>
          </w:tcPr>
          <w:p w:rsidR="00262E4C" w:rsidRDefault="00262E4C" w:rsidP="00924FFC">
            <w:pPr>
              <w:jc w:val="center"/>
              <w:rPr>
                <w:ins w:id="1769" w:author="Garcia Carreras, Bernardo" w:date="2017-03-15T13:54:00Z"/>
                <w:rFonts w:ascii="Times New Roman" w:hAnsi="Times New Roman" w:cs="Times New Roman"/>
                <w:sz w:val="24"/>
                <w:szCs w:val="24"/>
              </w:rPr>
            </w:pPr>
            <w:ins w:id="1770" w:author="Garcia Carreras, Bernardo" w:date="2017-03-15T13:56:00Z">
              <w:r>
                <w:rPr>
                  <w:rFonts w:ascii="Times New Roman" w:hAnsi="Times New Roman" w:cs="Times New Roman"/>
                  <w:sz w:val="24"/>
                  <w:szCs w:val="24"/>
                </w:rPr>
                <w:t>0.80</w:t>
              </w:r>
            </w:ins>
          </w:p>
        </w:tc>
        <w:tc>
          <w:tcPr>
            <w:tcW w:w="1012" w:type="dxa"/>
            <w:tcPrChange w:id="1771" w:author="Garcia Carreras, Bernardo" w:date="2017-03-15T16:11:00Z">
              <w:tcPr>
                <w:tcW w:w="1227" w:type="dxa"/>
              </w:tcPr>
            </w:tcPrChange>
          </w:tcPr>
          <w:p w:rsidR="00262E4C" w:rsidRDefault="00262E4C" w:rsidP="00924FFC">
            <w:pPr>
              <w:jc w:val="center"/>
              <w:rPr>
                <w:ins w:id="1772" w:author="Garcia Carreras, Bernardo" w:date="2017-03-15T16:10:00Z"/>
                <w:rFonts w:ascii="Times New Roman" w:hAnsi="Times New Roman" w:cs="Times New Roman"/>
                <w:sz w:val="24"/>
                <w:szCs w:val="24"/>
              </w:rPr>
            </w:pPr>
            <w:ins w:id="1773" w:author="Garcia Carreras, Bernardo" w:date="2017-03-15T16:14:00Z">
              <w:r>
                <w:rPr>
                  <w:rFonts w:ascii="Times New Roman" w:hAnsi="Times New Roman" w:cs="Times New Roman"/>
                  <w:sz w:val="24"/>
                  <w:szCs w:val="24"/>
                </w:rPr>
                <w:t>0.70</w:t>
              </w:r>
            </w:ins>
          </w:p>
        </w:tc>
        <w:tc>
          <w:tcPr>
            <w:tcW w:w="1012" w:type="dxa"/>
            <w:vAlign w:val="center"/>
            <w:tcPrChange w:id="1774" w:author="Garcia Carreras, Bernardo" w:date="2017-03-15T16:11:00Z">
              <w:tcPr>
                <w:tcW w:w="1227" w:type="dxa"/>
                <w:vAlign w:val="center"/>
              </w:tcPr>
            </w:tcPrChange>
          </w:tcPr>
          <w:p w:rsidR="00756992" w:rsidRDefault="00262E4C">
            <w:pPr>
              <w:jc w:val="center"/>
              <w:rPr>
                <w:ins w:id="1775" w:author="Garcia Carreras, Bernardo" w:date="2017-03-14T14:20:00Z"/>
                <w:rFonts w:ascii="Times New Roman" w:hAnsi="Times New Roman" w:cs="Times New Roman"/>
                <w:sz w:val="24"/>
                <w:szCs w:val="24"/>
              </w:rPr>
              <w:pPrChange w:id="1776" w:author="Garcia Carreras, Bernardo" w:date="2017-03-15T20:33:00Z">
                <w:pPr>
                  <w:spacing w:after="200" w:line="276" w:lineRule="auto"/>
                </w:pPr>
              </w:pPrChange>
            </w:pPr>
            <w:ins w:id="1777" w:author="Garcia Carreras, Bernardo" w:date="2017-03-14T14:20:00Z">
              <w:r>
                <w:rPr>
                  <w:rFonts w:ascii="Times New Roman" w:hAnsi="Times New Roman" w:cs="Times New Roman"/>
                  <w:sz w:val="24"/>
                  <w:szCs w:val="24"/>
                </w:rPr>
                <w:t>0.60</w:t>
              </w:r>
            </w:ins>
          </w:p>
        </w:tc>
        <w:tc>
          <w:tcPr>
            <w:tcW w:w="1012" w:type="dxa"/>
            <w:vAlign w:val="center"/>
            <w:tcPrChange w:id="1778" w:author="Garcia Carreras, Bernardo" w:date="2017-03-15T16:11:00Z">
              <w:tcPr>
                <w:tcW w:w="1227" w:type="dxa"/>
                <w:vAlign w:val="center"/>
              </w:tcPr>
            </w:tcPrChange>
          </w:tcPr>
          <w:p w:rsidR="00756992" w:rsidRDefault="00262E4C">
            <w:pPr>
              <w:jc w:val="center"/>
              <w:rPr>
                <w:ins w:id="1779" w:author="Garcia Carreras, Bernardo" w:date="2017-03-14T14:20:00Z"/>
                <w:rFonts w:ascii="Times New Roman" w:hAnsi="Times New Roman" w:cs="Times New Roman"/>
                <w:sz w:val="24"/>
                <w:szCs w:val="24"/>
              </w:rPr>
              <w:pPrChange w:id="1780" w:author="Garcia Carreras, Bernardo" w:date="2017-03-15T20:33:00Z">
                <w:pPr>
                  <w:spacing w:after="200" w:line="276" w:lineRule="auto"/>
                </w:pPr>
              </w:pPrChange>
            </w:pPr>
            <w:ins w:id="1781" w:author="Garcia Carreras, Bernardo" w:date="2017-03-14T14:21:00Z">
              <w:r>
                <w:rPr>
                  <w:rFonts w:ascii="Times New Roman" w:hAnsi="Times New Roman" w:cs="Times New Roman"/>
                  <w:sz w:val="24"/>
                  <w:szCs w:val="24"/>
                </w:rPr>
                <w:t>0.30</w:t>
              </w:r>
            </w:ins>
          </w:p>
        </w:tc>
        <w:tc>
          <w:tcPr>
            <w:tcW w:w="1012" w:type="dxa"/>
            <w:vAlign w:val="center"/>
            <w:tcPrChange w:id="1782" w:author="Garcia Carreras, Bernardo" w:date="2017-03-15T16:11:00Z">
              <w:tcPr>
                <w:tcW w:w="1226" w:type="dxa"/>
                <w:vAlign w:val="center"/>
              </w:tcPr>
            </w:tcPrChange>
          </w:tcPr>
          <w:p w:rsidR="00756992" w:rsidRDefault="00262E4C">
            <w:pPr>
              <w:jc w:val="center"/>
              <w:rPr>
                <w:ins w:id="1783" w:author="Garcia Carreras, Bernardo" w:date="2017-03-14T14:20:00Z"/>
                <w:rFonts w:ascii="Times New Roman" w:hAnsi="Times New Roman" w:cs="Times New Roman"/>
                <w:sz w:val="24"/>
                <w:szCs w:val="24"/>
              </w:rPr>
              <w:pPrChange w:id="1784" w:author="Garcia Carreras, Bernardo" w:date="2017-03-15T20:33:00Z">
                <w:pPr>
                  <w:spacing w:after="200" w:line="276" w:lineRule="auto"/>
                </w:pPr>
              </w:pPrChange>
            </w:pPr>
            <w:ins w:id="1785" w:author="Garcia Carreras, Bernardo" w:date="2017-03-14T14:21:00Z">
              <w:r>
                <w:rPr>
                  <w:rFonts w:ascii="Times New Roman" w:hAnsi="Times New Roman" w:cs="Times New Roman"/>
                  <w:sz w:val="24"/>
                  <w:szCs w:val="24"/>
                </w:rPr>
                <w:t>0.60</w:t>
              </w:r>
            </w:ins>
          </w:p>
        </w:tc>
        <w:tc>
          <w:tcPr>
            <w:tcW w:w="1012" w:type="dxa"/>
            <w:vAlign w:val="center"/>
            <w:tcPrChange w:id="1786" w:author="Garcia Carreras, Bernardo" w:date="2017-03-15T16:11:00Z">
              <w:tcPr>
                <w:tcW w:w="1227" w:type="dxa"/>
                <w:gridSpan w:val="2"/>
                <w:vAlign w:val="center"/>
              </w:tcPr>
            </w:tcPrChange>
          </w:tcPr>
          <w:p w:rsidR="00756992" w:rsidRDefault="00262E4C">
            <w:pPr>
              <w:jc w:val="center"/>
              <w:rPr>
                <w:ins w:id="1787" w:author="Garcia Carreras, Bernardo" w:date="2017-03-14T14:20:00Z"/>
                <w:rFonts w:ascii="Times New Roman" w:hAnsi="Times New Roman" w:cs="Times New Roman"/>
                <w:sz w:val="24"/>
                <w:szCs w:val="24"/>
              </w:rPr>
              <w:pPrChange w:id="1788" w:author="Garcia Carreras, Bernardo" w:date="2017-03-15T20:33:00Z">
                <w:pPr>
                  <w:spacing w:after="200" w:line="276" w:lineRule="auto"/>
                </w:pPr>
              </w:pPrChange>
            </w:pPr>
            <w:ins w:id="1789" w:author="Garcia Carreras, Bernardo" w:date="2017-03-14T14:21:00Z">
              <w:r>
                <w:rPr>
                  <w:rFonts w:ascii="Times New Roman" w:hAnsi="Times New Roman" w:cs="Times New Roman"/>
                  <w:sz w:val="24"/>
                  <w:szCs w:val="24"/>
                </w:rPr>
                <w:t>0.13</w:t>
              </w:r>
            </w:ins>
          </w:p>
        </w:tc>
        <w:tc>
          <w:tcPr>
            <w:tcW w:w="1012" w:type="dxa"/>
            <w:vAlign w:val="center"/>
            <w:tcPrChange w:id="1790" w:author="Garcia Carreras, Bernardo" w:date="2017-03-15T16:11:00Z">
              <w:tcPr>
                <w:tcW w:w="1227" w:type="dxa"/>
                <w:vAlign w:val="center"/>
              </w:tcPr>
            </w:tcPrChange>
          </w:tcPr>
          <w:p w:rsidR="00756992" w:rsidRDefault="00262E4C">
            <w:pPr>
              <w:jc w:val="center"/>
              <w:rPr>
                <w:ins w:id="1791" w:author="Garcia Carreras, Bernardo" w:date="2017-03-14T14:20:00Z"/>
                <w:rFonts w:ascii="Times New Roman" w:hAnsi="Times New Roman" w:cs="Times New Roman"/>
                <w:sz w:val="24"/>
                <w:szCs w:val="24"/>
              </w:rPr>
              <w:pPrChange w:id="1792" w:author="Garcia Carreras, Bernardo" w:date="2017-03-15T20:33:00Z">
                <w:pPr>
                  <w:spacing w:after="200" w:line="276" w:lineRule="auto"/>
                </w:pPr>
              </w:pPrChange>
            </w:pPr>
            <w:ins w:id="1793" w:author="Garcia Carreras, Bernardo" w:date="2017-03-14T14:21:00Z">
              <w:r>
                <w:rPr>
                  <w:rFonts w:ascii="Times New Roman" w:hAnsi="Times New Roman" w:cs="Times New Roman"/>
                  <w:sz w:val="24"/>
                  <w:szCs w:val="24"/>
                </w:rPr>
                <w:t>20</w:t>
              </w:r>
            </w:ins>
          </w:p>
        </w:tc>
      </w:tr>
      <w:tr w:rsidR="00262E4C" w:rsidTr="00262E4C">
        <w:trPr>
          <w:ins w:id="1794" w:author="Garcia Carreras, Bernardo" w:date="2017-03-14T14:20:00Z"/>
        </w:trPr>
        <w:tc>
          <w:tcPr>
            <w:tcW w:w="1882" w:type="dxa"/>
            <w:tcBorders>
              <w:bottom w:val="single" w:sz="12" w:space="0" w:color="auto"/>
            </w:tcBorders>
            <w:tcPrChange w:id="1795" w:author="Garcia Carreras, Bernardo" w:date="2017-03-15T16:11:00Z">
              <w:tcPr>
                <w:tcW w:w="1882" w:type="dxa"/>
                <w:tcBorders>
                  <w:bottom w:val="single" w:sz="12" w:space="0" w:color="auto"/>
                </w:tcBorders>
              </w:tcPr>
            </w:tcPrChange>
          </w:tcPr>
          <w:p w:rsidR="00262E4C" w:rsidRPr="000C4871" w:rsidRDefault="00262E4C" w:rsidP="00924FFC">
            <w:pPr>
              <w:rPr>
                <w:ins w:id="1796" w:author="Garcia Carreras, Bernardo" w:date="2017-03-14T14:20:00Z"/>
                <w:rFonts w:ascii="Calibri" w:eastAsia="Times New Roman" w:hAnsi="Calibri" w:cs="Times New Roman"/>
                <w:sz w:val="24"/>
                <w:szCs w:val="24"/>
              </w:rPr>
            </w:pPr>
            <w:proofErr w:type="spellStart"/>
            <w:ins w:id="1797" w:author="Garcia Carreras, Bernardo" w:date="2017-03-14T14:20:00Z">
              <w:r w:rsidRPr="00264B7D">
                <w:rPr>
                  <w:rFonts w:ascii="Times New Roman" w:eastAsia="Times New Roman" w:hAnsi="Times New Roman" w:cs="Times New Roman"/>
                  <w:i/>
                  <w:color w:val="000000"/>
                  <w:lang w:eastAsia="en-GB"/>
                </w:rPr>
                <w:t>Selenastrum</w:t>
              </w:r>
              <w:proofErr w:type="spellEnd"/>
            </w:ins>
          </w:p>
        </w:tc>
        <w:tc>
          <w:tcPr>
            <w:tcW w:w="1226" w:type="dxa"/>
            <w:tcBorders>
              <w:bottom w:val="single" w:sz="12" w:space="0" w:color="auto"/>
            </w:tcBorders>
            <w:tcPrChange w:id="1798" w:author="Garcia Carreras, Bernardo" w:date="2017-03-15T16:11:00Z">
              <w:tcPr>
                <w:tcW w:w="1226" w:type="dxa"/>
                <w:tcBorders>
                  <w:bottom w:val="single" w:sz="12" w:space="0" w:color="auto"/>
                </w:tcBorders>
              </w:tcPr>
            </w:tcPrChange>
          </w:tcPr>
          <w:p w:rsidR="00262E4C" w:rsidRDefault="00262E4C" w:rsidP="00924FFC">
            <w:pPr>
              <w:jc w:val="center"/>
              <w:rPr>
                <w:ins w:id="1799" w:author="Garcia Carreras, Bernardo" w:date="2017-03-15T13:54:00Z"/>
                <w:rFonts w:ascii="Times New Roman" w:hAnsi="Times New Roman" w:cs="Times New Roman"/>
                <w:sz w:val="24"/>
                <w:szCs w:val="24"/>
              </w:rPr>
            </w:pPr>
            <w:ins w:id="1800" w:author="Garcia Carreras, Bernardo" w:date="2017-03-15T13:56:00Z">
              <w:r>
                <w:rPr>
                  <w:rFonts w:ascii="Times New Roman" w:hAnsi="Times New Roman" w:cs="Times New Roman"/>
                  <w:sz w:val="24"/>
                  <w:szCs w:val="24"/>
                </w:rPr>
                <w:t>0.45</w:t>
              </w:r>
            </w:ins>
          </w:p>
        </w:tc>
        <w:tc>
          <w:tcPr>
            <w:tcW w:w="1012" w:type="dxa"/>
            <w:tcBorders>
              <w:bottom w:val="single" w:sz="12" w:space="0" w:color="auto"/>
            </w:tcBorders>
            <w:tcPrChange w:id="1801" w:author="Garcia Carreras, Bernardo" w:date="2017-03-15T16:11:00Z">
              <w:tcPr>
                <w:tcW w:w="1227" w:type="dxa"/>
                <w:tcBorders>
                  <w:bottom w:val="single" w:sz="12" w:space="0" w:color="auto"/>
                </w:tcBorders>
              </w:tcPr>
            </w:tcPrChange>
          </w:tcPr>
          <w:p w:rsidR="00262E4C" w:rsidRDefault="00262E4C" w:rsidP="00924FFC">
            <w:pPr>
              <w:jc w:val="center"/>
              <w:rPr>
                <w:ins w:id="1802" w:author="Garcia Carreras, Bernardo" w:date="2017-03-15T16:10:00Z"/>
                <w:rFonts w:ascii="Times New Roman" w:hAnsi="Times New Roman" w:cs="Times New Roman"/>
                <w:sz w:val="24"/>
                <w:szCs w:val="24"/>
              </w:rPr>
            </w:pPr>
            <w:ins w:id="1803" w:author="Garcia Carreras, Bernardo" w:date="2017-03-15T16:15:00Z">
              <w:r>
                <w:rPr>
                  <w:rFonts w:ascii="Times New Roman" w:hAnsi="Times New Roman" w:cs="Times New Roman"/>
                  <w:sz w:val="24"/>
                  <w:szCs w:val="24"/>
                </w:rPr>
                <w:t>0.40</w:t>
              </w:r>
            </w:ins>
          </w:p>
        </w:tc>
        <w:tc>
          <w:tcPr>
            <w:tcW w:w="1012" w:type="dxa"/>
            <w:tcBorders>
              <w:bottom w:val="single" w:sz="12" w:space="0" w:color="auto"/>
            </w:tcBorders>
            <w:vAlign w:val="center"/>
            <w:tcPrChange w:id="1804" w:author="Garcia Carreras, Bernardo" w:date="2017-03-15T16:11:00Z">
              <w:tcPr>
                <w:tcW w:w="1227" w:type="dxa"/>
                <w:tcBorders>
                  <w:bottom w:val="single" w:sz="12" w:space="0" w:color="auto"/>
                </w:tcBorders>
                <w:vAlign w:val="center"/>
              </w:tcPr>
            </w:tcPrChange>
          </w:tcPr>
          <w:p w:rsidR="00756992" w:rsidRDefault="00262E4C">
            <w:pPr>
              <w:jc w:val="center"/>
              <w:rPr>
                <w:ins w:id="1805" w:author="Garcia Carreras, Bernardo" w:date="2017-03-14T14:20:00Z"/>
                <w:rFonts w:ascii="Times New Roman" w:hAnsi="Times New Roman" w:cs="Times New Roman"/>
                <w:sz w:val="24"/>
                <w:szCs w:val="24"/>
              </w:rPr>
              <w:pPrChange w:id="1806" w:author="Garcia Carreras, Bernardo" w:date="2017-03-15T20:33:00Z">
                <w:pPr>
                  <w:spacing w:after="200" w:line="276" w:lineRule="auto"/>
                </w:pPr>
              </w:pPrChange>
            </w:pPr>
            <w:ins w:id="1807" w:author="Garcia Carreras, Bernardo" w:date="2017-03-14T14:20:00Z">
              <w:r>
                <w:rPr>
                  <w:rFonts w:ascii="Times New Roman" w:hAnsi="Times New Roman" w:cs="Times New Roman"/>
                  <w:sz w:val="24"/>
                  <w:szCs w:val="24"/>
                </w:rPr>
                <w:t>0.35</w:t>
              </w:r>
            </w:ins>
          </w:p>
        </w:tc>
        <w:tc>
          <w:tcPr>
            <w:tcW w:w="1012" w:type="dxa"/>
            <w:tcBorders>
              <w:bottom w:val="single" w:sz="12" w:space="0" w:color="auto"/>
            </w:tcBorders>
            <w:vAlign w:val="center"/>
            <w:tcPrChange w:id="1808" w:author="Garcia Carreras, Bernardo" w:date="2017-03-15T16:11:00Z">
              <w:tcPr>
                <w:tcW w:w="1227" w:type="dxa"/>
                <w:tcBorders>
                  <w:bottom w:val="single" w:sz="12" w:space="0" w:color="auto"/>
                </w:tcBorders>
                <w:vAlign w:val="center"/>
              </w:tcPr>
            </w:tcPrChange>
          </w:tcPr>
          <w:p w:rsidR="00756992" w:rsidRDefault="00262E4C">
            <w:pPr>
              <w:jc w:val="center"/>
              <w:rPr>
                <w:ins w:id="1809" w:author="Garcia Carreras, Bernardo" w:date="2017-03-14T14:20:00Z"/>
                <w:rFonts w:ascii="Times New Roman" w:hAnsi="Times New Roman" w:cs="Times New Roman"/>
                <w:sz w:val="24"/>
                <w:szCs w:val="24"/>
              </w:rPr>
              <w:pPrChange w:id="1810" w:author="Garcia Carreras, Bernardo" w:date="2017-03-15T20:33:00Z">
                <w:pPr>
                  <w:spacing w:after="200" w:line="276" w:lineRule="auto"/>
                </w:pPr>
              </w:pPrChange>
            </w:pPr>
            <w:ins w:id="1811" w:author="Garcia Carreras, Bernardo" w:date="2017-03-14T14:21:00Z">
              <w:r>
                <w:rPr>
                  <w:rFonts w:ascii="Times New Roman" w:hAnsi="Times New Roman" w:cs="Times New Roman"/>
                  <w:sz w:val="24"/>
                  <w:szCs w:val="24"/>
                </w:rPr>
                <w:t>0.45</w:t>
              </w:r>
            </w:ins>
          </w:p>
        </w:tc>
        <w:tc>
          <w:tcPr>
            <w:tcW w:w="1012" w:type="dxa"/>
            <w:tcBorders>
              <w:bottom w:val="single" w:sz="12" w:space="0" w:color="auto"/>
            </w:tcBorders>
            <w:vAlign w:val="center"/>
            <w:tcPrChange w:id="1812" w:author="Garcia Carreras, Bernardo" w:date="2017-03-15T16:11:00Z">
              <w:tcPr>
                <w:tcW w:w="1226" w:type="dxa"/>
                <w:tcBorders>
                  <w:bottom w:val="single" w:sz="12" w:space="0" w:color="auto"/>
                </w:tcBorders>
                <w:vAlign w:val="center"/>
              </w:tcPr>
            </w:tcPrChange>
          </w:tcPr>
          <w:p w:rsidR="00756992" w:rsidRDefault="00262E4C">
            <w:pPr>
              <w:jc w:val="center"/>
              <w:rPr>
                <w:ins w:id="1813" w:author="Garcia Carreras, Bernardo" w:date="2017-03-14T14:20:00Z"/>
                <w:rFonts w:ascii="Times New Roman" w:hAnsi="Times New Roman" w:cs="Times New Roman"/>
                <w:sz w:val="24"/>
                <w:szCs w:val="24"/>
              </w:rPr>
              <w:pPrChange w:id="1814" w:author="Garcia Carreras, Bernardo" w:date="2017-03-15T20:33:00Z">
                <w:pPr>
                  <w:spacing w:after="200" w:line="276" w:lineRule="auto"/>
                </w:pPr>
              </w:pPrChange>
            </w:pPr>
            <w:ins w:id="1815" w:author="Garcia Carreras, Bernardo" w:date="2017-03-14T14:21:00Z">
              <w:r>
                <w:rPr>
                  <w:rFonts w:ascii="Times New Roman" w:hAnsi="Times New Roman" w:cs="Times New Roman"/>
                  <w:sz w:val="24"/>
                  <w:szCs w:val="24"/>
                </w:rPr>
                <w:t>0.40</w:t>
              </w:r>
            </w:ins>
          </w:p>
        </w:tc>
        <w:tc>
          <w:tcPr>
            <w:tcW w:w="1012" w:type="dxa"/>
            <w:tcBorders>
              <w:bottom w:val="single" w:sz="12" w:space="0" w:color="auto"/>
            </w:tcBorders>
            <w:vAlign w:val="center"/>
            <w:tcPrChange w:id="1816" w:author="Garcia Carreras, Bernardo" w:date="2017-03-15T16:11:00Z">
              <w:tcPr>
                <w:tcW w:w="1227" w:type="dxa"/>
                <w:gridSpan w:val="2"/>
                <w:tcBorders>
                  <w:bottom w:val="single" w:sz="12" w:space="0" w:color="auto"/>
                </w:tcBorders>
                <w:vAlign w:val="center"/>
              </w:tcPr>
            </w:tcPrChange>
          </w:tcPr>
          <w:p w:rsidR="00756992" w:rsidRDefault="00262E4C">
            <w:pPr>
              <w:jc w:val="center"/>
              <w:rPr>
                <w:ins w:id="1817" w:author="Garcia Carreras, Bernardo" w:date="2017-03-14T14:20:00Z"/>
                <w:rFonts w:ascii="Times New Roman" w:hAnsi="Times New Roman" w:cs="Times New Roman"/>
                <w:sz w:val="24"/>
                <w:szCs w:val="24"/>
              </w:rPr>
              <w:pPrChange w:id="1818" w:author="Garcia Carreras, Bernardo" w:date="2017-03-15T20:33:00Z">
                <w:pPr>
                  <w:spacing w:after="200" w:line="276" w:lineRule="auto"/>
                </w:pPr>
              </w:pPrChange>
            </w:pPr>
            <w:ins w:id="1819" w:author="Garcia Carreras, Bernardo" w:date="2017-03-14T14:21:00Z">
              <w:r>
                <w:rPr>
                  <w:rFonts w:ascii="Times New Roman" w:hAnsi="Times New Roman" w:cs="Times New Roman"/>
                  <w:sz w:val="24"/>
                  <w:szCs w:val="24"/>
                </w:rPr>
                <w:t>0.75</w:t>
              </w:r>
            </w:ins>
          </w:p>
        </w:tc>
        <w:tc>
          <w:tcPr>
            <w:tcW w:w="1012" w:type="dxa"/>
            <w:tcBorders>
              <w:bottom w:val="single" w:sz="12" w:space="0" w:color="auto"/>
            </w:tcBorders>
            <w:vAlign w:val="center"/>
            <w:tcPrChange w:id="1820" w:author="Garcia Carreras, Bernardo" w:date="2017-03-15T16:11:00Z">
              <w:tcPr>
                <w:tcW w:w="1227" w:type="dxa"/>
                <w:tcBorders>
                  <w:bottom w:val="single" w:sz="12" w:space="0" w:color="auto"/>
                </w:tcBorders>
                <w:vAlign w:val="center"/>
              </w:tcPr>
            </w:tcPrChange>
          </w:tcPr>
          <w:p w:rsidR="00756992" w:rsidRDefault="00262E4C">
            <w:pPr>
              <w:jc w:val="center"/>
              <w:rPr>
                <w:ins w:id="1821" w:author="Garcia Carreras, Bernardo" w:date="2017-03-14T14:20:00Z"/>
                <w:rFonts w:ascii="Times New Roman" w:hAnsi="Times New Roman" w:cs="Times New Roman"/>
                <w:sz w:val="24"/>
                <w:szCs w:val="24"/>
              </w:rPr>
              <w:pPrChange w:id="1822" w:author="Garcia Carreras, Bernardo" w:date="2017-03-15T20:33:00Z">
                <w:pPr>
                  <w:spacing w:after="200" w:line="276" w:lineRule="auto"/>
                </w:pPr>
              </w:pPrChange>
            </w:pPr>
            <w:ins w:id="1823" w:author="Garcia Carreras, Bernardo" w:date="2017-03-14T14:21:00Z">
              <w:r>
                <w:rPr>
                  <w:rFonts w:ascii="Times New Roman" w:hAnsi="Times New Roman" w:cs="Times New Roman"/>
                  <w:sz w:val="24"/>
                  <w:szCs w:val="24"/>
                </w:rPr>
                <w:t>20</w:t>
              </w:r>
            </w:ins>
          </w:p>
        </w:tc>
      </w:tr>
    </w:tbl>
    <w:p w:rsidR="00756992" w:rsidRDefault="00756992">
      <w:pPr>
        <w:spacing w:line="240" w:lineRule="auto"/>
        <w:rPr>
          <w:rFonts w:ascii="Times New Roman" w:hAnsi="Times New Roman" w:cs="Times New Roman"/>
          <w:b/>
          <w:sz w:val="24"/>
          <w:szCs w:val="24"/>
        </w:rPr>
        <w:pPrChange w:id="1824" w:author="Garcia Carreras, Bernardo" w:date="2017-03-15T20:33:00Z">
          <w:pPr/>
        </w:pPrChange>
      </w:pPr>
    </w:p>
    <w:p w:rsidR="00756992" w:rsidRDefault="00756992">
      <w:pPr>
        <w:spacing w:line="240" w:lineRule="auto"/>
        <w:rPr>
          <w:rFonts w:ascii="Times New Roman" w:hAnsi="Times New Roman" w:cs="Times New Roman"/>
          <w:b/>
          <w:sz w:val="24"/>
          <w:szCs w:val="24"/>
        </w:rPr>
        <w:pPrChange w:id="1825" w:author="Garcia Carreras, Bernardo" w:date="2017-03-15T20:33:00Z">
          <w:pPr/>
        </w:pPrChange>
      </w:pPr>
    </w:p>
    <w:p w:rsidR="00756992" w:rsidRDefault="00756992">
      <w:pPr>
        <w:spacing w:line="240" w:lineRule="auto"/>
        <w:rPr>
          <w:rFonts w:ascii="Times New Roman" w:hAnsi="Times New Roman" w:cs="Times New Roman"/>
          <w:b/>
          <w:sz w:val="24"/>
          <w:szCs w:val="24"/>
        </w:rPr>
        <w:pPrChange w:id="1826" w:author="Garcia Carreras, Bernardo" w:date="2017-03-15T20:33:00Z">
          <w:pPr/>
        </w:pPrChange>
      </w:pPr>
    </w:p>
    <w:p w:rsidR="00756992" w:rsidRDefault="0007642A">
      <w:pPr>
        <w:spacing w:line="240" w:lineRule="auto"/>
        <w:rPr>
          <w:rFonts w:asciiTheme="majorHAnsi" w:eastAsiaTheme="majorEastAsia" w:hAnsiTheme="majorHAnsi" w:cstheme="majorBidi"/>
          <w:b/>
          <w:bCs/>
        </w:rPr>
        <w:pPrChange w:id="1827" w:author="Garcia Carreras, Bernardo" w:date="2017-03-15T20:33:00Z">
          <w:pPr/>
        </w:pPrChange>
      </w:pPr>
      <w:r>
        <w:br w:type="page"/>
      </w:r>
    </w:p>
    <w:p w:rsidR="00756992" w:rsidRDefault="008B4355">
      <w:pPr>
        <w:pStyle w:val="Heading3"/>
        <w:spacing w:line="240" w:lineRule="auto"/>
        <w:pPrChange w:id="1828" w:author="Garcia Carreras, Bernardo" w:date="2017-03-15T20:33:00Z">
          <w:pPr>
            <w:pStyle w:val="Heading3"/>
          </w:pPr>
        </w:pPrChange>
      </w:pPr>
      <w:r>
        <w:lastRenderedPageBreak/>
        <w:t>Table 6</w:t>
      </w:r>
      <w:r w:rsidR="001B34A9">
        <w:t xml:space="preserve">: Impact of temperature, phosphate level and pair of species identity on the deviation from the expected yield </w:t>
      </w:r>
      <w:r w:rsidR="001B34A9" w:rsidRPr="0066614F">
        <w:t xml:space="preserve"> </w:t>
      </w:r>
      <w:r w:rsidR="001B34A9">
        <w:t xml:space="preserve">calculated as the logarithm of the observed total density in competition minus the logarithm of the expected </w:t>
      </w:r>
      <w:r w:rsidR="001B34A9" w:rsidRPr="0066614F">
        <w:t>total density when grown in isolation</w:t>
      </w:r>
      <w:r w:rsidR="001B34A9">
        <w:t xml:space="preserve"> (</w:t>
      </w:r>
      <w:r w:rsidR="001B34A9" w:rsidRPr="0066614F">
        <w:t>log</w:t>
      </w:r>
      <w:r w:rsidR="001B34A9" w:rsidRPr="0066614F">
        <w:rPr>
          <w:vertAlign w:val="subscript"/>
        </w:rPr>
        <w:t>10</w:t>
      </w:r>
      <w:r w:rsidR="001B34A9" w:rsidRPr="0066614F">
        <w:t>(</w:t>
      </w:r>
      <m:oMath>
        <m:sSub>
          <m:sSubPr>
            <m:ctrlPr>
              <w:ins w:id="1829" w:author="Garcia Carreras, Bernardo" w:date="2017-02-22T15:19:00Z">
                <w:rPr>
                  <w:rFonts w:ascii="Cambria Math" w:hAnsi="Cambria Math"/>
                  <w:i/>
                </w:rPr>
              </w:ins>
            </m:ctrlPr>
          </m:sSubPr>
          <m:e>
            <w:ins w:id="1830" w:author="Garcia Carreras, Bernardo" w:date="2017-02-22T15:19:00Z">
              <m:r>
                <m:rPr>
                  <m:sty m:val="bi"/>
                </m:rPr>
                <w:rPr>
                  <w:rFonts w:ascii="Cambria Math" w:hAnsi="Cambria Math"/>
                </w:rPr>
                <m:t>N</m:t>
              </m:r>
            </w:ins>
          </m:e>
          <m:sub>
            <w:ins w:id="1831" w:author="Garcia Carreras, Bernardo" w:date="2017-02-22T15:19:00Z">
              <m:r>
                <m:rPr>
                  <m:nor/>
                </m:rPr>
                <w:rPr>
                  <w:rFonts w:ascii="Cambria Math" w:hAnsi="Cambria Math"/>
                </w:rPr>
                <m:t>tot,comp</m:t>
              </m:r>
            </w:ins>
          </m:sub>
        </m:sSub>
        <w:del w:id="1832" w:author="Garcia Carreras, Bernardo" w:date="2017-02-22T15:19:00Z"/>
      </m:oMath>
      <w:r w:rsidR="001B34A9" w:rsidRPr="0066614F" w:rsidDel="009307E3">
        <w:t>Ntot</w:t>
      </w:r>
      <w:del w:id="1833" w:author="Garcia Carreras, Bernardo" w:date="2017-02-22T15:19:00Z">
        <w:r w:rsidR="001B34A9" w:rsidDel="009307E3">
          <w:rPr>
            <w:vertAlign w:val="subscript"/>
          </w:rPr>
          <w:delText>compet</w:delText>
        </w:r>
      </w:del>
      <w:r w:rsidR="001B34A9">
        <w:t>)</w:t>
      </w:r>
      <w:r w:rsidR="001B34A9" w:rsidRPr="0066614F">
        <w:t xml:space="preserve"> </w:t>
      </w:r>
      <w:r w:rsidR="001B34A9">
        <w:t>-</w:t>
      </w:r>
      <w:r w:rsidR="001B34A9" w:rsidRPr="0066614F">
        <w:t>log</w:t>
      </w:r>
      <w:r w:rsidR="001B34A9" w:rsidRPr="0066614F">
        <w:rPr>
          <w:vertAlign w:val="subscript"/>
        </w:rPr>
        <w:t>10</w:t>
      </w:r>
      <w:r w:rsidR="001B34A9" w:rsidRPr="0066614F">
        <w:t>(</w:t>
      </w:r>
      <m:oMath>
        <m:sSub>
          <m:sSubPr>
            <m:ctrlPr>
              <w:ins w:id="1834" w:author="Garcia Carreras, Bernardo" w:date="2017-02-22T15:19:00Z">
                <w:rPr>
                  <w:rFonts w:ascii="Cambria Math" w:hAnsi="Cambria Math"/>
                  <w:i/>
                </w:rPr>
              </w:ins>
            </m:ctrlPr>
          </m:sSubPr>
          <m:e>
            <w:ins w:id="1835" w:author="Garcia Carreras, Bernardo" w:date="2017-02-22T15:19:00Z">
              <m:r>
                <m:rPr>
                  <m:sty m:val="bi"/>
                </m:rPr>
                <w:rPr>
                  <w:rFonts w:ascii="Cambria Math" w:hAnsi="Cambria Math"/>
                </w:rPr>
                <m:t>N</m:t>
              </m:r>
            </w:ins>
          </m:e>
          <m:sub>
            <w:ins w:id="1836" w:author="Garcia Carreras, Bernardo" w:date="2017-02-22T15:19:00Z">
              <m:r>
                <m:rPr>
                  <m:nor/>
                </m:rPr>
                <w:rPr>
                  <w:rFonts w:ascii="Cambria Math" w:hAnsi="Cambria Math"/>
                </w:rPr>
                <m:t>tot,isol</m:t>
              </m:r>
            </w:ins>
          </m:sub>
        </m:sSub>
        <w:del w:id="1837" w:author="Garcia Carreras, Bernardo" w:date="2017-02-22T15:19:00Z"/>
      </m:oMath>
      <w:r w:rsidR="001B34A9" w:rsidRPr="0066614F" w:rsidDel="009307E3">
        <w:t>Ntot</w:t>
      </w:r>
      <w:del w:id="1838" w:author="Garcia Carreras, Bernardo" w:date="2017-02-22T15:19:00Z">
        <w:r w:rsidR="001B34A9" w:rsidRPr="0066614F" w:rsidDel="009307E3">
          <w:rPr>
            <w:vertAlign w:val="subscript"/>
          </w:rPr>
          <w:delText>isol</w:delText>
        </w:r>
      </w:del>
      <w:r w:rsidR="001B34A9" w:rsidRPr="0066614F">
        <w:t>)</w:t>
      </w:r>
      <w:r w:rsidR="001B34A9">
        <w:t>)</w:t>
      </w:r>
      <w:r w:rsidR="001B34A9" w:rsidRPr="0066614F">
        <w:t xml:space="preserve">. We fitted a linear model including the three-way interaction </w:t>
      </w:r>
      <w:r w:rsidR="001B34A9">
        <w:t>between pair</w:t>
      </w:r>
      <w:r w:rsidR="001B34A9" w:rsidRPr="0066614F">
        <w:t xml:space="preserve"> identity, temperature and nutrient</w:t>
      </w:r>
      <w:ins w:id="1839" w:author="Garcia Carreras, Bernardo" w:date="2017-02-22T15:20:00Z">
        <w:r w:rsidR="005168BA">
          <w:t xml:space="preserve"> concentration</w:t>
        </w:r>
      </w:ins>
      <w:r w:rsidR="001B34A9" w:rsidRPr="0066614F">
        <w:t xml:space="preserve"> and derived all simpler models. We kept the model that had the lowest </w:t>
      </w:r>
      <w:proofErr w:type="spellStart"/>
      <w:r w:rsidR="001B34A9" w:rsidRPr="0066614F">
        <w:t>AICc</w:t>
      </w:r>
      <w:proofErr w:type="spellEnd"/>
      <w:r w:rsidR="001B34A9" w:rsidRPr="0066614F">
        <w:t xml:space="preserve"> (</w:t>
      </w:r>
      <w:proofErr w:type="spellStart"/>
      <w:r w:rsidR="001B34A9" w:rsidRPr="0066614F">
        <w:t>ΔAICc</w:t>
      </w:r>
      <w:proofErr w:type="spellEnd"/>
      <w:r w:rsidR="001B34A9" w:rsidRPr="0066614F">
        <w:t xml:space="preserve"> </w:t>
      </w:r>
      <w:r w:rsidR="0053689D">
        <w:t>with the second best model, 3.05</w:t>
      </w:r>
      <w:r w:rsidR="001B34A9" w:rsidRPr="0066614F">
        <w:t>). We pr</w:t>
      </w:r>
      <w:r w:rsidR="001B34A9">
        <w:t xml:space="preserve">esent the results of a type II </w:t>
      </w:r>
      <w:proofErr w:type="spellStart"/>
      <w:r w:rsidR="001B34A9">
        <w:t>A</w:t>
      </w:r>
      <w:r w:rsidR="001B34A9" w:rsidRPr="0066614F">
        <w:t>nova</w:t>
      </w:r>
      <w:proofErr w:type="spellEnd"/>
      <w:r w:rsidR="001B34A9" w:rsidRPr="0066614F">
        <w:t>.</w:t>
      </w:r>
      <w:r w:rsidR="0053689D">
        <w:t xml:space="preserve"> The model explained 0.53</w:t>
      </w:r>
      <w:r w:rsidR="001B34A9" w:rsidRPr="0066614F">
        <w:t xml:space="preserve"> of the variance (adjusted R</w:t>
      </w:r>
      <w:r w:rsidR="001B34A9" w:rsidRPr="0066614F">
        <w:rPr>
          <w:vertAlign w:val="superscript"/>
        </w:rPr>
        <w:t>2</w:t>
      </w:r>
      <w:r w:rsidR="001B34A9" w:rsidRPr="0066614F">
        <w:t>).</w:t>
      </w:r>
    </w:p>
    <w:p w:rsidR="00756992" w:rsidRDefault="00756992">
      <w:pPr>
        <w:spacing w:line="240" w:lineRule="auto"/>
        <w:rPr>
          <w:rFonts w:ascii="Times New Roman" w:hAnsi="Times New Roman" w:cs="Times New Roman"/>
          <w:b/>
          <w:sz w:val="24"/>
          <w:szCs w:val="24"/>
        </w:rPr>
        <w:pPrChange w:id="1840" w:author="Garcia Carreras, Bernardo" w:date="2017-03-15T20:33:00Z">
          <w:pPr/>
        </w:pPrChange>
      </w:pP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tblPr>
      <w:tblGrid>
        <w:gridCol w:w="4219"/>
        <w:gridCol w:w="1240"/>
        <w:gridCol w:w="1240"/>
        <w:gridCol w:w="1064"/>
        <w:gridCol w:w="1417"/>
      </w:tblGrid>
      <w:tr w:rsidR="001B34A9" w:rsidTr="009624E7">
        <w:trPr>
          <w:trHeight w:val="276"/>
        </w:trPr>
        <w:tc>
          <w:tcPr>
            <w:tcW w:w="4219" w:type="dxa"/>
            <w:tcBorders>
              <w:top w:val="single" w:sz="4" w:space="0" w:color="auto"/>
              <w:bottom w:val="single" w:sz="4" w:space="0" w:color="auto"/>
            </w:tcBorders>
          </w:tcPr>
          <w:p w:rsidR="001B34A9" w:rsidRDefault="001B34A9" w:rsidP="00924FFC">
            <w:pPr>
              <w:rPr>
                <w:rFonts w:ascii="Times New Roman" w:hAnsi="Times New Roman" w:cs="Times New Roman"/>
                <w:b/>
                <w:sz w:val="24"/>
                <w:szCs w:val="24"/>
              </w:rPr>
            </w:pPr>
          </w:p>
        </w:tc>
        <w:tc>
          <w:tcPr>
            <w:tcW w:w="1240" w:type="dxa"/>
            <w:tcBorders>
              <w:top w:val="single" w:sz="4" w:space="0" w:color="auto"/>
              <w:bottom w:val="single" w:sz="4" w:space="0" w:color="auto"/>
            </w:tcBorders>
          </w:tcPr>
          <w:p w:rsidR="001B34A9" w:rsidRDefault="001B34A9" w:rsidP="00924FFC">
            <w:pPr>
              <w:rPr>
                <w:rFonts w:ascii="Times New Roman" w:hAnsi="Times New Roman" w:cs="Times New Roman"/>
                <w:b/>
                <w:sz w:val="24"/>
                <w:szCs w:val="24"/>
              </w:rPr>
            </w:pPr>
            <w:proofErr w:type="spellStart"/>
            <w:r>
              <w:rPr>
                <w:rFonts w:ascii="Times New Roman" w:hAnsi="Times New Roman" w:cs="Times New Roman"/>
                <w:b/>
                <w:sz w:val="24"/>
                <w:szCs w:val="24"/>
              </w:rPr>
              <w:t>Sum.sq</w:t>
            </w:r>
            <w:proofErr w:type="spellEnd"/>
          </w:p>
        </w:tc>
        <w:tc>
          <w:tcPr>
            <w:tcW w:w="1240" w:type="dxa"/>
            <w:tcBorders>
              <w:top w:val="single" w:sz="4" w:space="0" w:color="auto"/>
              <w:bottom w:val="single" w:sz="4" w:space="0" w:color="auto"/>
            </w:tcBorders>
          </w:tcPr>
          <w:p w:rsidR="001B34A9" w:rsidRDefault="001B34A9" w:rsidP="00924FFC">
            <w:pPr>
              <w:rPr>
                <w:rFonts w:ascii="Times New Roman" w:hAnsi="Times New Roman" w:cs="Times New Roman"/>
                <w:b/>
                <w:sz w:val="24"/>
                <w:szCs w:val="24"/>
              </w:rPr>
            </w:pPr>
            <w:proofErr w:type="spellStart"/>
            <w:r>
              <w:rPr>
                <w:rFonts w:ascii="Times New Roman" w:hAnsi="Times New Roman" w:cs="Times New Roman"/>
                <w:b/>
                <w:sz w:val="24"/>
                <w:szCs w:val="24"/>
              </w:rPr>
              <w:t>Df</w:t>
            </w:r>
            <w:proofErr w:type="spellEnd"/>
          </w:p>
        </w:tc>
        <w:tc>
          <w:tcPr>
            <w:tcW w:w="1064" w:type="dxa"/>
            <w:tcBorders>
              <w:top w:val="single" w:sz="4" w:space="0" w:color="auto"/>
              <w:bottom w:val="single" w:sz="4" w:space="0" w:color="auto"/>
            </w:tcBorders>
          </w:tcPr>
          <w:p w:rsidR="001B34A9" w:rsidRDefault="001B34A9" w:rsidP="00924FFC">
            <w:pPr>
              <w:rPr>
                <w:rFonts w:ascii="Times New Roman" w:hAnsi="Times New Roman" w:cs="Times New Roman"/>
                <w:b/>
                <w:sz w:val="24"/>
                <w:szCs w:val="24"/>
              </w:rPr>
            </w:pPr>
            <w:r>
              <w:rPr>
                <w:rFonts w:ascii="Times New Roman" w:hAnsi="Times New Roman" w:cs="Times New Roman"/>
                <w:b/>
                <w:sz w:val="24"/>
                <w:szCs w:val="24"/>
              </w:rPr>
              <w:t>F</w:t>
            </w:r>
          </w:p>
        </w:tc>
        <w:tc>
          <w:tcPr>
            <w:tcW w:w="1417" w:type="dxa"/>
            <w:tcBorders>
              <w:top w:val="single" w:sz="4" w:space="0" w:color="auto"/>
              <w:bottom w:val="single" w:sz="4" w:space="0" w:color="auto"/>
            </w:tcBorders>
          </w:tcPr>
          <w:p w:rsidR="001B34A9" w:rsidRDefault="009624E7" w:rsidP="00924FFC">
            <w:pPr>
              <w:rPr>
                <w:rFonts w:ascii="Times New Roman" w:hAnsi="Times New Roman" w:cs="Times New Roman"/>
                <w:b/>
                <w:sz w:val="24"/>
                <w:szCs w:val="24"/>
              </w:rPr>
            </w:pPr>
            <w:r>
              <w:rPr>
                <w:rFonts w:ascii="Times New Roman" w:hAnsi="Times New Roman" w:cs="Times New Roman"/>
                <w:b/>
                <w:sz w:val="24"/>
                <w:szCs w:val="24"/>
              </w:rPr>
              <w:t>p</w:t>
            </w:r>
          </w:p>
        </w:tc>
      </w:tr>
      <w:tr w:rsidR="001B34A9" w:rsidTr="009624E7">
        <w:trPr>
          <w:trHeight w:val="276"/>
        </w:trPr>
        <w:tc>
          <w:tcPr>
            <w:tcW w:w="4219" w:type="dxa"/>
            <w:tcBorders>
              <w:top w:val="single" w:sz="4" w:space="0" w:color="auto"/>
            </w:tcBorders>
          </w:tcPr>
          <w:p w:rsidR="001B34A9" w:rsidRPr="008815D0" w:rsidRDefault="001B34A9" w:rsidP="00924FFC">
            <w:pPr>
              <w:rPr>
                <w:rFonts w:ascii="Times New Roman" w:hAnsi="Times New Roman" w:cs="Times New Roman"/>
                <w:sz w:val="24"/>
                <w:szCs w:val="24"/>
              </w:rPr>
            </w:pPr>
            <w:r>
              <w:rPr>
                <w:rFonts w:ascii="Times New Roman" w:hAnsi="Times New Roman" w:cs="Times New Roman"/>
                <w:sz w:val="24"/>
                <w:szCs w:val="24"/>
              </w:rPr>
              <w:t>Pair</w:t>
            </w:r>
            <w:r w:rsidRPr="008815D0">
              <w:rPr>
                <w:rFonts w:ascii="Times New Roman" w:hAnsi="Times New Roman" w:cs="Times New Roman"/>
                <w:sz w:val="24"/>
                <w:szCs w:val="24"/>
              </w:rPr>
              <w:t xml:space="preserve"> identity</w:t>
            </w:r>
          </w:p>
        </w:tc>
        <w:tc>
          <w:tcPr>
            <w:tcW w:w="1240" w:type="dxa"/>
            <w:tcBorders>
              <w:top w:val="single" w:sz="4" w:space="0" w:color="auto"/>
            </w:tcBorders>
          </w:tcPr>
          <w:p w:rsidR="001B34A9" w:rsidRPr="008815D0" w:rsidRDefault="009624E7" w:rsidP="00924FFC">
            <w:pPr>
              <w:rPr>
                <w:rFonts w:ascii="Times New Roman" w:hAnsi="Times New Roman" w:cs="Times New Roman"/>
                <w:sz w:val="24"/>
                <w:szCs w:val="24"/>
              </w:rPr>
            </w:pPr>
            <w:r>
              <w:rPr>
                <w:rFonts w:ascii="Times New Roman" w:hAnsi="Times New Roman" w:cs="Times New Roman"/>
                <w:sz w:val="24"/>
                <w:szCs w:val="24"/>
              </w:rPr>
              <w:t>48.95</w:t>
            </w:r>
          </w:p>
        </w:tc>
        <w:tc>
          <w:tcPr>
            <w:tcW w:w="1240" w:type="dxa"/>
            <w:tcBorders>
              <w:top w:val="single" w:sz="4" w:space="0" w:color="auto"/>
            </w:tcBorders>
          </w:tcPr>
          <w:p w:rsidR="001B34A9" w:rsidRPr="008815D0" w:rsidRDefault="001B34A9" w:rsidP="00924FFC">
            <w:pPr>
              <w:rPr>
                <w:rFonts w:ascii="Times New Roman" w:hAnsi="Times New Roman" w:cs="Times New Roman"/>
                <w:sz w:val="24"/>
                <w:szCs w:val="24"/>
              </w:rPr>
            </w:pPr>
            <w:r>
              <w:rPr>
                <w:rFonts w:ascii="Times New Roman" w:hAnsi="Times New Roman" w:cs="Times New Roman"/>
                <w:sz w:val="24"/>
                <w:szCs w:val="24"/>
              </w:rPr>
              <w:t>14</w:t>
            </w:r>
          </w:p>
        </w:tc>
        <w:tc>
          <w:tcPr>
            <w:tcW w:w="1064" w:type="dxa"/>
            <w:tcBorders>
              <w:top w:val="single" w:sz="4" w:space="0" w:color="auto"/>
            </w:tcBorders>
          </w:tcPr>
          <w:p w:rsidR="001B34A9" w:rsidRPr="008815D0" w:rsidRDefault="009624E7" w:rsidP="00924FFC">
            <w:pPr>
              <w:rPr>
                <w:rFonts w:ascii="Times New Roman" w:hAnsi="Times New Roman" w:cs="Times New Roman"/>
                <w:sz w:val="24"/>
                <w:szCs w:val="24"/>
              </w:rPr>
            </w:pPr>
            <w:r>
              <w:rPr>
                <w:rFonts w:ascii="Times New Roman" w:hAnsi="Times New Roman" w:cs="Times New Roman"/>
                <w:sz w:val="24"/>
                <w:szCs w:val="24"/>
              </w:rPr>
              <w:t>19.67</w:t>
            </w:r>
          </w:p>
        </w:tc>
        <w:tc>
          <w:tcPr>
            <w:tcW w:w="1417" w:type="dxa"/>
            <w:tcBorders>
              <w:top w:val="single" w:sz="4" w:space="0" w:color="auto"/>
            </w:tcBorders>
          </w:tcPr>
          <w:p w:rsidR="001B34A9" w:rsidRPr="008815D0" w:rsidRDefault="001B34A9" w:rsidP="00924FFC">
            <w:pPr>
              <w:rPr>
                <w:rFonts w:ascii="Times New Roman" w:hAnsi="Times New Roman" w:cs="Times New Roman"/>
                <w:sz w:val="24"/>
                <w:szCs w:val="24"/>
              </w:rPr>
            </w:pPr>
            <w:r>
              <w:rPr>
                <w:rFonts w:ascii="Times New Roman" w:hAnsi="Times New Roman" w:cs="Times New Roman"/>
                <w:sz w:val="24"/>
                <w:szCs w:val="24"/>
              </w:rPr>
              <w:t>&lt;0.001</w:t>
            </w:r>
            <w:r w:rsidR="009624E7">
              <w:rPr>
                <w:rFonts w:ascii="Times New Roman" w:hAnsi="Times New Roman" w:cs="Times New Roman"/>
                <w:sz w:val="24"/>
                <w:szCs w:val="24"/>
              </w:rPr>
              <w:t>***</w:t>
            </w:r>
          </w:p>
        </w:tc>
      </w:tr>
      <w:tr w:rsidR="001B34A9" w:rsidTr="009624E7">
        <w:trPr>
          <w:trHeight w:val="276"/>
        </w:trPr>
        <w:tc>
          <w:tcPr>
            <w:tcW w:w="4219" w:type="dxa"/>
          </w:tcPr>
          <w:p w:rsidR="001B34A9" w:rsidRDefault="001B34A9" w:rsidP="00924FFC">
            <w:pPr>
              <w:rPr>
                <w:rFonts w:ascii="Times New Roman" w:hAnsi="Times New Roman" w:cs="Times New Roman"/>
                <w:sz w:val="24"/>
                <w:szCs w:val="24"/>
              </w:rPr>
            </w:pPr>
            <w:r>
              <w:rPr>
                <w:rFonts w:ascii="Times New Roman" w:hAnsi="Times New Roman" w:cs="Times New Roman"/>
                <w:sz w:val="24"/>
                <w:szCs w:val="24"/>
              </w:rPr>
              <w:t>Phosphate level</w:t>
            </w:r>
          </w:p>
        </w:tc>
        <w:tc>
          <w:tcPr>
            <w:tcW w:w="1240" w:type="dxa"/>
          </w:tcPr>
          <w:p w:rsidR="001B34A9" w:rsidRDefault="009624E7" w:rsidP="00924FFC">
            <w:pPr>
              <w:rPr>
                <w:rFonts w:ascii="Times New Roman" w:hAnsi="Times New Roman" w:cs="Times New Roman"/>
                <w:sz w:val="24"/>
                <w:szCs w:val="24"/>
              </w:rPr>
            </w:pPr>
            <w:r>
              <w:rPr>
                <w:rFonts w:ascii="Times New Roman" w:hAnsi="Times New Roman" w:cs="Times New Roman"/>
                <w:sz w:val="24"/>
                <w:szCs w:val="24"/>
              </w:rPr>
              <w:t>&gt;0.001</w:t>
            </w:r>
          </w:p>
        </w:tc>
        <w:tc>
          <w:tcPr>
            <w:tcW w:w="1240" w:type="dxa"/>
          </w:tcPr>
          <w:p w:rsidR="001B34A9" w:rsidRDefault="001B34A9" w:rsidP="00924FFC">
            <w:pPr>
              <w:rPr>
                <w:rFonts w:ascii="Times New Roman" w:hAnsi="Times New Roman" w:cs="Times New Roman"/>
                <w:sz w:val="24"/>
                <w:szCs w:val="24"/>
              </w:rPr>
            </w:pPr>
            <w:r>
              <w:rPr>
                <w:rFonts w:ascii="Times New Roman" w:hAnsi="Times New Roman" w:cs="Times New Roman"/>
                <w:sz w:val="24"/>
                <w:szCs w:val="24"/>
              </w:rPr>
              <w:t>1</w:t>
            </w:r>
          </w:p>
        </w:tc>
        <w:tc>
          <w:tcPr>
            <w:tcW w:w="1064" w:type="dxa"/>
          </w:tcPr>
          <w:p w:rsidR="001B34A9" w:rsidRDefault="009624E7" w:rsidP="00924FFC">
            <w:pPr>
              <w:rPr>
                <w:rFonts w:ascii="Times New Roman" w:hAnsi="Times New Roman" w:cs="Times New Roman"/>
                <w:sz w:val="24"/>
                <w:szCs w:val="24"/>
              </w:rPr>
            </w:pPr>
            <w:r>
              <w:rPr>
                <w:rFonts w:ascii="Times New Roman" w:hAnsi="Times New Roman" w:cs="Times New Roman"/>
                <w:sz w:val="24"/>
                <w:szCs w:val="24"/>
              </w:rPr>
              <w:t>&gt;0.001</w:t>
            </w:r>
          </w:p>
        </w:tc>
        <w:tc>
          <w:tcPr>
            <w:tcW w:w="1417" w:type="dxa"/>
          </w:tcPr>
          <w:p w:rsidR="001B34A9" w:rsidRPr="008815D0" w:rsidRDefault="009624E7" w:rsidP="00924FFC">
            <w:pPr>
              <w:rPr>
                <w:rFonts w:ascii="Times New Roman" w:hAnsi="Times New Roman" w:cs="Times New Roman"/>
                <w:sz w:val="24"/>
                <w:szCs w:val="24"/>
              </w:rPr>
            </w:pPr>
            <w:r>
              <w:rPr>
                <w:rFonts w:ascii="Times New Roman" w:hAnsi="Times New Roman" w:cs="Times New Roman"/>
                <w:sz w:val="24"/>
                <w:szCs w:val="24"/>
              </w:rPr>
              <w:t>0.980</w:t>
            </w:r>
          </w:p>
        </w:tc>
      </w:tr>
      <w:tr w:rsidR="001B34A9" w:rsidTr="009624E7">
        <w:trPr>
          <w:trHeight w:val="276"/>
        </w:trPr>
        <w:tc>
          <w:tcPr>
            <w:tcW w:w="4219" w:type="dxa"/>
          </w:tcPr>
          <w:p w:rsidR="001B34A9" w:rsidRDefault="001B34A9" w:rsidP="00924FFC">
            <w:pPr>
              <w:rPr>
                <w:rFonts w:ascii="Times New Roman" w:hAnsi="Times New Roman" w:cs="Times New Roman"/>
                <w:sz w:val="24"/>
                <w:szCs w:val="24"/>
              </w:rPr>
            </w:pPr>
            <w:r>
              <w:rPr>
                <w:rFonts w:ascii="Times New Roman" w:hAnsi="Times New Roman" w:cs="Times New Roman"/>
                <w:sz w:val="24"/>
                <w:szCs w:val="24"/>
              </w:rPr>
              <w:t>Temperature level</w:t>
            </w:r>
          </w:p>
        </w:tc>
        <w:tc>
          <w:tcPr>
            <w:tcW w:w="1240" w:type="dxa"/>
          </w:tcPr>
          <w:p w:rsidR="001B34A9" w:rsidRDefault="009624E7" w:rsidP="00924FFC">
            <w:pPr>
              <w:rPr>
                <w:rFonts w:ascii="Times New Roman" w:hAnsi="Times New Roman" w:cs="Times New Roman"/>
                <w:sz w:val="24"/>
                <w:szCs w:val="24"/>
              </w:rPr>
            </w:pPr>
            <w:r>
              <w:rPr>
                <w:rFonts w:ascii="Times New Roman" w:hAnsi="Times New Roman" w:cs="Times New Roman"/>
                <w:sz w:val="24"/>
                <w:szCs w:val="24"/>
              </w:rPr>
              <w:t>0.33</w:t>
            </w:r>
          </w:p>
        </w:tc>
        <w:tc>
          <w:tcPr>
            <w:tcW w:w="1240" w:type="dxa"/>
          </w:tcPr>
          <w:p w:rsidR="001B34A9" w:rsidRDefault="001B34A9" w:rsidP="00924FFC">
            <w:pPr>
              <w:rPr>
                <w:rFonts w:ascii="Times New Roman" w:hAnsi="Times New Roman" w:cs="Times New Roman"/>
                <w:sz w:val="24"/>
                <w:szCs w:val="24"/>
              </w:rPr>
            </w:pPr>
            <w:r>
              <w:rPr>
                <w:rFonts w:ascii="Times New Roman" w:hAnsi="Times New Roman" w:cs="Times New Roman"/>
                <w:sz w:val="24"/>
                <w:szCs w:val="24"/>
              </w:rPr>
              <w:t>1</w:t>
            </w:r>
          </w:p>
        </w:tc>
        <w:tc>
          <w:tcPr>
            <w:tcW w:w="1064" w:type="dxa"/>
          </w:tcPr>
          <w:p w:rsidR="001B34A9" w:rsidRDefault="009624E7" w:rsidP="00924FFC">
            <w:pPr>
              <w:rPr>
                <w:rFonts w:ascii="Times New Roman" w:hAnsi="Times New Roman" w:cs="Times New Roman"/>
                <w:sz w:val="24"/>
                <w:szCs w:val="24"/>
              </w:rPr>
            </w:pPr>
            <w:r>
              <w:rPr>
                <w:rFonts w:ascii="Times New Roman" w:hAnsi="Times New Roman" w:cs="Times New Roman"/>
                <w:sz w:val="24"/>
                <w:szCs w:val="24"/>
              </w:rPr>
              <w:t>1.87</w:t>
            </w:r>
          </w:p>
        </w:tc>
        <w:tc>
          <w:tcPr>
            <w:tcW w:w="1417" w:type="dxa"/>
          </w:tcPr>
          <w:p w:rsidR="001B34A9" w:rsidRPr="008815D0" w:rsidRDefault="009624E7" w:rsidP="00924FFC">
            <w:pPr>
              <w:rPr>
                <w:rFonts w:ascii="Times New Roman" w:hAnsi="Times New Roman" w:cs="Times New Roman"/>
                <w:sz w:val="24"/>
                <w:szCs w:val="24"/>
              </w:rPr>
            </w:pPr>
            <w:r>
              <w:rPr>
                <w:rFonts w:ascii="Times New Roman" w:hAnsi="Times New Roman" w:cs="Times New Roman"/>
                <w:sz w:val="24"/>
                <w:szCs w:val="24"/>
              </w:rPr>
              <w:t>0.171</w:t>
            </w:r>
          </w:p>
        </w:tc>
      </w:tr>
      <w:tr w:rsidR="001B34A9" w:rsidTr="009624E7">
        <w:trPr>
          <w:trHeight w:val="276"/>
        </w:trPr>
        <w:tc>
          <w:tcPr>
            <w:tcW w:w="4219" w:type="dxa"/>
          </w:tcPr>
          <w:p w:rsidR="001B34A9" w:rsidRDefault="001B34A9" w:rsidP="00924FFC">
            <w:pPr>
              <w:rPr>
                <w:rFonts w:ascii="Times New Roman" w:hAnsi="Times New Roman" w:cs="Times New Roman"/>
                <w:sz w:val="24"/>
                <w:szCs w:val="24"/>
              </w:rPr>
            </w:pPr>
            <w:r>
              <w:rPr>
                <w:rFonts w:ascii="Times New Roman" w:hAnsi="Times New Roman" w:cs="Times New Roman"/>
                <w:sz w:val="24"/>
                <w:szCs w:val="24"/>
              </w:rPr>
              <w:t>Pair identity * phosphate</w:t>
            </w:r>
          </w:p>
        </w:tc>
        <w:tc>
          <w:tcPr>
            <w:tcW w:w="1240" w:type="dxa"/>
          </w:tcPr>
          <w:p w:rsidR="001B34A9" w:rsidRDefault="009624E7" w:rsidP="00924FFC">
            <w:pPr>
              <w:rPr>
                <w:rFonts w:ascii="Times New Roman" w:hAnsi="Times New Roman" w:cs="Times New Roman"/>
                <w:sz w:val="24"/>
                <w:szCs w:val="24"/>
              </w:rPr>
            </w:pPr>
            <w:r>
              <w:rPr>
                <w:rFonts w:ascii="Times New Roman" w:hAnsi="Times New Roman" w:cs="Times New Roman"/>
                <w:sz w:val="24"/>
                <w:szCs w:val="24"/>
              </w:rPr>
              <w:t>10.48</w:t>
            </w:r>
          </w:p>
        </w:tc>
        <w:tc>
          <w:tcPr>
            <w:tcW w:w="1240" w:type="dxa"/>
          </w:tcPr>
          <w:p w:rsidR="001B34A9" w:rsidRDefault="001B34A9" w:rsidP="00924FFC">
            <w:pPr>
              <w:rPr>
                <w:rFonts w:ascii="Times New Roman" w:hAnsi="Times New Roman" w:cs="Times New Roman"/>
                <w:sz w:val="24"/>
                <w:szCs w:val="24"/>
              </w:rPr>
            </w:pPr>
            <w:r>
              <w:rPr>
                <w:rFonts w:ascii="Times New Roman" w:hAnsi="Times New Roman" w:cs="Times New Roman"/>
                <w:sz w:val="24"/>
                <w:szCs w:val="24"/>
              </w:rPr>
              <w:t>14</w:t>
            </w:r>
          </w:p>
        </w:tc>
        <w:tc>
          <w:tcPr>
            <w:tcW w:w="1064" w:type="dxa"/>
          </w:tcPr>
          <w:p w:rsidR="001B34A9" w:rsidRDefault="009624E7" w:rsidP="00924FFC">
            <w:pPr>
              <w:rPr>
                <w:rFonts w:ascii="Times New Roman" w:hAnsi="Times New Roman" w:cs="Times New Roman"/>
                <w:sz w:val="24"/>
                <w:szCs w:val="24"/>
              </w:rPr>
            </w:pPr>
            <w:r>
              <w:rPr>
                <w:rFonts w:ascii="Times New Roman" w:hAnsi="Times New Roman" w:cs="Times New Roman"/>
                <w:sz w:val="24"/>
                <w:szCs w:val="24"/>
              </w:rPr>
              <w:t>4.21</w:t>
            </w:r>
          </w:p>
        </w:tc>
        <w:tc>
          <w:tcPr>
            <w:tcW w:w="1417" w:type="dxa"/>
          </w:tcPr>
          <w:p w:rsidR="001B34A9" w:rsidRPr="008815D0" w:rsidRDefault="001B34A9" w:rsidP="00924FFC">
            <w:pPr>
              <w:rPr>
                <w:rFonts w:ascii="Times New Roman" w:hAnsi="Times New Roman" w:cs="Times New Roman"/>
                <w:sz w:val="24"/>
                <w:szCs w:val="24"/>
              </w:rPr>
            </w:pPr>
            <w:r>
              <w:rPr>
                <w:rFonts w:ascii="Times New Roman" w:hAnsi="Times New Roman" w:cs="Times New Roman"/>
                <w:sz w:val="24"/>
                <w:szCs w:val="24"/>
              </w:rPr>
              <w:t>&lt;0.001</w:t>
            </w:r>
            <w:r w:rsidR="009624E7">
              <w:rPr>
                <w:rFonts w:ascii="Times New Roman" w:hAnsi="Times New Roman" w:cs="Times New Roman"/>
                <w:sz w:val="24"/>
                <w:szCs w:val="24"/>
              </w:rPr>
              <w:t>***</w:t>
            </w:r>
          </w:p>
        </w:tc>
      </w:tr>
      <w:tr w:rsidR="001B34A9" w:rsidTr="009624E7">
        <w:trPr>
          <w:trHeight w:val="276"/>
        </w:trPr>
        <w:tc>
          <w:tcPr>
            <w:tcW w:w="4219" w:type="dxa"/>
          </w:tcPr>
          <w:p w:rsidR="001B34A9" w:rsidRPr="0066614F" w:rsidRDefault="001B34A9" w:rsidP="00924FFC">
            <w:pPr>
              <w:rPr>
                <w:rFonts w:ascii="Times New Roman" w:hAnsi="Times New Roman" w:cs="Times New Roman"/>
                <w:sz w:val="24"/>
                <w:szCs w:val="24"/>
              </w:rPr>
            </w:pPr>
            <w:r>
              <w:rPr>
                <w:rFonts w:ascii="Times New Roman" w:hAnsi="Times New Roman" w:cs="Times New Roman"/>
                <w:sz w:val="24"/>
                <w:szCs w:val="24"/>
              </w:rPr>
              <w:t>Pair identity * temperature</w:t>
            </w:r>
          </w:p>
        </w:tc>
        <w:tc>
          <w:tcPr>
            <w:tcW w:w="1240" w:type="dxa"/>
          </w:tcPr>
          <w:p w:rsidR="001B34A9" w:rsidRDefault="009624E7" w:rsidP="00924FFC">
            <w:pPr>
              <w:rPr>
                <w:rFonts w:ascii="Times New Roman" w:hAnsi="Times New Roman" w:cs="Times New Roman"/>
                <w:sz w:val="24"/>
                <w:szCs w:val="24"/>
              </w:rPr>
            </w:pPr>
            <w:r>
              <w:rPr>
                <w:rFonts w:ascii="Times New Roman" w:hAnsi="Times New Roman" w:cs="Times New Roman"/>
                <w:sz w:val="24"/>
                <w:szCs w:val="24"/>
              </w:rPr>
              <w:t>18.26</w:t>
            </w:r>
          </w:p>
        </w:tc>
        <w:tc>
          <w:tcPr>
            <w:tcW w:w="1240" w:type="dxa"/>
          </w:tcPr>
          <w:p w:rsidR="001B34A9" w:rsidRDefault="001B34A9" w:rsidP="00924FFC">
            <w:pPr>
              <w:rPr>
                <w:rFonts w:ascii="Times New Roman" w:hAnsi="Times New Roman" w:cs="Times New Roman"/>
                <w:sz w:val="24"/>
                <w:szCs w:val="24"/>
              </w:rPr>
            </w:pPr>
            <w:r>
              <w:rPr>
                <w:rFonts w:ascii="Times New Roman" w:hAnsi="Times New Roman" w:cs="Times New Roman"/>
                <w:sz w:val="24"/>
                <w:szCs w:val="24"/>
              </w:rPr>
              <w:t>14</w:t>
            </w:r>
          </w:p>
        </w:tc>
        <w:tc>
          <w:tcPr>
            <w:tcW w:w="1064" w:type="dxa"/>
          </w:tcPr>
          <w:p w:rsidR="001B34A9" w:rsidRDefault="009624E7" w:rsidP="00924FFC">
            <w:pPr>
              <w:rPr>
                <w:rFonts w:ascii="Times New Roman" w:hAnsi="Times New Roman" w:cs="Times New Roman"/>
                <w:sz w:val="24"/>
                <w:szCs w:val="24"/>
              </w:rPr>
            </w:pPr>
            <w:r>
              <w:rPr>
                <w:rFonts w:ascii="Times New Roman" w:hAnsi="Times New Roman" w:cs="Times New Roman"/>
                <w:sz w:val="24"/>
                <w:szCs w:val="24"/>
              </w:rPr>
              <w:t>7.34</w:t>
            </w:r>
          </w:p>
        </w:tc>
        <w:tc>
          <w:tcPr>
            <w:tcW w:w="1417" w:type="dxa"/>
          </w:tcPr>
          <w:p w:rsidR="001B34A9" w:rsidRPr="008815D0" w:rsidRDefault="001B34A9" w:rsidP="00924FFC">
            <w:pPr>
              <w:rPr>
                <w:rFonts w:ascii="Times New Roman" w:hAnsi="Times New Roman" w:cs="Times New Roman"/>
                <w:sz w:val="24"/>
                <w:szCs w:val="24"/>
              </w:rPr>
            </w:pPr>
            <w:r>
              <w:rPr>
                <w:rFonts w:ascii="Times New Roman" w:hAnsi="Times New Roman" w:cs="Times New Roman"/>
                <w:sz w:val="24"/>
                <w:szCs w:val="24"/>
              </w:rPr>
              <w:t>&lt;0.001</w:t>
            </w:r>
            <w:r w:rsidR="009624E7">
              <w:rPr>
                <w:rFonts w:ascii="Times New Roman" w:hAnsi="Times New Roman" w:cs="Times New Roman"/>
                <w:sz w:val="24"/>
                <w:szCs w:val="24"/>
              </w:rPr>
              <w:t>***</w:t>
            </w:r>
          </w:p>
        </w:tc>
      </w:tr>
      <w:tr w:rsidR="001B34A9" w:rsidTr="009624E7">
        <w:trPr>
          <w:trHeight w:val="276"/>
        </w:trPr>
        <w:tc>
          <w:tcPr>
            <w:tcW w:w="4219" w:type="dxa"/>
          </w:tcPr>
          <w:p w:rsidR="001B34A9" w:rsidRPr="0066614F" w:rsidRDefault="001B34A9" w:rsidP="00924FFC">
            <w:pPr>
              <w:rPr>
                <w:rFonts w:ascii="Times New Roman" w:hAnsi="Times New Roman" w:cs="Times New Roman"/>
                <w:sz w:val="24"/>
                <w:szCs w:val="24"/>
              </w:rPr>
            </w:pPr>
            <w:r>
              <w:rPr>
                <w:rFonts w:ascii="Times New Roman" w:hAnsi="Times New Roman" w:cs="Times New Roman"/>
                <w:sz w:val="24"/>
                <w:szCs w:val="24"/>
              </w:rPr>
              <w:t>Phosphate * temperature</w:t>
            </w:r>
          </w:p>
        </w:tc>
        <w:tc>
          <w:tcPr>
            <w:tcW w:w="1240" w:type="dxa"/>
          </w:tcPr>
          <w:p w:rsidR="001B34A9" w:rsidRDefault="009624E7" w:rsidP="00924FFC">
            <w:pPr>
              <w:rPr>
                <w:rFonts w:ascii="Times New Roman" w:hAnsi="Times New Roman" w:cs="Times New Roman"/>
                <w:sz w:val="24"/>
                <w:szCs w:val="24"/>
              </w:rPr>
            </w:pPr>
            <w:r>
              <w:rPr>
                <w:rFonts w:ascii="Times New Roman" w:hAnsi="Times New Roman" w:cs="Times New Roman"/>
                <w:sz w:val="24"/>
                <w:szCs w:val="24"/>
              </w:rPr>
              <w:t>0.89</w:t>
            </w:r>
          </w:p>
        </w:tc>
        <w:tc>
          <w:tcPr>
            <w:tcW w:w="1240" w:type="dxa"/>
          </w:tcPr>
          <w:p w:rsidR="001B34A9" w:rsidRDefault="001B34A9" w:rsidP="00924FFC">
            <w:pPr>
              <w:rPr>
                <w:rFonts w:ascii="Times New Roman" w:hAnsi="Times New Roman" w:cs="Times New Roman"/>
                <w:sz w:val="24"/>
                <w:szCs w:val="24"/>
              </w:rPr>
            </w:pPr>
            <w:r>
              <w:rPr>
                <w:rFonts w:ascii="Times New Roman" w:hAnsi="Times New Roman" w:cs="Times New Roman"/>
                <w:sz w:val="24"/>
                <w:szCs w:val="24"/>
              </w:rPr>
              <w:t>1</w:t>
            </w:r>
          </w:p>
        </w:tc>
        <w:tc>
          <w:tcPr>
            <w:tcW w:w="1064" w:type="dxa"/>
          </w:tcPr>
          <w:p w:rsidR="001B34A9" w:rsidRDefault="009624E7" w:rsidP="00924FFC">
            <w:pPr>
              <w:rPr>
                <w:rFonts w:ascii="Times New Roman" w:hAnsi="Times New Roman" w:cs="Times New Roman"/>
                <w:sz w:val="24"/>
                <w:szCs w:val="24"/>
              </w:rPr>
            </w:pPr>
            <w:r>
              <w:rPr>
                <w:rFonts w:ascii="Times New Roman" w:hAnsi="Times New Roman" w:cs="Times New Roman"/>
                <w:sz w:val="24"/>
                <w:szCs w:val="24"/>
              </w:rPr>
              <w:t>5.01</w:t>
            </w:r>
          </w:p>
        </w:tc>
        <w:tc>
          <w:tcPr>
            <w:tcW w:w="1417" w:type="dxa"/>
          </w:tcPr>
          <w:p w:rsidR="001B34A9" w:rsidRPr="008815D0" w:rsidRDefault="009624E7" w:rsidP="00924FFC">
            <w:pPr>
              <w:rPr>
                <w:rFonts w:ascii="Times New Roman" w:hAnsi="Times New Roman" w:cs="Times New Roman"/>
                <w:sz w:val="24"/>
                <w:szCs w:val="24"/>
              </w:rPr>
            </w:pPr>
            <w:r>
              <w:rPr>
                <w:rFonts w:ascii="Times New Roman" w:hAnsi="Times New Roman" w:cs="Times New Roman"/>
                <w:sz w:val="24"/>
                <w:szCs w:val="24"/>
              </w:rPr>
              <w:t>0.026*</w:t>
            </w:r>
          </w:p>
        </w:tc>
      </w:tr>
    </w:tbl>
    <w:p w:rsidR="00756992" w:rsidRDefault="00756992">
      <w:pPr>
        <w:spacing w:line="240" w:lineRule="auto"/>
        <w:rPr>
          <w:rFonts w:ascii="Times New Roman" w:hAnsi="Times New Roman" w:cs="Times New Roman"/>
          <w:b/>
          <w:sz w:val="24"/>
          <w:szCs w:val="24"/>
          <w:highlight w:val="yellow"/>
        </w:rPr>
        <w:pPrChange w:id="1841" w:author="Garcia Carreras, Bernardo" w:date="2017-03-15T20:33:00Z">
          <w:pPr/>
        </w:pPrChange>
      </w:pPr>
    </w:p>
    <w:p w:rsidR="00756992" w:rsidRDefault="00756992">
      <w:pPr>
        <w:spacing w:line="240" w:lineRule="auto"/>
        <w:rPr>
          <w:rFonts w:ascii="Times New Roman" w:hAnsi="Times New Roman" w:cs="Times New Roman"/>
          <w:b/>
          <w:sz w:val="24"/>
          <w:szCs w:val="24"/>
        </w:rPr>
        <w:pPrChange w:id="1842" w:author="Garcia Carreras, Bernardo" w:date="2017-03-15T20:33:00Z">
          <w:pPr/>
        </w:pPrChange>
      </w:pPr>
    </w:p>
    <w:p w:rsidR="00756992" w:rsidRDefault="000662AD">
      <w:pPr>
        <w:spacing w:line="240" w:lineRule="auto"/>
        <w:rPr>
          <w:rFonts w:ascii="Times New Roman" w:hAnsi="Times New Roman" w:cs="Times New Roman"/>
          <w:b/>
          <w:sz w:val="24"/>
          <w:szCs w:val="24"/>
        </w:rPr>
        <w:pPrChange w:id="1843" w:author="Garcia Carreras, Bernardo" w:date="2017-03-15T20:33:00Z">
          <w:pPr/>
        </w:pPrChange>
      </w:pPr>
      <w:r>
        <w:rPr>
          <w:rFonts w:ascii="Times New Roman" w:hAnsi="Times New Roman" w:cs="Times New Roman"/>
          <w:b/>
          <w:sz w:val="24"/>
          <w:szCs w:val="24"/>
        </w:rPr>
        <w:br w:type="page"/>
      </w:r>
    </w:p>
    <w:p w:rsidR="00756992" w:rsidRDefault="000662AD">
      <w:pPr>
        <w:pStyle w:val="Heading1"/>
        <w:spacing w:line="240" w:lineRule="auto"/>
        <w:pPrChange w:id="1844" w:author="Garcia Carreras, Bernardo" w:date="2017-03-15T20:33:00Z">
          <w:pPr>
            <w:pStyle w:val="Heading1"/>
          </w:pPr>
        </w:pPrChange>
      </w:pPr>
      <w:r>
        <w:lastRenderedPageBreak/>
        <w:t xml:space="preserve">Supplementary </w:t>
      </w:r>
      <w:del w:id="1845" w:author="Garcia Carreras, Bernardo" w:date="2017-03-14T14:56:00Z">
        <w:r w:rsidDel="001F5E29">
          <w:delText>Tables and Figures</w:delText>
        </w:r>
      </w:del>
      <w:ins w:id="1846" w:author="Garcia Carreras, Bernardo" w:date="2017-03-14T14:56:00Z">
        <w:r w:rsidR="001F5E29">
          <w:t>Information</w:t>
        </w:r>
      </w:ins>
    </w:p>
    <w:p w:rsidR="00756992" w:rsidRDefault="00756992">
      <w:pPr>
        <w:spacing w:line="240" w:lineRule="auto"/>
        <w:jc w:val="both"/>
        <w:rPr>
          <w:ins w:id="1847" w:author="Garcia Carreras, Bernardo" w:date="2017-03-14T14:56:00Z"/>
          <w:rFonts w:ascii="Times New Roman" w:hAnsi="Times New Roman" w:cs="Times New Roman"/>
          <w:sz w:val="24"/>
          <w:szCs w:val="24"/>
        </w:rPr>
        <w:pPrChange w:id="1848" w:author="Garcia Carreras, Bernardo" w:date="2017-03-15T20:33:00Z">
          <w:pPr>
            <w:spacing w:line="480" w:lineRule="auto"/>
            <w:jc w:val="both"/>
          </w:pPr>
        </w:pPrChange>
      </w:pPr>
    </w:p>
    <w:p w:rsidR="00756992" w:rsidRDefault="001F5E29">
      <w:pPr>
        <w:spacing w:line="240" w:lineRule="auto"/>
        <w:rPr>
          <w:ins w:id="1849" w:author="Garcia Carreras, Bernardo" w:date="2017-03-14T15:00:00Z"/>
          <w:b/>
          <w:sz w:val="28"/>
          <w:szCs w:val="28"/>
        </w:rPr>
        <w:pPrChange w:id="1850" w:author="Garcia Carreras, Bernardo" w:date="2017-03-15T20:33:00Z">
          <w:pPr/>
        </w:pPrChange>
      </w:pPr>
      <w:ins w:id="1851" w:author="Garcia Carreras, Bernardo" w:date="2017-03-14T14:56:00Z">
        <w:r>
          <w:rPr>
            <w:b/>
            <w:sz w:val="28"/>
            <w:szCs w:val="28"/>
          </w:rPr>
          <w:t>S1. Significance of binary outcomes predicted by the population model</w:t>
        </w:r>
      </w:ins>
    </w:p>
    <w:p w:rsidR="00756992" w:rsidRDefault="00D14A5A">
      <w:pPr>
        <w:spacing w:line="240" w:lineRule="auto"/>
        <w:jc w:val="both"/>
        <w:rPr>
          <w:ins w:id="1852" w:author="Garcia Carreras, Bernardo" w:date="2017-03-14T14:56:00Z"/>
        </w:rPr>
        <w:pPrChange w:id="1853" w:author="Garcia Carreras, Bernardo" w:date="2017-03-15T20:33:00Z">
          <w:pPr/>
        </w:pPrChange>
      </w:pPr>
      <w:ins w:id="1854" w:author="Garcia Carreras, Bernardo" w:date="2017-03-14T15:06:00Z">
        <w:r>
          <w:t xml:space="preserve">To quantify the </w:t>
        </w:r>
      </w:ins>
      <w:ins w:id="1855" w:author="Garcia Carreras, Bernardo" w:date="2017-03-14T15:15:00Z">
        <w:r w:rsidR="00BE5475">
          <w:t xml:space="preserve">significance of </w:t>
        </w:r>
      </w:ins>
      <w:ins w:id="1856" w:author="Garcia Carreras, Bernardo" w:date="2017-03-14T15:14:00Z">
        <w:r w:rsidR="00BE5475">
          <w:t>the model’s ability to predict competitive outcomes,</w:t>
        </w:r>
      </w:ins>
      <w:ins w:id="1857" w:author="Garcia Carreras, Bernardo" w:date="2017-03-14T15:16:00Z">
        <w:r w:rsidR="00BE5475">
          <w:t xml:space="preserve"> we ran the population model 10,000 times, sampling the values of </w:t>
        </w:r>
        <m:oMath>
          <m:sSub>
            <m:sSubPr>
              <m:ctrlPr>
                <w:rPr>
                  <w:rFonts w:ascii="Cambria Math" w:hAnsi="Cambria Math"/>
                  <w:i/>
                </w:rPr>
              </m:ctrlPr>
            </m:sSubPr>
            <m:e>
              <m:r>
                <w:rPr>
                  <w:rFonts w:ascii="Cambria Math" w:hAnsi="Cambria Math"/>
                </w:rPr>
                <m:t>μ</m:t>
              </m:r>
            </m:e>
            <m:sub>
              <m:r>
                <m:rPr>
                  <m:nor/>
                </m:rPr>
                <w:rPr>
                  <w:rFonts w:ascii="Cambria Math" w:hAnsi="Cambria Math"/>
                </w:rPr>
                <m:t>max</m:t>
              </m:r>
            </m:sub>
          </m:sSub>
        </m:oMath>
        <w:r w:rsidR="00BE5475">
          <w:t xml:space="preserve"> and </w:t>
        </w:r>
        <m:oMath>
          <m:sSub>
            <m:sSubPr>
              <m:ctrlPr>
                <w:rPr>
                  <w:rFonts w:ascii="Cambria Math" w:hAnsi="Cambria Math"/>
                  <w:i/>
                </w:rPr>
              </m:ctrlPr>
            </m:sSubPr>
            <m:e>
              <m:r>
                <w:rPr>
                  <w:rFonts w:ascii="Cambria Math" w:hAnsi="Cambria Math"/>
                </w:rPr>
                <m:t>K</m:t>
              </m:r>
            </m:e>
            <m:sub>
              <m:r>
                <w:rPr>
                  <w:rFonts w:ascii="Cambria Math" w:hAnsi="Cambria Math"/>
                </w:rPr>
                <m:t>S</m:t>
              </m:r>
            </m:sub>
          </m:sSub>
        </m:oMath>
        <w:r w:rsidR="00BE5475">
          <w:t xml:space="preserve"> independently</w:t>
        </w:r>
      </w:ins>
      <w:ins w:id="1858" w:author="Garcia Carreras, Bernardo" w:date="2017-03-14T15:40:00Z">
        <w:r w:rsidR="008337C5">
          <w:t xml:space="preserve"> </w:t>
        </w:r>
      </w:ins>
      <w:ins w:id="1859" w:author="Garcia Carreras, Bernardo" w:date="2017-03-14T15:41:00Z">
        <w:r w:rsidR="008337C5">
          <w:t xml:space="preserve">with replacement </w:t>
        </w:r>
      </w:ins>
      <w:ins w:id="1860" w:author="Garcia Carreras, Bernardo" w:date="2017-03-14T15:40:00Z">
        <w:r w:rsidR="008337C5">
          <w:t>from the pool of available values</w:t>
        </w:r>
      </w:ins>
      <w:ins w:id="1861" w:author="Garcia Carreras, Bernardo" w:date="2017-03-14T15:30:00Z">
        <w:r w:rsidR="00502BAE">
          <w:t xml:space="preserve">. When assessing model performance for a particular subset, for example, for </w:t>
        </w:r>
      </w:ins>
      <w:ins w:id="1862" w:author="Garcia Carreras, Bernardo" w:date="2017-03-14T15:17:00Z">
        <w:r w:rsidR="00BE5475">
          <w:t xml:space="preserve">competitions at </w:t>
        </w:r>
      </w:ins>
      <m:oMath>
        <w:ins w:id="1863" w:author="Garcia Carreras, Bernardo" w:date="2017-03-14T15:18:00Z">
          <m:r>
            <w:rPr>
              <w:rFonts w:ascii="Cambria Math" w:hAnsi="Cambria Math"/>
            </w:rPr>
            <m:t>T=15</m:t>
          </m:r>
        </w:ins>
        <w:ins w:id="1864" w:author="Garcia Carreras, Bernardo" w:date="2017-03-14T15:19:00Z"/>
      </m:oMath>
      <w:r w:rsidR="00BE5475">
        <w:rPr>
          <w:rFonts w:cstheme="minorHAnsi"/>
        </w:rPr>
        <w:t>°</w:t>
      </w:r>
      <w:ins w:id="1865" w:author="Garcia Carreras, Bernardo" w:date="2017-03-14T15:19:00Z">
        <w:r w:rsidR="00BE5475">
          <w:t xml:space="preserve">C, </w:t>
        </w:r>
        <m:oMath>
          <m:sSub>
            <m:sSubPr>
              <m:ctrlPr>
                <w:rPr>
                  <w:rFonts w:ascii="Cambria Math" w:hAnsi="Cambria Math"/>
                  <w:i/>
                </w:rPr>
              </m:ctrlPr>
            </m:sSubPr>
            <m:e>
              <m:r>
                <w:rPr>
                  <w:rFonts w:ascii="Cambria Math" w:hAnsi="Cambria Math"/>
                </w:rPr>
                <m:t>μ</m:t>
              </m:r>
            </m:e>
            <m:sub>
              <m:r>
                <m:rPr>
                  <m:nor/>
                </m:rPr>
                <w:rPr>
                  <w:rFonts w:ascii="Cambria Math" w:hAnsi="Cambria Math"/>
                </w:rPr>
                <m:t>max</m:t>
              </m:r>
            </m:sub>
          </m:sSub>
        </m:oMath>
        <w:r w:rsidR="00BE5475">
          <w:t xml:space="preserve"> and </w:t>
        </w:r>
        <m:oMath>
          <m:sSub>
            <m:sSubPr>
              <m:ctrlPr>
                <w:rPr>
                  <w:rFonts w:ascii="Cambria Math" w:hAnsi="Cambria Math"/>
                  <w:i/>
                </w:rPr>
              </m:ctrlPr>
            </m:sSubPr>
            <m:e>
              <m:r>
                <w:rPr>
                  <w:rFonts w:ascii="Cambria Math" w:hAnsi="Cambria Math"/>
                </w:rPr>
                <m:t>K</m:t>
              </m:r>
            </m:e>
            <m:sub>
              <m:r>
                <w:rPr>
                  <w:rFonts w:ascii="Cambria Math" w:hAnsi="Cambria Math"/>
                </w:rPr>
                <m:t>S</m:t>
              </m:r>
            </m:sub>
          </m:sSub>
        </m:oMath>
        <w:r w:rsidR="00BE5475">
          <w:t xml:space="preserve"> were sampled independently from all values at </w:t>
        </w:r>
        <m:oMath>
          <m:r>
            <w:rPr>
              <w:rFonts w:ascii="Cambria Math" w:hAnsi="Cambria Math"/>
            </w:rPr>
            <m:t>T</m:t>
          </m:r>
        </m:oMath>
      </w:ins>
      <m:oMath>
        <w:ins w:id="1866" w:author="Garcia Carreras, Bernardo" w:date="2017-03-14T15:20:00Z">
          <m:r>
            <w:rPr>
              <w:rFonts w:ascii="Cambria Math" w:hAnsi="Cambria Math"/>
            </w:rPr>
            <m:t>=15</m:t>
          </m:r>
        </w:ins>
      </m:oMath>
      <w:r w:rsidR="00BE5475">
        <w:rPr>
          <w:rFonts w:cstheme="minorHAnsi"/>
        </w:rPr>
        <w:t>°</w:t>
      </w:r>
      <w:ins w:id="1867" w:author="Garcia Carreras, Bernardo" w:date="2017-03-14T15:20:00Z">
        <w:r w:rsidR="00BE5475">
          <w:t>C</w:t>
        </w:r>
      </w:ins>
      <w:ins w:id="1868" w:author="Garcia Carreras, Bernardo" w:date="2017-03-14T15:30:00Z">
        <w:r w:rsidR="00502BAE">
          <w:t xml:space="preserve"> only</w:t>
        </w:r>
      </w:ins>
      <w:ins w:id="1869" w:author="Garcia Carreras, Bernardo" w:date="2017-03-14T15:20:00Z">
        <w:r w:rsidR="00BE5475">
          <w:t>.</w:t>
        </w:r>
      </w:ins>
      <w:ins w:id="1870" w:author="Garcia Carreras, Bernardo" w:date="2017-03-14T15:30:00Z">
        <w:r w:rsidR="00502BAE">
          <w:t xml:space="preserve"> </w:t>
        </w:r>
      </w:ins>
      <w:ins w:id="1871" w:author="Garcia Carreras, Bernardo" w:date="2017-03-14T15:33:00Z">
        <w:r w:rsidR="00502BAE">
          <w:t>The analysis produced 10,000 values of proportion of competitive outcomes correctly predicted, for the 10,000 random parameter combinations. Figure S1 shows an example distribution, for the full dataset.</w:t>
        </w:r>
      </w:ins>
      <w:ins w:id="1872" w:author="Garcia Carreras, Bernardo" w:date="2017-03-14T15:41:00Z">
        <w:r w:rsidR="008337C5">
          <w:t xml:space="preserve"> The proportion of </w:t>
        </w:r>
        <w:proofErr w:type="gramStart"/>
        <w:r w:rsidR="008337C5">
          <w:t xml:space="preserve">runs that </w:t>
        </w:r>
      </w:ins>
      <w:ins w:id="1873" w:author="Garcia Carreras, Bernardo" w:date="2017-03-14T15:44:00Z">
        <w:r w:rsidR="008337C5">
          <w:t xml:space="preserve">correctly predicted a greater number of competitive outcomes than the model with the real values of </w:t>
        </w:r>
      </w:ins>
      <m:oMath>
        <m:sSub>
          <m:sSubPr>
            <m:ctrlPr>
              <w:ins w:id="1874" w:author="Garcia Carreras, Bernardo" w:date="2017-03-14T15:45:00Z">
                <w:rPr>
                  <w:rFonts w:ascii="Cambria Math" w:hAnsi="Cambria Math"/>
                  <w:i/>
                </w:rPr>
              </w:ins>
            </m:ctrlPr>
          </m:sSubPr>
          <m:e>
            <w:ins w:id="1875" w:author="Garcia Carreras, Bernardo" w:date="2017-03-14T15:45:00Z">
              <m:r>
                <w:rPr>
                  <w:rFonts w:ascii="Cambria Math" w:hAnsi="Cambria Math"/>
                </w:rPr>
                <m:t>μ</m:t>
              </m:r>
            </w:ins>
          </m:e>
          <m:sub>
            <w:ins w:id="1876" w:author="Garcia Carreras, Bernardo" w:date="2017-03-14T15:45:00Z">
              <m:r>
                <m:rPr>
                  <m:nor/>
                </m:rPr>
                <w:rPr>
                  <w:rFonts w:ascii="Cambria Math" w:hAnsi="Cambria Math"/>
                </w:rPr>
                <m:t>max</m:t>
              </m:r>
            </w:ins>
          </m:sub>
        </m:sSub>
        <w:ins w:id="1877" w:author="Garcia Carreras, Bernardo" w:date="2017-03-14T15:45:00Z"/>
      </m:oMath>
      <w:r w:rsidR="008337C5">
        <w:t xml:space="preserve"> and </w:t>
      </w:r>
      <m:oMath>
        <m:sSub>
          <m:sSubPr>
            <m:ctrlPr>
              <w:ins w:id="1878" w:author="Garcia Carreras, Bernardo" w:date="2017-03-14T15:45:00Z">
                <w:rPr>
                  <w:rFonts w:ascii="Cambria Math" w:hAnsi="Cambria Math"/>
                  <w:i/>
                </w:rPr>
              </w:ins>
            </m:ctrlPr>
          </m:sSubPr>
          <m:e>
            <w:ins w:id="1879" w:author="Garcia Carreras, Bernardo" w:date="2017-03-14T15:45:00Z">
              <m:r>
                <w:rPr>
                  <w:rFonts w:ascii="Cambria Math" w:hAnsi="Cambria Math"/>
                </w:rPr>
                <m:t>K</m:t>
              </m:r>
            </w:ins>
          </m:e>
          <m:sub>
            <w:ins w:id="1880" w:author="Garcia Carreras, Bernardo" w:date="2017-03-14T15:45:00Z">
              <m:r>
                <w:rPr>
                  <w:rFonts w:ascii="Cambria Math" w:hAnsi="Cambria Math"/>
                </w:rPr>
                <m:t>S</m:t>
              </m:r>
            </w:ins>
          </m:sub>
        </m:sSub>
        <w:ins w:id="1881" w:author="Garcia Carreras, Bernardo" w:date="2017-03-14T15:45:00Z"/>
      </m:oMath>
      <w:r w:rsidR="008337C5">
        <w:t xml:space="preserve"> is</w:t>
      </w:r>
      <w:proofErr w:type="gramEnd"/>
      <w:ins w:id="1882" w:author="Garcia Carreras, Bernardo" w:date="2017-03-14T15:45:00Z">
        <w:r w:rsidR="008337C5">
          <w:t xml:space="preserve"> then given as the P value in Table XXX.</w:t>
        </w:r>
      </w:ins>
      <w:ins w:id="1883" w:author="Garcia Carreras, Bernardo" w:date="2017-03-14T20:25:00Z">
        <w:r w:rsidR="001A36C3">
          <w:t xml:space="preserve"> Therefore, P=0.05 means that 500 out of 10,000 random parameter combinations correctly predicted a greater proportion of competitive outcomes.</w:t>
        </w:r>
      </w:ins>
    </w:p>
    <w:p w:rsidR="00756992" w:rsidRDefault="00756992">
      <w:pPr>
        <w:spacing w:line="240" w:lineRule="auto"/>
        <w:jc w:val="center"/>
        <w:rPr>
          <w:ins w:id="1884" w:author="Garcia Carreras, Bernardo" w:date="2017-03-14T14:56:00Z"/>
        </w:rPr>
        <w:pPrChange w:id="1885" w:author="Garcia Carreras, Bernardo" w:date="2017-03-15T20:33:00Z">
          <w:pPr/>
        </w:pPrChange>
      </w:pPr>
      <w:ins w:id="1886" w:author="Garcia Carreras, Bernardo" w:date="2017-03-14T17:11:00Z">
        <w:r>
          <w:rPr>
            <w:noProof/>
            <w:lang w:val="en-US"/>
          </w:rPr>
          <w:drawing>
            <wp:inline distT="0" distB="0" distL="0" distR="0">
              <wp:extent cx="2857500" cy="28575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lvire_comp_rand_K-random_rmax-random-10000_full.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500" cy="2857500"/>
                      </a:xfrm>
                      <a:prstGeom prst="rect">
                        <a:avLst/>
                      </a:prstGeom>
                    </pic:spPr>
                  </pic:pic>
                </a:graphicData>
              </a:graphic>
            </wp:inline>
          </w:drawing>
        </w:r>
      </w:ins>
    </w:p>
    <w:p w:rsidR="00756992" w:rsidRDefault="001F5E29">
      <w:pPr>
        <w:pStyle w:val="Heading2"/>
        <w:spacing w:line="240" w:lineRule="auto"/>
        <w:rPr>
          <w:ins w:id="1887" w:author="Garcia Carreras, Bernardo" w:date="2017-03-14T14:56:00Z"/>
        </w:rPr>
        <w:pPrChange w:id="1888" w:author="Garcia Carreras, Bernardo" w:date="2017-03-15T20:33:00Z">
          <w:pPr>
            <w:pStyle w:val="Heading2"/>
          </w:pPr>
        </w:pPrChange>
      </w:pPr>
      <w:commentRangeStart w:id="1889"/>
      <w:ins w:id="1890" w:author="Garcia Carreras, Bernardo" w:date="2017-03-14T14:56:00Z">
        <w:r w:rsidRPr="00525F69">
          <w:t xml:space="preserve">Figure </w:t>
        </w:r>
      </w:ins>
      <w:commentRangeEnd w:id="1889"/>
      <w:ins w:id="1891" w:author="Garcia Carreras, Bernardo" w:date="2017-03-14T17:13:00Z">
        <w:r w:rsidR="00C64069">
          <w:rPr>
            <w:rStyle w:val="CommentReference"/>
            <w:rFonts w:asciiTheme="minorHAnsi" w:eastAsiaTheme="minorEastAsia" w:hAnsiTheme="minorHAnsi" w:cstheme="minorBidi"/>
            <w:b w:val="0"/>
            <w:bCs w:val="0"/>
          </w:rPr>
          <w:commentReference w:id="1889"/>
        </w:r>
      </w:ins>
      <w:ins w:id="1892" w:author="Garcia Carreras, Bernardo" w:date="2017-03-14T14:56:00Z">
        <w:r w:rsidRPr="00525F69">
          <w:t>S</w:t>
        </w:r>
      </w:ins>
      <w:ins w:id="1893" w:author="Garcia Carreras, Bernardo" w:date="2017-03-14T16:03:00Z">
        <w:r w:rsidR="00D878A7">
          <w:t>1</w:t>
        </w:r>
      </w:ins>
      <w:ins w:id="1894" w:author="Garcia Carreras, Bernardo" w:date="2017-03-14T14:56:00Z">
        <w:r w:rsidRPr="00525F69">
          <w:t xml:space="preserve">: </w:t>
        </w:r>
      </w:ins>
    </w:p>
    <w:p w:rsidR="00756992" w:rsidRDefault="001F5E29">
      <w:pPr>
        <w:spacing w:line="240" w:lineRule="auto"/>
        <w:jc w:val="both"/>
        <w:rPr>
          <w:ins w:id="1895" w:author="Garcia Carreras, Bernardo" w:date="2017-03-14T14:56:00Z"/>
        </w:rPr>
        <w:pPrChange w:id="1896" w:author="Garcia Carreras, Bernardo" w:date="2017-03-15T20:33:00Z">
          <w:pPr>
            <w:jc w:val="both"/>
          </w:pPr>
        </w:pPrChange>
      </w:pPr>
      <w:ins w:id="1897" w:author="Garcia Carreras, Bernardo" w:date="2017-03-14T14:56:00Z">
        <w:r w:rsidRPr="00525F69">
          <w:rPr>
            <w:rFonts w:ascii="Times New Roman" w:hAnsi="Times New Roman" w:cs="Times New Roman"/>
            <w:sz w:val="24"/>
            <w:szCs w:val="24"/>
          </w:rPr>
          <w:t xml:space="preserve">Histogram of the proportion of competitive outcomes correctly predicted for the 10,000 random </w:t>
        </w:r>
      </w:ins>
      <w:ins w:id="1898" w:author="Garcia Carreras, Bernardo" w:date="2017-03-14T15:47:00Z">
        <w:r w:rsidR="00700689">
          <w:rPr>
            <w:rFonts w:ascii="Times New Roman" w:hAnsi="Times New Roman" w:cs="Times New Roman"/>
            <w:sz w:val="24"/>
            <w:szCs w:val="24"/>
          </w:rPr>
          <w:t>combinations</w:t>
        </w:r>
      </w:ins>
      <w:ins w:id="1899" w:author="Garcia Carreras, Bernardo" w:date="2017-03-14T14:56:00Z">
        <w:r>
          <w:rPr>
            <w:rFonts w:ascii="Times New Roman" w:hAnsi="Times New Roman" w:cs="Times New Roman"/>
            <w:sz w:val="24"/>
            <w:szCs w:val="24"/>
          </w:rPr>
          <w:t xml:space="preserve">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ins>
      <m:oMath>
        <w:ins w:id="1900" w:author="Garcia Carreras, Bernardo" w:date="2017-03-14T16:03:00Z">
          <m:r>
            <w:rPr>
              <w:rFonts w:ascii="Cambria Math" w:hAnsi="Cambria Math" w:cs="Times New Roman"/>
              <w:sz w:val="24"/>
              <w:szCs w:val="24"/>
            </w:rPr>
            <m:t xml:space="preserve"> </m:t>
          </m:r>
        </w:ins>
        <w:proofErr w:type="gramStart"/>
        <w:ins w:id="1901" w:author="Garcia Carreras, Bernardo" w:date="2017-03-14T14:56:00Z"/>
      </m:oMath>
      <w:r w:rsidRPr="00525F69">
        <w:rPr>
          <w:rFonts w:ascii="Times New Roman" w:hAnsi="Times New Roman" w:cs="Times New Roman"/>
          <w:sz w:val="24"/>
          <w:szCs w:val="24"/>
        </w:rPr>
        <w:t>and</w:t>
      </w:r>
      <w:ins w:id="1902" w:author="Garcia Carreras, Bernardo" w:date="2017-03-14T15:47:00Z">
        <w:r w:rsidR="00700689">
          <w:rPr>
            <w:rFonts w:ascii="Times New Roman" w:hAnsi="Times New Roman" w:cs="Times New Roman"/>
            <w:sz w:val="24"/>
            <w:szCs w:val="24"/>
          </w:rPr>
          <w:t xml:space="preserve"> </w:t>
        </w:r>
      </w:ins>
      <m:oMath>
        <w:proofErr w:type="gramEnd"/>
        <m:sSub>
          <m:sSubPr>
            <m:ctrlPr>
              <w:ins w:id="1903" w:author="Garcia Carreras, Bernardo" w:date="2017-03-14T14:56:00Z">
                <w:rPr>
                  <w:rFonts w:ascii="Cambria Math" w:hAnsi="Cambria Math" w:cs="Times New Roman"/>
                  <w:i/>
                  <w:sz w:val="24"/>
                  <w:szCs w:val="24"/>
                </w:rPr>
              </w:ins>
            </m:ctrlPr>
          </m:sSubPr>
          <m:e>
            <w:ins w:id="1904" w:author="Garcia Carreras, Bernardo" w:date="2017-03-14T14:56:00Z">
              <m:r>
                <w:rPr>
                  <w:rFonts w:ascii="Cambria Math" w:hAnsi="Cambria Math" w:cs="Times New Roman"/>
                  <w:sz w:val="24"/>
                  <w:szCs w:val="24"/>
                </w:rPr>
                <m:t>K</m:t>
              </m:r>
            </w:ins>
          </m:e>
          <m:sub>
            <w:ins w:id="1905" w:author="Garcia Carreras, Bernardo" w:date="2017-03-14T14:56:00Z">
              <m:r>
                <w:rPr>
                  <w:rFonts w:ascii="Cambria Math" w:hAnsi="Cambria Math" w:cs="Times New Roman"/>
                  <w:sz w:val="24"/>
                  <w:szCs w:val="24"/>
                </w:rPr>
                <m:t>S</m:t>
              </m:r>
            </w:ins>
          </m:sub>
        </m:sSub>
        <w:ins w:id="1906" w:author="Garcia Carreras, Bernardo" w:date="2017-03-14T14:56:00Z"/>
      </m:oMath>
      <w:r w:rsidRPr="00525F69">
        <w:rPr>
          <w:rFonts w:ascii="Times New Roman" w:hAnsi="Times New Roman" w:cs="Times New Roman"/>
          <w:sz w:val="24"/>
          <w:szCs w:val="24"/>
        </w:rPr>
        <w:t xml:space="preserve">. </w:t>
      </w:r>
      <w:ins w:id="1907" w:author="Garcia Carreras, Bernardo" w:date="2017-03-14T15:47:00Z">
        <w:r w:rsidR="00700689">
          <w:rPr>
            <w:rFonts w:ascii="Times New Roman" w:hAnsi="Times New Roman" w:cs="Times New Roman"/>
            <w:sz w:val="24"/>
            <w:szCs w:val="24"/>
          </w:rPr>
          <w:t>The r</w:t>
        </w:r>
      </w:ins>
      <w:ins w:id="1908" w:author="Garcia Carreras, Bernardo" w:date="2017-03-14T14:56:00Z">
        <w:r w:rsidRPr="00525F69">
          <w:rPr>
            <w:rFonts w:ascii="Times New Roman" w:hAnsi="Times New Roman" w:cs="Times New Roman"/>
            <w:sz w:val="24"/>
            <w:szCs w:val="24"/>
          </w:rPr>
          <w:t>ed line indicate</w:t>
        </w:r>
      </w:ins>
      <w:ins w:id="1909" w:author="Garcia Carreras, Bernardo" w:date="2017-03-14T15:47:00Z">
        <w:r w:rsidR="00700689">
          <w:rPr>
            <w:rFonts w:ascii="Times New Roman" w:hAnsi="Times New Roman" w:cs="Times New Roman"/>
            <w:sz w:val="24"/>
            <w:szCs w:val="24"/>
          </w:rPr>
          <w:t>s</w:t>
        </w:r>
      </w:ins>
      <w:ins w:id="1910" w:author="Garcia Carreras, Bernardo" w:date="2017-03-14T14:56:00Z">
        <w:r w:rsidRPr="00525F69">
          <w:rPr>
            <w:rFonts w:ascii="Times New Roman" w:hAnsi="Times New Roman" w:cs="Times New Roman"/>
            <w:sz w:val="24"/>
            <w:szCs w:val="24"/>
          </w:rPr>
          <w:t xml:space="preserve"> the performance of the model</w:t>
        </w:r>
      </w:ins>
      <w:ins w:id="1911" w:author="Garcia Carreras, Bernardo" w:date="2017-03-14T15:47:00Z">
        <w:r w:rsidR="00700689">
          <w:rPr>
            <w:rFonts w:ascii="Times New Roman" w:hAnsi="Times New Roman" w:cs="Times New Roman"/>
            <w:sz w:val="24"/>
            <w:szCs w:val="24"/>
          </w:rPr>
          <w:t xml:space="preserve"> with the real values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700689">
          <w:rPr>
            <w:rFonts w:ascii="Times New Roman" w:hAnsi="Times New Roman" w:cs="Times New Roman"/>
            <w:sz w:val="24"/>
            <w:szCs w:val="24"/>
          </w:rPr>
          <w:t xml:space="preserve"> </w:t>
        </w:r>
        <w:proofErr w:type="gramStart"/>
        <w:r w:rsidR="00700689">
          <w:rPr>
            <w:rFonts w:ascii="Times New Roman" w:hAnsi="Times New Roman" w:cs="Times New Roman"/>
            <w:sz w:val="24"/>
            <w:szCs w:val="24"/>
          </w:rPr>
          <w:t xml:space="preserve">and </w:t>
        </w:r>
        <m:oMath>
          <w:proofErr w:type="gramEnd"/>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ins>
      <w:ins w:id="1912" w:author="Garcia Carreras, Bernardo" w:date="2017-03-14T14:56:00Z">
        <w:r w:rsidRPr="00525F69">
          <w:rPr>
            <w:rFonts w:ascii="Times New Roman" w:hAnsi="Times New Roman" w:cs="Times New Roman"/>
            <w:sz w:val="24"/>
            <w:szCs w:val="24"/>
          </w:rPr>
          <w:t xml:space="preserve">. </w:t>
        </w:r>
      </w:ins>
      <w:ins w:id="1913" w:author="Garcia Carreras, Bernardo" w:date="2017-03-14T17:11:00Z">
        <w:r w:rsidR="00BD440A">
          <w:rPr>
            <w:rFonts w:ascii="Times New Roman" w:hAnsi="Times New Roman" w:cs="Times New Roman"/>
            <w:sz w:val="24"/>
            <w:szCs w:val="24"/>
          </w:rPr>
          <w:t>Here, t</w:t>
        </w:r>
      </w:ins>
      <w:ins w:id="1914" w:author="Garcia Carreras, Bernardo" w:date="2017-03-14T14:56:00Z">
        <w:r w:rsidRPr="00525F69">
          <w:rPr>
            <w:rFonts w:ascii="Times New Roman" w:hAnsi="Times New Roman" w:cs="Times New Roman"/>
            <w:sz w:val="24"/>
            <w:szCs w:val="24"/>
          </w:rPr>
          <w:t xml:space="preserve">here were </w:t>
        </w:r>
      </w:ins>
      <w:ins w:id="1915" w:author="Garcia Carreras, Bernardo" w:date="2017-03-14T17:11:00Z">
        <w:r w:rsidR="00BD440A">
          <w:rPr>
            <w:rFonts w:ascii="Times New Roman" w:hAnsi="Times New Roman" w:cs="Times New Roman"/>
            <w:sz w:val="24"/>
            <w:szCs w:val="24"/>
          </w:rPr>
          <w:t>4</w:t>
        </w:r>
      </w:ins>
      <w:ins w:id="1916" w:author="Garcia Carreras, Bernardo" w:date="2017-03-15T14:08:00Z">
        <w:r w:rsidR="003A512C">
          <w:rPr>
            <w:rFonts w:ascii="Times New Roman" w:hAnsi="Times New Roman" w:cs="Times New Roman"/>
            <w:sz w:val="24"/>
            <w:szCs w:val="24"/>
          </w:rPr>
          <w:t>2</w:t>
        </w:r>
      </w:ins>
      <w:ins w:id="1917" w:author="Garcia Carreras, Bernardo" w:date="2017-03-14T17:11:00Z">
        <w:r w:rsidR="00BD440A">
          <w:rPr>
            <w:rFonts w:ascii="Times New Roman" w:hAnsi="Times New Roman" w:cs="Times New Roman"/>
            <w:sz w:val="24"/>
            <w:szCs w:val="24"/>
          </w:rPr>
          <w:t>7</w:t>
        </w:r>
      </w:ins>
      <w:ins w:id="1918" w:author="Garcia Carreras, Bernardo" w:date="2017-03-14T14:56:00Z">
        <w:r w:rsidRPr="00525F69">
          <w:rPr>
            <w:rFonts w:ascii="Times New Roman" w:hAnsi="Times New Roman" w:cs="Times New Roman"/>
            <w:sz w:val="24"/>
            <w:szCs w:val="24"/>
          </w:rPr>
          <w:t xml:space="preserve"> random parameter</w:t>
        </w:r>
        <w:r>
          <w:rPr>
            <w:rFonts w:ascii="Times New Roman" w:hAnsi="Times New Roman" w:cs="Times New Roman"/>
            <w:sz w:val="24"/>
            <w:szCs w:val="24"/>
          </w:rPr>
          <w:t xml:space="preserve"> </w:t>
        </w:r>
        <w:r w:rsidRPr="00525F69">
          <w:rPr>
            <w:rFonts w:ascii="Times New Roman" w:hAnsi="Times New Roman" w:cs="Times New Roman"/>
            <w:sz w:val="24"/>
            <w:szCs w:val="24"/>
          </w:rPr>
          <w:t>combinations that correctly predicted a greater</w:t>
        </w:r>
        <w:r w:rsidR="00BD440A">
          <w:rPr>
            <w:rFonts w:ascii="Times New Roman" w:hAnsi="Times New Roman" w:cs="Times New Roman"/>
            <w:sz w:val="24"/>
            <w:szCs w:val="24"/>
          </w:rPr>
          <w:t xml:space="preserve"> number of competitive outcomes</w:t>
        </w:r>
      </w:ins>
      <w:ins w:id="1919" w:author="Garcia Carreras, Bernardo" w:date="2017-03-15T14:08:00Z">
        <w:r w:rsidR="003A512C">
          <w:rPr>
            <w:rFonts w:ascii="Times New Roman" w:hAnsi="Times New Roman" w:cs="Times New Roman"/>
            <w:sz w:val="24"/>
            <w:szCs w:val="24"/>
          </w:rPr>
          <w:t xml:space="preserve"> (P = 0.04 in Table 4)</w:t>
        </w:r>
      </w:ins>
      <w:ins w:id="1920" w:author="Garcia Carreras, Bernardo" w:date="2017-03-14T14:56:00Z">
        <w:r w:rsidRPr="00525F69">
          <w:rPr>
            <w:rFonts w:ascii="Times New Roman" w:hAnsi="Times New Roman" w:cs="Times New Roman"/>
            <w:sz w:val="24"/>
            <w:szCs w:val="24"/>
          </w:rPr>
          <w:t>.</w:t>
        </w:r>
        <w:r>
          <w:t xml:space="preserve"> </w:t>
        </w:r>
      </w:ins>
    </w:p>
    <w:p w:rsidR="00756992" w:rsidRDefault="00D878A7">
      <w:pPr>
        <w:spacing w:line="240" w:lineRule="auto"/>
        <w:rPr>
          <w:ins w:id="1921" w:author="Garcia Carreras, Bernardo" w:date="2017-03-14T16:03:00Z"/>
          <w:rFonts w:ascii="Times New Roman" w:hAnsi="Times New Roman" w:cs="Times New Roman"/>
          <w:sz w:val="24"/>
          <w:szCs w:val="24"/>
        </w:rPr>
        <w:pPrChange w:id="1922" w:author="Garcia Carreras, Bernardo" w:date="2017-03-15T20:33:00Z">
          <w:pPr/>
        </w:pPrChange>
      </w:pPr>
      <w:ins w:id="1923" w:author="Garcia Carreras, Bernardo" w:date="2017-03-14T16:03:00Z">
        <w:r>
          <w:rPr>
            <w:rFonts w:ascii="Times New Roman" w:hAnsi="Times New Roman" w:cs="Times New Roman"/>
            <w:sz w:val="24"/>
            <w:szCs w:val="24"/>
          </w:rPr>
          <w:br w:type="page"/>
        </w:r>
      </w:ins>
    </w:p>
    <w:p w:rsidR="00756992" w:rsidRDefault="00D878A7">
      <w:pPr>
        <w:spacing w:line="240" w:lineRule="auto"/>
        <w:jc w:val="both"/>
        <w:rPr>
          <w:ins w:id="1924" w:author="Garcia Carreras, Bernardo" w:date="2017-03-14T14:57:00Z"/>
          <w:rFonts w:ascii="Times New Roman" w:hAnsi="Times New Roman" w:cs="Times New Roman"/>
          <w:b/>
          <w:sz w:val="28"/>
          <w:szCs w:val="28"/>
          <w:rPrChange w:id="1925" w:author="Garcia Carreras, Bernardo" w:date="2017-03-14T16:03:00Z">
            <w:rPr>
              <w:ins w:id="1926" w:author="Garcia Carreras, Bernardo" w:date="2017-03-14T14:57:00Z"/>
              <w:rFonts w:ascii="Times New Roman" w:hAnsi="Times New Roman" w:cs="Times New Roman"/>
              <w:sz w:val="24"/>
              <w:szCs w:val="24"/>
            </w:rPr>
          </w:rPrChange>
        </w:rPr>
        <w:pPrChange w:id="1927" w:author="Garcia Carreras, Bernardo" w:date="2017-03-15T20:33:00Z">
          <w:pPr>
            <w:spacing w:line="480" w:lineRule="auto"/>
            <w:jc w:val="both"/>
          </w:pPr>
        </w:pPrChange>
      </w:pPr>
      <w:ins w:id="1928" w:author="Garcia Carreras, Bernardo" w:date="2017-03-14T16:03:00Z">
        <w:r>
          <w:rPr>
            <w:rFonts w:ascii="Times New Roman" w:hAnsi="Times New Roman" w:cs="Times New Roman"/>
            <w:b/>
            <w:sz w:val="28"/>
            <w:szCs w:val="28"/>
          </w:rPr>
          <w:lastRenderedPageBreak/>
          <w:t xml:space="preserve">S2. </w:t>
        </w:r>
      </w:ins>
      <w:ins w:id="1929" w:author="Garcia Carreras, Bernardo" w:date="2017-03-14T16:04:00Z">
        <w:r>
          <w:rPr>
            <w:rFonts w:ascii="Times New Roman" w:hAnsi="Times New Roman" w:cs="Times New Roman"/>
            <w:b/>
            <w:sz w:val="28"/>
            <w:szCs w:val="28"/>
          </w:rPr>
          <w:t>Simulations to compare the relative effects of mismatches</w:t>
        </w:r>
      </w:ins>
    </w:p>
    <w:p w:rsidR="00756992" w:rsidRDefault="00700B9E">
      <w:pPr>
        <w:spacing w:line="240" w:lineRule="auto"/>
        <w:jc w:val="both"/>
        <w:rPr>
          <w:ins w:id="1930" w:author="Garcia Carreras, Bernardo" w:date="2017-03-14T18:22:00Z"/>
          <w:rFonts w:ascii="Times New Roman" w:hAnsi="Times New Roman" w:cs="Times New Roman"/>
          <w:sz w:val="24"/>
          <w:szCs w:val="24"/>
        </w:rPr>
        <w:pPrChange w:id="1931" w:author="Garcia Carreras, Bernardo" w:date="2017-03-15T20:33:00Z">
          <w:pPr/>
        </w:pPrChange>
      </w:pPr>
      <w:ins w:id="1932" w:author="Garcia Carreras, Bernardo" w:date="2017-03-14T17:52:00Z">
        <w:r>
          <w:rPr>
            <w:rFonts w:ascii="Times New Roman" w:hAnsi="Times New Roman" w:cs="Times New Roman"/>
            <w:sz w:val="24"/>
            <w:szCs w:val="24"/>
          </w:rPr>
          <w:t xml:space="preserve">We use the population model to </w:t>
        </w:r>
      </w:ins>
      <w:ins w:id="1933" w:author="Garcia Carreras, Bernardo" w:date="2017-03-14T17:56:00Z">
        <w:r w:rsidR="00355D5F">
          <w:rPr>
            <w:rFonts w:ascii="Times New Roman" w:hAnsi="Times New Roman" w:cs="Times New Roman"/>
            <w:sz w:val="24"/>
            <w:szCs w:val="24"/>
          </w:rPr>
          <w:t xml:space="preserve">assess </w:t>
        </w:r>
      </w:ins>
      <w:ins w:id="1934" w:author="Garcia Carreras, Bernardo" w:date="2017-03-14T17:52:00Z">
        <w:r>
          <w:rPr>
            <w:rFonts w:ascii="Times New Roman" w:hAnsi="Times New Roman" w:cs="Times New Roman"/>
            <w:sz w:val="24"/>
            <w:szCs w:val="24"/>
          </w:rPr>
          <w:t>the relative importance of mismatches</w:t>
        </w:r>
      </w:ins>
      <w:ins w:id="1935" w:author="Garcia Carreras, Bernardo" w:date="2017-03-14T18:05:00Z">
        <w:r w:rsidR="00355D5F">
          <w:rPr>
            <w:rFonts w:ascii="Times New Roman" w:hAnsi="Times New Roman" w:cs="Times New Roman"/>
            <w:sz w:val="24"/>
            <w:szCs w:val="24"/>
          </w:rPr>
          <w:t xml:space="preserve"> in</w:t>
        </w:r>
      </w:ins>
      <w:ins w:id="1936" w:author="Garcia Carreras, Bernardo" w:date="2017-03-14T17:52:00Z">
        <w:r>
          <w:rPr>
            <w:rFonts w:ascii="Times New Roman" w:hAnsi="Times New Roman" w:cs="Times New Roman"/>
            <w:sz w:val="24"/>
            <w:szCs w:val="24"/>
          </w:rPr>
          <w:t xml:space="preserve"> </w:t>
        </w:r>
      </w:ins>
      <m:oMath>
        <m:sSub>
          <m:sSubPr>
            <m:ctrlPr>
              <w:ins w:id="1937" w:author="Garcia Carreras, Bernardo" w:date="2017-03-14T17:53:00Z">
                <w:rPr>
                  <w:rFonts w:ascii="Cambria Math" w:hAnsi="Cambria Math" w:cs="Times New Roman"/>
                  <w:i/>
                  <w:sz w:val="24"/>
                  <w:szCs w:val="24"/>
                </w:rPr>
              </w:ins>
            </m:ctrlPr>
          </m:sSubPr>
          <m:e>
            <w:ins w:id="1938" w:author="Garcia Carreras, Bernardo" w:date="2017-03-14T17:53:00Z">
              <m:r>
                <w:rPr>
                  <w:rFonts w:ascii="Cambria Math" w:hAnsi="Cambria Math" w:cs="Times New Roman"/>
                  <w:sz w:val="24"/>
                  <w:szCs w:val="24"/>
                </w:rPr>
                <m:t>μ</m:t>
              </m:r>
            </w:ins>
          </m:e>
          <m:sub>
            <w:ins w:id="1939" w:author="Garcia Carreras, Bernardo" w:date="2017-03-14T17:53:00Z">
              <m:r>
                <m:rPr>
                  <m:nor/>
                </m:rPr>
                <w:rPr>
                  <w:rFonts w:ascii="Cambria Math" w:hAnsi="Cambria Math" w:cs="Times New Roman"/>
                  <w:sz w:val="24"/>
                  <w:szCs w:val="24"/>
                </w:rPr>
                <m:t>max</m:t>
              </m:r>
            </w:ins>
          </m:sub>
        </m:sSub>
        <w:ins w:id="1940" w:author="Garcia Carreras, Bernardo" w:date="2017-03-14T17:53:00Z"/>
      </m:oMath>
      <w:r>
        <w:rPr>
          <w:rFonts w:ascii="Times New Roman" w:hAnsi="Times New Roman" w:cs="Times New Roman"/>
          <w:sz w:val="24"/>
          <w:szCs w:val="24"/>
        </w:rPr>
        <w:t xml:space="preserve"> and </w:t>
      </w:r>
      <m:oMath>
        <m:sSub>
          <m:sSubPr>
            <m:ctrlPr>
              <w:ins w:id="1941" w:author="Garcia Carreras, Bernardo" w:date="2017-03-14T17:53:00Z">
                <w:rPr>
                  <w:rFonts w:ascii="Cambria Math" w:hAnsi="Cambria Math" w:cs="Times New Roman"/>
                  <w:i/>
                  <w:sz w:val="24"/>
                  <w:szCs w:val="24"/>
                </w:rPr>
              </w:ins>
            </m:ctrlPr>
          </m:sSubPr>
          <m:e>
            <w:ins w:id="1942" w:author="Garcia Carreras, Bernardo" w:date="2017-03-14T17:53:00Z">
              <m:r>
                <w:rPr>
                  <w:rFonts w:ascii="Cambria Math" w:hAnsi="Cambria Math" w:cs="Times New Roman"/>
                  <w:sz w:val="24"/>
                  <w:szCs w:val="24"/>
                </w:rPr>
                <m:t>K</m:t>
              </m:r>
            </w:ins>
          </m:e>
          <m:sub>
            <w:ins w:id="1943" w:author="Garcia Carreras, Bernardo" w:date="2017-03-14T17:53:00Z">
              <m:r>
                <w:rPr>
                  <w:rFonts w:ascii="Cambria Math" w:hAnsi="Cambria Math" w:cs="Times New Roman"/>
                  <w:sz w:val="24"/>
                  <w:szCs w:val="24"/>
                </w:rPr>
                <m:t>S</m:t>
              </m:r>
            </w:ins>
          </m:sub>
        </m:sSub>
        <w:ins w:id="1944" w:author="Garcia Carreras, Bernardo" w:date="2017-03-14T17:56:00Z"/>
      </m:oMath>
      <w:r w:rsidR="00AB38C9">
        <w:rPr>
          <w:rFonts w:ascii="Times New Roman" w:hAnsi="Times New Roman" w:cs="Times New Roman"/>
          <w:sz w:val="24"/>
          <w:szCs w:val="24"/>
        </w:rPr>
        <w:t xml:space="preserve"> for determining the competitive outcome</w:t>
      </w:r>
      <w:ins w:id="1945" w:author="Garcia Carreras, Bernardo" w:date="2017-03-14T18:06:00Z">
        <w:r w:rsidR="00C34AC3">
          <w:rPr>
            <w:rFonts w:ascii="Times New Roman" w:hAnsi="Times New Roman" w:cs="Times New Roman"/>
            <w:sz w:val="24"/>
            <w:szCs w:val="24"/>
          </w:rPr>
          <w:t xml:space="preserve"> (Figure X in the main text)</w:t>
        </w:r>
      </w:ins>
      <w:ins w:id="1946" w:author="Garcia Carreras, Bernardo" w:date="2017-03-14T17:53:00Z">
        <w:r>
          <w:rPr>
            <w:rFonts w:ascii="Times New Roman" w:hAnsi="Times New Roman" w:cs="Times New Roman"/>
            <w:sz w:val="24"/>
            <w:szCs w:val="24"/>
          </w:rPr>
          <w:t xml:space="preserve">. </w:t>
        </w:r>
      </w:ins>
      <w:ins w:id="1947" w:author="Garcia Carreras, Bernardo" w:date="2017-03-14T18:04:00Z">
        <w:r w:rsidR="00355D5F">
          <w:rPr>
            <w:rFonts w:ascii="Times New Roman" w:hAnsi="Times New Roman" w:cs="Times New Roman"/>
            <w:sz w:val="24"/>
            <w:szCs w:val="24"/>
          </w:rPr>
          <w:t xml:space="preserve">Mismatches are here defined as the ratios in the two traits between the two competitors. </w:t>
        </w:r>
      </w:ins>
      <w:ins w:id="1948" w:author="Garcia Carreras, Bernardo" w:date="2017-03-14T18:05:00Z">
        <w:r w:rsidR="00355D5F">
          <w:rPr>
            <w:rFonts w:ascii="Times New Roman" w:hAnsi="Times New Roman" w:cs="Times New Roman"/>
            <w:sz w:val="24"/>
            <w:szCs w:val="24"/>
          </w:rPr>
          <w:t xml:space="preserve">Ratios allow </w:t>
        </w:r>
      </w:ins>
      <w:ins w:id="1949" w:author="Garcia Carreras, Bernardo" w:date="2017-03-14T18:08:00Z">
        <w:r w:rsidR="001C5A1C">
          <w:rPr>
            <w:rFonts w:ascii="Times New Roman" w:hAnsi="Times New Roman" w:cs="Times New Roman"/>
            <w:sz w:val="24"/>
            <w:szCs w:val="24"/>
          </w:rPr>
          <w:t>for direct</w:t>
        </w:r>
      </w:ins>
      <w:ins w:id="1950" w:author="Garcia Carreras, Bernardo" w:date="2017-03-14T18:05:00Z">
        <w:r w:rsidR="001C5A1C">
          <w:rPr>
            <w:rFonts w:ascii="Times New Roman" w:hAnsi="Times New Roman" w:cs="Times New Roman"/>
            <w:sz w:val="24"/>
            <w:szCs w:val="24"/>
          </w:rPr>
          <w:t xml:space="preserve"> comparison of</w:t>
        </w:r>
        <w:r w:rsidR="00355D5F">
          <w:rPr>
            <w:rFonts w:ascii="Times New Roman" w:hAnsi="Times New Roman" w:cs="Times New Roman"/>
            <w:sz w:val="24"/>
            <w:szCs w:val="24"/>
          </w:rPr>
          <w:t xml:space="preserve"> the relative importance of mismatches in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355D5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C34AC3">
          <w:rPr>
            <w:rFonts w:ascii="Times New Roman" w:hAnsi="Times New Roman" w:cs="Times New Roman"/>
            <w:sz w:val="24"/>
            <w:szCs w:val="24"/>
          </w:rPr>
          <w:t xml:space="preserve"> despite the different</w:t>
        </w:r>
        <w:r w:rsidR="00355D5F">
          <w:rPr>
            <w:rFonts w:ascii="Times New Roman" w:hAnsi="Times New Roman" w:cs="Times New Roman"/>
            <w:sz w:val="24"/>
            <w:szCs w:val="24"/>
          </w:rPr>
          <w:t xml:space="preserve"> units. </w:t>
        </w:r>
      </w:ins>
      <w:ins w:id="1951" w:author="Garcia Carreras, Bernardo" w:date="2017-03-14T18:18:00Z">
        <w:r w:rsidR="005208F9">
          <w:rPr>
            <w:rFonts w:ascii="Times New Roman" w:hAnsi="Times New Roman" w:cs="Times New Roman"/>
            <w:sz w:val="24"/>
            <w:szCs w:val="24"/>
          </w:rPr>
          <w:t>W</w:t>
        </w:r>
      </w:ins>
      <w:ins w:id="1952" w:author="Garcia Carreras, Bernardo" w:date="2017-03-14T17:54:00Z">
        <w:r>
          <w:rPr>
            <w:rFonts w:ascii="Times New Roman" w:hAnsi="Times New Roman" w:cs="Times New Roman"/>
            <w:sz w:val="24"/>
            <w:szCs w:val="24"/>
          </w:rPr>
          <w:t xml:space="preserve">e assumed one competitor to have values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Pr>
            <w:rFonts w:ascii="Times New Roman" w:hAnsi="Times New Roman" w:cs="Times New Roman"/>
            <w:sz w:val="24"/>
            <w:szCs w:val="24"/>
          </w:rPr>
          <w:t xml:space="preserve"> close to the respective median values across all species and treatments (</w:t>
        </w:r>
      </w:ins>
      <m:oMath>
        <m:sSub>
          <m:sSubPr>
            <m:ctrlPr>
              <w:ins w:id="1953" w:author="Garcia Carreras, Bernardo" w:date="2017-03-14T17:55:00Z">
                <w:rPr>
                  <w:rFonts w:ascii="Cambria Math" w:hAnsi="Cambria Math" w:cs="Times New Roman"/>
                  <w:i/>
                  <w:sz w:val="24"/>
                  <w:szCs w:val="24"/>
                </w:rPr>
              </w:ins>
            </m:ctrlPr>
          </m:sSubPr>
          <m:e>
            <w:ins w:id="1954" w:author="Garcia Carreras, Bernardo" w:date="2017-03-14T17:55:00Z">
              <m:r>
                <w:rPr>
                  <w:rFonts w:ascii="Cambria Math" w:hAnsi="Cambria Math" w:cs="Times New Roman"/>
                  <w:sz w:val="24"/>
                  <w:szCs w:val="24"/>
                </w:rPr>
                <m:t>μ</m:t>
              </m:r>
            </w:ins>
          </m:e>
          <m:sub>
            <w:ins w:id="1955" w:author="Garcia Carreras, Bernardo" w:date="2017-03-14T17:55:00Z">
              <m:r>
                <m:rPr>
                  <m:nor/>
                </m:rPr>
                <w:rPr>
                  <w:rFonts w:ascii="Cambria Math" w:hAnsi="Cambria Math" w:cs="Times New Roman"/>
                  <w:sz w:val="24"/>
                  <w:szCs w:val="24"/>
                </w:rPr>
                <m:t>max</m:t>
              </m:r>
            </w:ins>
          </m:sub>
        </m:sSub>
        <w:ins w:id="1956" w:author="Garcia Carreras, Bernardo" w:date="2017-03-14T17:55:00Z">
          <m:r>
            <w:rPr>
              <w:rFonts w:ascii="Cambria Math" w:hAnsi="Cambria Math" w:cs="Times New Roman"/>
              <w:sz w:val="24"/>
              <w:szCs w:val="24"/>
            </w:rPr>
            <m:t>=1</m:t>
          </m:r>
        </w:ins>
      </m:oMath>
      <w:r>
        <w:rPr>
          <w:rFonts w:ascii="Times New Roman" w:hAnsi="Times New Roman" w:cs="Times New Roman"/>
          <w:sz w:val="24"/>
          <w:szCs w:val="24"/>
        </w:rPr>
        <w:t xml:space="preserve"> and </w:t>
      </w:r>
      <m:oMath>
        <m:sSub>
          <m:sSubPr>
            <m:ctrlPr>
              <w:ins w:id="1957" w:author="Garcia Carreras, Bernardo" w:date="2017-03-14T17:55:00Z">
                <w:rPr>
                  <w:rFonts w:ascii="Cambria Math" w:hAnsi="Cambria Math" w:cs="Times New Roman"/>
                  <w:i/>
                  <w:sz w:val="24"/>
                  <w:szCs w:val="24"/>
                </w:rPr>
              </w:ins>
            </m:ctrlPr>
          </m:sSubPr>
          <m:e>
            <w:ins w:id="1958" w:author="Garcia Carreras, Bernardo" w:date="2017-03-14T17:55:00Z">
              <m:r>
                <w:rPr>
                  <w:rFonts w:ascii="Cambria Math" w:hAnsi="Cambria Math" w:cs="Times New Roman"/>
                  <w:sz w:val="24"/>
                  <w:szCs w:val="24"/>
                </w:rPr>
                <m:t>K</m:t>
              </m:r>
            </w:ins>
          </m:e>
          <m:sub>
            <w:ins w:id="1959" w:author="Garcia Carreras, Bernardo" w:date="2017-03-14T17:55:00Z">
              <m:r>
                <w:rPr>
                  <w:rFonts w:ascii="Cambria Math" w:hAnsi="Cambria Math" w:cs="Times New Roman"/>
                  <w:sz w:val="24"/>
                  <w:szCs w:val="24"/>
                </w:rPr>
                <m:t>S</m:t>
              </m:r>
            </w:ins>
          </m:sub>
        </m:sSub>
        <w:ins w:id="1960" w:author="Garcia Carreras, Bernardo" w:date="2017-03-14T17:55:00Z">
          <m:r>
            <w:rPr>
              <w:rFonts w:ascii="Cambria Math" w:hAnsi="Cambria Math" w:cs="Times New Roman"/>
              <w:sz w:val="24"/>
              <w:szCs w:val="24"/>
            </w:rPr>
            <m:t>=0.15</m:t>
          </m:r>
        </w:ins>
      </m:oMath>
      <w:r w:rsidR="00355D5F">
        <w:rPr>
          <w:rFonts w:ascii="Times New Roman" w:hAnsi="Times New Roman" w:cs="Times New Roman"/>
          <w:sz w:val="24"/>
          <w:szCs w:val="24"/>
        </w:rPr>
        <w:t xml:space="preserve"> respectively)</w:t>
      </w:r>
      <w:ins w:id="1961" w:author="Garcia Carreras, Bernardo" w:date="2017-03-14T17:57:00Z">
        <w:r w:rsidR="00355D5F">
          <w:rPr>
            <w:rFonts w:ascii="Times New Roman" w:hAnsi="Times New Roman" w:cs="Times New Roman"/>
            <w:sz w:val="24"/>
            <w:szCs w:val="24"/>
          </w:rPr>
          <w:t xml:space="preserve">, while the second competitor’s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355D5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355D5F">
          <w:rPr>
            <w:rFonts w:ascii="Times New Roman" w:hAnsi="Times New Roman" w:cs="Times New Roman"/>
            <w:sz w:val="24"/>
            <w:szCs w:val="24"/>
          </w:rPr>
          <w:t xml:space="preserve"> values were </w:t>
        </w:r>
      </w:ins>
      <w:ins w:id="1962" w:author="Garcia Carreras, Bernardo" w:date="2017-03-14T18:19:00Z">
        <w:r w:rsidR="005208F9">
          <w:rPr>
            <w:rFonts w:ascii="Times New Roman" w:hAnsi="Times New Roman" w:cs="Times New Roman"/>
            <w:sz w:val="24"/>
            <w:szCs w:val="24"/>
          </w:rPr>
          <w:t xml:space="preserve">chosen such that the </w:t>
        </w:r>
        <w:proofErr w:type="spellStart"/>
        <w:r w:rsidR="005208F9">
          <w:rPr>
            <w:rFonts w:ascii="Times New Roman" w:hAnsi="Times New Roman" w:cs="Times New Roman"/>
            <w:sz w:val="24"/>
            <w:szCs w:val="24"/>
          </w:rPr>
          <w:t>ln</w:t>
        </w:r>
        <w:proofErr w:type="spellEnd"/>
        <w:r w:rsidR="005208F9">
          <w:rPr>
            <w:rFonts w:ascii="Times New Roman" w:hAnsi="Times New Roman" w:cs="Times New Roman"/>
            <w:sz w:val="24"/>
            <w:szCs w:val="24"/>
          </w:rPr>
          <w:t xml:space="preserve"> ratio parameter space was evenly sampled.</w:t>
        </w:r>
      </w:ins>
      <w:ins w:id="1963" w:author="Garcia Carreras, Bernardo" w:date="2017-03-14T18:39:00Z">
        <w:r w:rsidR="007E630E">
          <w:rPr>
            <w:rFonts w:ascii="Times New Roman" w:hAnsi="Times New Roman" w:cs="Times New Roman"/>
            <w:sz w:val="24"/>
            <w:szCs w:val="24"/>
          </w:rPr>
          <w:t xml:space="preserve"> Results were insensitive to the choice of values for the fixed competitor.</w:t>
        </w:r>
      </w:ins>
      <w:ins w:id="1964" w:author="Garcia Carreras, Bernardo" w:date="2017-03-14T18:19:00Z">
        <w:r w:rsidR="005208F9">
          <w:rPr>
            <w:rFonts w:ascii="Times New Roman" w:hAnsi="Times New Roman" w:cs="Times New Roman"/>
            <w:sz w:val="24"/>
            <w:szCs w:val="24"/>
          </w:rPr>
          <w:t xml:space="preserve"> The reason to use </w:t>
        </w:r>
        <w:proofErr w:type="spellStart"/>
        <w:r w:rsidR="005208F9">
          <w:rPr>
            <w:rFonts w:ascii="Times New Roman" w:hAnsi="Times New Roman" w:cs="Times New Roman"/>
            <w:sz w:val="24"/>
            <w:szCs w:val="24"/>
          </w:rPr>
          <w:t>ln</w:t>
        </w:r>
        <w:proofErr w:type="spellEnd"/>
        <w:r w:rsidR="005208F9">
          <w:rPr>
            <w:rFonts w:ascii="Times New Roman" w:hAnsi="Times New Roman" w:cs="Times New Roman"/>
            <w:sz w:val="24"/>
            <w:szCs w:val="24"/>
          </w:rPr>
          <w:t xml:space="preserve"> ratios is to ensure that a ratio and its inverse are equidistant from a ratio of one. For all </w:t>
        </w:r>
      </w:ins>
      <w:ins w:id="1965" w:author="Garcia Carreras, Bernardo" w:date="2017-03-14T18:20:00Z">
        <w:r w:rsidR="005208F9">
          <w:rPr>
            <w:rFonts w:ascii="Times New Roman" w:hAnsi="Times New Roman" w:cs="Times New Roman"/>
            <w:sz w:val="24"/>
            <w:szCs w:val="24"/>
          </w:rPr>
          <w:t xml:space="preserve">combinations of mismatches in traits we ran the population model and extracted the proportion of </w:t>
        </w:r>
      </w:ins>
      <w:ins w:id="1966" w:author="Garcia Carreras, Bernardo" w:date="2017-03-14T18:23:00Z">
        <w:r w:rsidR="00585746">
          <w:rPr>
            <w:rFonts w:ascii="Times New Roman" w:hAnsi="Times New Roman" w:cs="Times New Roman"/>
            <w:sz w:val="24"/>
            <w:szCs w:val="24"/>
          </w:rPr>
          <w:t xml:space="preserve">total </w:t>
        </w:r>
      </w:ins>
      <w:ins w:id="1967" w:author="Garcia Carreras, Bernardo" w:date="2017-03-14T18:20:00Z">
        <w:r w:rsidR="005208F9">
          <w:rPr>
            <w:rFonts w:ascii="Times New Roman" w:hAnsi="Times New Roman" w:cs="Times New Roman"/>
            <w:sz w:val="24"/>
            <w:szCs w:val="24"/>
          </w:rPr>
          <w:t xml:space="preserve">cells belonging to competitor </w:t>
        </w:r>
      </w:ins>
      <w:ins w:id="1968" w:author="Garcia Carreras, Bernardo" w:date="2017-03-14T18:40:00Z">
        <w:r w:rsidR="007E630E">
          <w:rPr>
            <w:rFonts w:ascii="Times New Roman" w:hAnsi="Times New Roman" w:cs="Times New Roman"/>
            <w:sz w:val="24"/>
            <w:szCs w:val="24"/>
          </w:rPr>
          <w:t>A</w:t>
        </w:r>
      </w:ins>
      <w:ins w:id="1969" w:author="Garcia Carreras, Bernardo" w:date="2017-03-14T18:20:00Z">
        <w:r w:rsidR="005208F9">
          <w:rPr>
            <w:rFonts w:ascii="Times New Roman" w:hAnsi="Times New Roman" w:cs="Times New Roman"/>
            <w:sz w:val="24"/>
            <w:szCs w:val="24"/>
          </w:rPr>
          <w:t xml:space="preserve"> at day 14</w:t>
        </w:r>
      </w:ins>
      <w:ins w:id="1970" w:author="Garcia Carreras, Bernardo" w:date="2017-03-14T18:21:00Z">
        <w:r w:rsidR="005208F9">
          <w:rPr>
            <w:rFonts w:ascii="Times New Roman" w:hAnsi="Times New Roman" w:cs="Times New Roman"/>
            <w:sz w:val="24"/>
            <w:szCs w:val="24"/>
          </w:rPr>
          <w:t xml:space="preserve">, for different starting nutrient concentrations (Figure </w:t>
        </w:r>
        <w:proofErr w:type="spellStart"/>
        <w:r w:rsidR="005208F9">
          <w:rPr>
            <w:rFonts w:ascii="Times New Roman" w:hAnsi="Times New Roman" w:cs="Times New Roman"/>
            <w:sz w:val="24"/>
            <w:szCs w:val="24"/>
          </w:rPr>
          <w:t>X</w:t>
        </w:r>
      </w:ins>
      <w:ins w:id="1971" w:author="Garcia Carreras, Bernardo" w:date="2017-03-14T18:34:00Z">
        <w:r w:rsidR="00CB3729">
          <w:rPr>
            <w:rFonts w:ascii="Times New Roman" w:hAnsi="Times New Roman" w:cs="Times New Roman"/>
            <w:sz w:val="24"/>
            <w:szCs w:val="24"/>
          </w:rPr>
          <w:t>a</w:t>
        </w:r>
        <w:proofErr w:type="spellEnd"/>
        <w:r w:rsidR="00CB3729">
          <w:rPr>
            <w:rFonts w:ascii="Times New Roman" w:hAnsi="Times New Roman" w:cs="Times New Roman"/>
            <w:sz w:val="24"/>
            <w:szCs w:val="24"/>
          </w:rPr>
          <w:t>, b</w:t>
        </w:r>
      </w:ins>
      <w:ins w:id="1972" w:author="Garcia Carreras, Bernardo" w:date="2017-03-14T18:21:00Z">
        <w:r w:rsidR="005208F9">
          <w:rPr>
            <w:rFonts w:ascii="Times New Roman" w:hAnsi="Times New Roman" w:cs="Times New Roman"/>
            <w:sz w:val="24"/>
            <w:szCs w:val="24"/>
          </w:rPr>
          <w:t xml:space="preserve"> in the main text).</w:t>
        </w:r>
      </w:ins>
      <w:ins w:id="1973" w:author="Garcia Carreras, Bernardo" w:date="2017-03-14T20:26:00Z">
        <w:r w:rsidR="00F150D6">
          <w:rPr>
            <w:rFonts w:ascii="Times New Roman" w:hAnsi="Times New Roman" w:cs="Times New Roman"/>
            <w:sz w:val="24"/>
            <w:szCs w:val="24"/>
          </w:rPr>
          <w:t xml:space="preserve"> As in the experiments, both </w:t>
        </w:r>
      </w:ins>
      <w:ins w:id="1974" w:author="Garcia Carreras, Bernardo" w:date="2017-03-14T20:27:00Z">
        <w:r w:rsidR="00F150D6">
          <w:rPr>
            <w:rFonts w:ascii="Times New Roman" w:hAnsi="Times New Roman" w:cs="Times New Roman"/>
            <w:sz w:val="24"/>
            <w:szCs w:val="24"/>
          </w:rPr>
          <w:t>species had a starting population density of 100 cells·mL</w:t>
        </w:r>
      </w:ins>
      <w:ins w:id="1975" w:author="Garcia Carreras, Bernardo" w:date="2017-03-15T14:09:00Z">
        <w:r w:rsidR="001D2999">
          <w:rPr>
            <w:rFonts w:ascii="Times New Roman" w:hAnsi="Times New Roman" w:cs="Times New Roman"/>
            <w:sz w:val="24"/>
            <w:szCs w:val="24"/>
            <w:vertAlign w:val="superscript"/>
          </w:rPr>
          <w:t>-1</w:t>
        </w:r>
      </w:ins>
      <w:ins w:id="1976" w:author="Garcia Carreras, Bernardo" w:date="2017-03-14T20:27:00Z">
        <w:r w:rsidR="00F150D6">
          <w:rPr>
            <w:rFonts w:ascii="Times New Roman" w:hAnsi="Times New Roman" w:cs="Times New Roman"/>
            <w:sz w:val="24"/>
            <w:szCs w:val="24"/>
          </w:rPr>
          <w:t>.</w:t>
        </w:r>
      </w:ins>
    </w:p>
    <w:p w:rsidR="00756992" w:rsidRDefault="00585746">
      <w:pPr>
        <w:spacing w:line="240" w:lineRule="auto"/>
        <w:jc w:val="both"/>
        <w:rPr>
          <w:ins w:id="1977" w:author="Garcia Carreras, Bernardo" w:date="2017-03-14T18:28:00Z"/>
          <w:rFonts w:ascii="Times New Roman" w:hAnsi="Times New Roman" w:cs="Times New Roman"/>
          <w:sz w:val="24"/>
          <w:szCs w:val="24"/>
        </w:rPr>
        <w:pPrChange w:id="1978" w:author="Garcia Carreras, Bernardo" w:date="2017-03-15T20:33:00Z">
          <w:pPr/>
        </w:pPrChange>
      </w:pPr>
      <w:ins w:id="1979" w:author="Garcia Carreras, Bernardo" w:date="2017-03-14T18:22:00Z">
        <w:r>
          <w:rPr>
            <w:rFonts w:ascii="Times New Roman" w:hAnsi="Times New Roman" w:cs="Times New Roman"/>
            <w:sz w:val="24"/>
            <w:szCs w:val="24"/>
          </w:rPr>
          <w:t xml:space="preserve">To compare the relative importance of mismatches in the two traits directly, we quantified by how much the competitive outcome </w:t>
        </w:r>
      </w:ins>
      <w:ins w:id="1980" w:author="Garcia Carreras, Bernardo" w:date="2017-03-14T18:23:00Z">
        <w:r>
          <w:rPr>
            <w:rFonts w:ascii="Times New Roman" w:hAnsi="Times New Roman" w:cs="Times New Roman"/>
            <w:sz w:val="24"/>
            <w:szCs w:val="24"/>
          </w:rPr>
          <w:t xml:space="preserve">changed due to a small increase in the </w:t>
        </w:r>
        <w:proofErr w:type="spellStart"/>
        <w:r>
          <w:rPr>
            <w:rFonts w:ascii="Times New Roman" w:hAnsi="Times New Roman" w:cs="Times New Roman"/>
            <w:sz w:val="24"/>
            <w:szCs w:val="24"/>
          </w:rPr>
          <w:t>ln</w:t>
        </w:r>
        <w:proofErr w:type="spellEnd"/>
        <w:r>
          <w:rPr>
            <w:rFonts w:ascii="Times New Roman" w:hAnsi="Times New Roman" w:cs="Times New Roman"/>
            <w:sz w:val="24"/>
            <w:szCs w:val="24"/>
          </w:rPr>
          <w:t xml:space="preserve"> ratio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Pr>
            <w:rFonts w:ascii="Times New Roman" w:hAnsi="Times New Roman" w:cs="Times New Roman"/>
            <w:sz w:val="24"/>
            <w:szCs w:val="24"/>
          </w:rPr>
          <w:t xml:space="preserve"> </w:t>
        </w:r>
      </w:ins>
      <w:ins w:id="1981" w:author="Garcia Carreras, Bernardo" w:date="2017-03-14T18:32:00Z">
        <w:r w:rsidR="0078076D">
          <w:rPr>
            <w:rFonts w:ascii="Times New Roman" w:hAnsi="Times New Roman" w:cs="Times New Roman"/>
            <w:sz w:val="24"/>
            <w:szCs w:val="24"/>
          </w:rPr>
          <w:t xml:space="preserve">and </w:t>
        </w:r>
      </w:ins>
      <w:ins w:id="1982" w:author="Garcia Carreras, Bernardo" w:date="2017-03-14T18:23:00Z">
        <w:r>
          <w:rPr>
            <w:rFonts w:ascii="Times New Roman" w:hAnsi="Times New Roman" w:cs="Times New Roman"/>
            <w:sz w:val="24"/>
            <w:szCs w:val="24"/>
          </w:rPr>
          <w:t xml:space="preserve">due to </w:t>
        </w:r>
      </w:ins>
      <w:ins w:id="1983" w:author="Garcia Carreras, Bernardo" w:date="2017-03-14T18:32:00Z">
        <w:r w:rsidR="0078076D">
          <w:rPr>
            <w:rFonts w:ascii="Times New Roman" w:hAnsi="Times New Roman" w:cs="Times New Roman"/>
            <w:sz w:val="24"/>
            <w:szCs w:val="24"/>
          </w:rPr>
          <w:t xml:space="preserve">the same </w:t>
        </w:r>
      </w:ins>
      <w:ins w:id="1984" w:author="Garcia Carreras, Bernardo" w:date="2017-03-14T18:23:00Z">
        <w:r>
          <w:rPr>
            <w:rFonts w:ascii="Times New Roman" w:hAnsi="Times New Roman" w:cs="Times New Roman"/>
            <w:sz w:val="24"/>
            <w:szCs w:val="24"/>
          </w:rPr>
          <w:t xml:space="preserve">small increase in the </w:t>
        </w:r>
        <w:proofErr w:type="spellStart"/>
        <w:r>
          <w:rPr>
            <w:rFonts w:ascii="Times New Roman" w:hAnsi="Times New Roman" w:cs="Times New Roman"/>
            <w:sz w:val="24"/>
            <w:szCs w:val="24"/>
          </w:rPr>
          <w:t>ln</w:t>
        </w:r>
        <w:proofErr w:type="spellEnd"/>
        <w:r>
          <w:rPr>
            <w:rFonts w:ascii="Times New Roman" w:hAnsi="Times New Roman" w:cs="Times New Roman"/>
            <w:sz w:val="24"/>
            <w:szCs w:val="24"/>
          </w:rPr>
          <w:t xml:space="preserve"> ratio </w:t>
        </w:r>
        <w:proofErr w:type="gramStart"/>
        <w:r>
          <w:rPr>
            <w:rFonts w:ascii="Times New Roman" w:hAnsi="Times New Roman" w:cs="Times New Roman"/>
            <w:sz w:val="24"/>
            <w:szCs w:val="24"/>
          </w:rPr>
          <w:t xml:space="preserve">of </w:t>
        </w:r>
      </w:ins>
      <m:oMath>
        <w:proofErr w:type="gramEnd"/>
        <m:sSub>
          <m:sSubPr>
            <m:ctrlPr>
              <w:ins w:id="1985" w:author="Garcia Carreras, Bernardo" w:date="2017-03-14T18:24:00Z">
                <w:rPr>
                  <w:rFonts w:ascii="Cambria Math" w:hAnsi="Cambria Math" w:cs="Times New Roman"/>
                  <w:i/>
                  <w:sz w:val="24"/>
                  <w:szCs w:val="24"/>
                </w:rPr>
              </w:ins>
            </m:ctrlPr>
          </m:sSubPr>
          <m:e>
            <w:ins w:id="1986" w:author="Garcia Carreras, Bernardo" w:date="2017-03-14T18:24:00Z">
              <m:r>
                <w:rPr>
                  <w:rFonts w:ascii="Cambria Math" w:hAnsi="Cambria Math" w:cs="Times New Roman"/>
                  <w:sz w:val="24"/>
                  <w:szCs w:val="24"/>
                </w:rPr>
                <m:t>K</m:t>
              </m:r>
            </w:ins>
          </m:e>
          <m:sub>
            <w:ins w:id="1987" w:author="Garcia Carreras, Bernardo" w:date="2017-03-14T18:24:00Z">
              <m:r>
                <w:rPr>
                  <w:rFonts w:ascii="Cambria Math" w:hAnsi="Cambria Math" w:cs="Times New Roman"/>
                  <w:sz w:val="24"/>
                  <w:szCs w:val="24"/>
                </w:rPr>
                <m:t>S</m:t>
              </m:r>
            </w:ins>
          </m:sub>
        </m:sSub>
        <w:ins w:id="1988" w:author="Garcia Carreras, Bernardo" w:date="2017-03-14T18:33:00Z"/>
      </m:oMath>
      <w:r w:rsidR="0078076D">
        <w:rPr>
          <w:rFonts w:ascii="Times New Roman" w:hAnsi="Times New Roman" w:cs="Times New Roman"/>
          <w:sz w:val="24"/>
          <w:szCs w:val="24"/>
        </w:rPr>
        <w:t>, and took the</w:t>
      </w:r>
      <w:proofErr w:type="spellStart"/>
      <w:ins w:id="1989" w:author="Garcia Carreras, Bernardo" w:date="2017-03-14T18:33:00Z">
        <w:r w:rsidR="0078076D">
          <w:rPr>
            <w:rFonts w:ascii="Times New Roman" w:hAnsi="Times New Roman" w:cs="Times New Roman"/>
            <w:sz w:val="24"/>
            <w:szCs w:val="24"/>
          </w:rPr>
          <w:t>ir</w:t>
        </w:r>
        <w:proofErr w:type="spellEnd"/>
        <w:r w:rsidR="0078076D">
          <w:rPr>
            <w:rFonts w:ascii="Times New Roman" w:hAnsi="Times New Roman" w:cs="Times New Roman"/>
            <w:sz w:val="24"/>
            <w:szCs w:val="24"/>
          </w:rPr>
          <w:t xml:space="preserve"> ratio. For example, a value of 10 means that a small increase in the mismatch in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ins>
      <w:ins w:id="1990" w:author="Garcia Carreras, Bernardo" w:date="2017-03-14T18:34:00Z">
        <w:r w:rsidR="0078076D">
          <w:rPr>
            <w:rFonts w:ascii="Times New Roman" w:hAnsi="Times New Roman" w:cs="Times New Roman"/>
            <w:sz w:val="24"/>
            <w:szCs w:val="24"/>
          </w:rPr>
          <w:t xml:space="preserve"> had a 10 time</w:t>
        </w:r>
      </w:ins>
      <w:ins w:id="1991" w:author="Garcia Carreras, Bernardo" w:date="2017-03-14T20:27:00Z">
        <w:r w:rsidR="00E25F2F">
          <w:rPr>
            <w:rFonts w:ascii="Times New Roman" w:hAnsi="Times New Roman" w:cs="Times New Roman"/>
            <w:sz w:val="24"/>
            <w:szCs w:val="24"/>
          </w:rPr>
          <w:t>s</w:t>
        </w:r>
      </w:ins>
      <w:ins w:id="1992" w:author="Garcia Carreras, Bernardo" w:date="2017-03-14T18:34:00Z">
        <w:r w:rsidR="0078076D">
          <w:rPr>
            <w:rFonts w:ascii="Times New Roman" w:hAnsi="Times New Roman" w:cs="Times New Roman"/>
            <w:sz w:val="24"/>
            <w:szCs w:val="24"/>
          </w:rPr>
          <w:t xml:space="preserve"> greater effect on the competitive outcome than did the same small increase in the mismatch in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CB3729">
          <w:rPr>
            <w:rFonts w:ascii="Times New Roman" w:hAnsi="Times New Roman" w:cs="Times New Roman"/>
            <w:sz w:val="24"/>
            <w:szCs w:val="24"/>
          </w:rPr>
          <w:t xml:space="preserve"> (Figure Xc, d in the main text)</w:t>
        </w:r>
        <w:r w:rsidR="0078076D">
          <w:rPr>
            <w:rFonts w:ascii="Times New Roman" w:hAnsi="Times New Roman" w:cs="Times New Roman"/>
            <w:sz w:val="24"/>
            <w:szCs w:val="24"/>
          </w:rPr>
          <w:t>.</w:t>
        </w:r>
      </w:ins>
      <m:oMath>
        <m:func>
          <m:funcPr>
            <m:ctrlPr>
              <w:del w:id="1993" w:author="Garcia Carreras, Bernardo" w:date="2017-03-14T18:32:00Z">
                <w:rPr>
                  <w:rFonts w:ascii="Cambria Math" w:hAnsi="Cambria Math" w:cs="Times New Roman"/>
                  <w:i/>
                  <w:sz w:val="24"/>
                  <w:szCs w:val="24"/>
                </w:rPr>
              </w:del>
            </m:ctrlPr>
          </m:funcPr>
          <m:fName>
            <w:del w:id="1994" w:author="Garcia Carreras, Bernardo" w:date="2017-03-14T18:32:00Z">
              <m:r>
                <m:rPr>
                  <m:sty m:val="p"/>
                </m:rPr>
                <w:rPr>
                  <w:rFonts w:ascii="Cambria Math" w:hAnsi="Cambria Math" w:cs="Times New Roman"/>
                  <w:sz w:val="24"/>
                  <w:szCs w:val="24"/>
                </w:rPr>
                <m:t>ln</m:t>
              </m:r>
            </w:del>
          </m:fName>
          <m:e/>
        </m:func>
      </m:oMath>
    </w:p>
    <w:p w:rsidR="00756992" w:rsidRDefault="00756992">
      <w:pPr>
        <w:spacing w:line="240" w:lineRule="auto"/>
        <w:jc w:val="both"/>
        <w:rPr>
          <w:ins w:id="1995" w:author="Garcia Carreras, Bernardo" w:date="2017-03-14T18:28:00Z"/>
          <w:rFonts w:ascii="Times New Roman" w:hAnsi="Times New Roman" w:cs="Times New Roman"/>
          <w:sz w:val="24"/>
          <w:szCs w:val="24"/>
        </w:rPr>
        <w:pPrChange w:id="1996" w:author="Garcia Carreras, Bernardo" w:date="2017-03-15T20:33:00Z">
          <w:pPr/>
        </w:pPrChange>
      </w:pPr>
    </w:p>
    <w:p w:rsidR="00756992" w:rsidRDefault="00756992">
      <w:pPr>
        <w:spacing w:line="240" w:lineRule="auto"/>
        <w:jc w:val="both"/>
        <w:rPr>
          <w:ins w:id="1997" w:author="Garcia Carreras, Bernardo" w:date="2017-03-14T18:28:00Z"/>
          <w:rFonts w:ascii="Times New Roman" w:hAnsi="Times New Roman" w:cs="Times New Roman"/>
          <w:sz w:val="24"/>
          <w:szCs w:val="24"/>
        </w:rPr>
        <w:pPrChange w:id="1998" w:author="Garcia Carreras, Bernardo" w:date="2017-03-15T20:33:00Z">
          <w:pPr/>
        </w:pPrChange>
      </w:pPr>
    </w:p>
    <w:p w:rsidR="00756992" w:rsidRDefault="001F5E29">
      <w:pPr>
        <w:spacing w:line="240" w:lineRule="auto"/>
        <w:jc w:val="both"/>
        <w:rPr>
          <w:ins w:id="1999" w:author="Garcia Carreras, Bernardo" w:date="2017-03-14T18:28:00Z"/>
          <w:rFonts w:ascii="Times New Roman" w:hAnsi="Times New Roman" w:cs="Times New Roman"/>
          <w:sz w:val="24"/>
          <w:szCs w:val="24"/>
        </w:rPr>
        <w:pPrChange w:id="2000" w:author="Garcia Carreras, Bernardo" w:date="2017-03-15T20:33:00Z">
          <w:pPr/>
        </w:pPrChange>
      </w:pPr>
      <w:ins w:id="2001" w:author="Garcia Carreras, Bernardo" w:date="2017-03-14T14:57:00Z">
        <w:r>
          <w:rPr>
            <w:rFonts w:ascii="Times New Roman" w:hAnsi="Times New Roman" w:cs="Times New Roman"/>
            <w:sz w:val="24"/>
            <w:szCs w:val="24"/>
          </w:rPr>
          <w:br w:type="page"/>
        </w:r>
      </w:ins>
    </w:p>
    <w:p w:rsidR="00756992" w:rsidRDefault="001F5E29">
      <w:pPr>
        <w:spacing w:line="240" w:lineRule="auto"/>
        <w:rPr>
          <w:ins w:id="2002" w:author="Garcia Carreras, Bernardo" w:date="2017-03-14T14:57:00Z"/>
          <w:b/>
          <w:sz w:val="28"/>
          <w:szCs w:val="28"/>
        </w:rPr>
        <w:pPrChange w:id="2003" w:author="Garcia Carreras, Bernardo" w:date="2017-03-15T20:33:00Z">
          <w:pPr/>
        </w:pPrChange>
      </w:pPr>
      <w:ins w:id="2004" w:author="Garcia Carreras, Bernardo" w:date="2017-03-14T14:57:00Z">
        <w:r>
          <w:rPr>
            <w:b/>
            <w:sz w:val="28"/>
            <w:szCs w:val="28"/>
          </w:rPr>
          <w:lastRenderedPageBreak/>
          <w:t>S2. Additional results</w:t>
        </w:r>
      </w:ins>
    </w:p>
    <w:p w:rsidR="00756992" w:rsidRDefault="00756992">
      <w:pPr>
        <w:spacing w:line="240" w:lineRule="auto"/>
        <w:jc w:val="both"/>
        <w:rPr>
          <w:rFonts w:ascii="Times New Roman" w:hAnsi="Times New Roman" w:cs="Times New Roman"/>
          <w:sz w:val="24"/>
          <w:szCs w:val="24"/>
        </w:rPr>
        <w:pPrChange w:id="2005" w:author="Garcia Carreras, Bernardo" w:date="2017-03-15T20:33:00Z">
          <w:pPr>
            <w:spacing w:line="480" w:lineRule="auto"/>
            <w:jc w:val="both"/>
          </w:pPr>
        </w:pPrChange>
      </w:pPr>
    </w:p>
    <w:p w:rsidR="00756992" w:rsidRDefault="000662AD">
      <w:pPr>
        <w:pStyle w:val="Heading2"/>
        <w:spacing w:line="240" w:lineRule="auto"/>
        <w:pPrChange w:id="2006" w:author="Garcia Carreras, Bernardo" w:date="2017-03-15T20:33:00Z">
          <w:pPr>
            <w:pStyle w:val="Heading2"/>
          </w:pPr>
        </w:pPrChange>
      </w:pPr>
      <w:commentRangeStart w:id="2007"/>
      <w:r>
        <w:t>Figure S1</w:t>
      </w:r>
      <w:commentRangeEnd w:id="2007"/>
      <w:r w:rsidR="005168BA">
        <w:rPr>
          <w:rStyle w:val="CommentReference"/>
          <w:rFonts w:asciiTheme="minorHAnsi" w:eastAsiaTheme="minorEastAsia" w:hAnsiTheme="minorHAnsi" w:cstheme="minorBidi"/>
          <w:b w:val="0"/>
          <w:bCs w:val="0"/>
        </w:rPr>
        <w:commentReference w:id="2007"/>
      </w:r>
      <w:r>
        <w:t>: Experimental design</w:t>
      </w:r>
    </w:p>
    <w:p w:rsidR="00756992" w:rsidRDefault="00AB5751">
      <w:pPr>
        <w:spacing w:line="240" w:lineRule="auto"/>
        <w:jc w:val="both"/>
        <w:rPr>
          <w:rFonts w:ascii="Times New Roman" w:hAnsi="Times New Roman" w:cs="Times New Roman"/>
          <w:sz w:val="24"/>
          <w:szCs w:val="24"/>
        </w:rPr>
        <w:pPrChange w:id="2008" w:author="Garcia Carreras, Bernardo" w:date="2017-03-15T20:33:00Z">
          <w:pPr>
            <w:spacing w:line="480" w:lineRule="auto"/>
            <w:jc w:val="both"/>
          </w:pPr>
        </w:pPrChange>
      </w:pPr>
      <w:r w:rsidRPr="00AB5751">
        <w:rPr>
          <w:rFonts w:ascii="Times New Roman" w:hAnsi="Times New Roman" w:cs="Times New Roman"/>
          <w:noProof/>
          <w:sz w:val="24"/>
          <w:szCs w:val="24"/>
          <w:lang w:eastAsia="en-GB"/>
        </w:rPr>
        <w:pict>
          <v:oval id="Oval 150" o:spid="_x0000_s1026" style="position:absolute;left:0;text-align:left;margin-left:348.75pt;margin-top:20.85pt;width:29.7pt;height:30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" fillcolor="#17365d [2415]" strokecolor="#0f243e [1615]" strokeweight="2pt">
            <v:textbox>
              <w:txbxContent>
                <w:p w:rsidR="00AA4801" w:rsidRDefault="00AA4801" w:rsidP="00FF1A93">
                  <w:pPr>
                    <w:jc w:val="center"/>
                  </w:pPr>
                  <w:r>
                    <w:t>F</w:t>
                  </w:r>
                </w:p>
              </w:txbxContent>
            </v:textbox>
          </v:oval>
        </w:pict>
      </w:r>
      <w:r w:rsidRPr="00AB5751">
        <w:rPr>
          <w:rFonts w:ascii="Times New Roman" w:hAnsi="Times New Roman" w:cs="Times New Roman"/>
          <w:noProof/>
          <w:sz w:val="24"/>
          <w:szCs w:val="24"/>
          <w:lang w:eastAsia="en-GB"/>
        </w:rPr>
        <w:pict>
          <v:oval id="Oval 149" o:spid="_x0000_s1027" style="position:absolute;left:0;text-align:left;margin-left:306.35pt;margin-top:20.85pt;width:29.7pt;height:30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" fillcolor="#943634 [2405]" strokecolor="#622423 [1605]" strokeweight="2pt">
            <v:textbox>
              <w:txbxContent>
                <w:p w:rsidR="00AA4801" w:rsidRDefault="00AA4801" w:rsidP="00FF1A93">
                  <w:pPr>
                    <w:jc w:val="center"/>
                  </w:pPr>
                  <w:r>
                    <w:t>E</w:t>
                  </w:r>
                </w:p>
              </w:txbxContent>
            </v:textbox>
          </v:oval>
        </w:pict>
      </w:r>
      <w:r w:rsidRPr="00AB5751">
        <w:rPr>
          <w:rFonts w:ascii="Times New Roman" w:hAnsi="Times New Roman" w:cs="Times New Roman"/>
          <w:noProof/>
          <w:sz w:val="24"/>
          <w:szCs w:val="24"/>
          <w:lang w:eastAsia="en-GB"/>
        </w:rPr>
        <w:pict>
          <v:oval id="Oval 148" o:spid="_x0000_s1028" style="position:absolute;left:0;text-align:left;margin-left:265.35pt;margin-top:20.85pt;width:29.7pt;height:30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" fillcolor="#272727 [2749]" strokecolor="#0d0d0d [3069]" strokeweight="2pt">
            <v:textbox>
              <w:txbxContent>
                <w:p w:rsidR="00AA4801" w:rsidRDefault="00AA4801" w:rsidP="00FF1A93">
                  <w:pPr>
                    <w:jc w:val="center"/>
                  </w:pPr>
                  <w:r>
                    <w:t>D</w:t>
                  </w:r>
                </w:p>
              </w:txbxContent>
            </v:textbox>
          </v:oval>
        </w:pict>
      </w:r>
      <w:r w:rsidRPr="00AB5751">
        <w:rPr>
          <w:rFonts w:ascii="Times New Roman" w:hAnsi="Times New Roman" w:cs="Times New Roman"/>
          <w:noProof/>
          <w:sz w:val="24"/>
          <w:szCs w:val="24"/>
          <w:lang w:eastAsia="en-GB"/>
        </w:rPr>
        <w:pict>
          <v:oval id="Oval 145" o:spid="_x0000_s1029" style="position:absolute;left:0;text-align:left;margin-left:2in;margin-top:20.85pt;width:29.7pt;height:30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" fillcolor="#5f497a [2407]" strokecolor="#3f3151 [1607]" strokeweight="2pt">
            <v:textbox>
              <w:txbxContent>
                <w:p w:rsidR="00AA4801" w:rsidRDefault="00AA4801" w:rsidP="00FF1A93">
                  <w:pPr>
                    <w:jc w:val="center"/>
                  </w:pPr>
                  <w:r>
                    <w:t>A</w:t>
                  </w:r>
                </w:p>
              </w:txbxContent>
            </v:textbox>
          </v:oval>
        </w:pict>
      </w:r>
      <w:r w:rsidRPr="00AB5751">
        <w:rPr>
          <w:rFonts w:ascii="Times New Roman" w:hAnsi="Times New Roman" w:cs="Times New Roman"/>
          <w:noProof/>
          <w:sz w:val="24"/>
          <w:szCs w:val="24"/>
          <w:lang w:eastAsia="en-GB"/>
        </w:rPr>
        <w:pict>
          <v:oval id="Oval 146" o:spid="_x0000_s1030" style="position:absolute;left:0;text-align:left;margin-left:182.3pt;margin-top:20.85pt;width:29.7pt;height:30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" fillcolor="#e36c0a [2409]" strokecolor="#974706 [1609]" strokeweight="2pt">
            <v:textbox>
              <w:txbxContent>
                <w:p w:rsidR="00AA4801" w:rsidRDefault="00AA4801" w:rsidP="00FF1A93">
                  <w:pPr>
                    <w:jc w:val="center"/>
                  </w:pPr>
                  <w:r>
                    <w:t>B</w:t>
                  </w:r>
                </w:p>
              </w:txbxContent>
            </v:textbox>
          </v:oval>
        </w:pict>
      </w:r>
      <w:r w:rsidRPr="00AB5751">
        <w:rPr>
          <w:rFonts w:ascii="Times New Roman" w:hAnsi="Times New Roman" w:cs="Times New Roman"/>
          <w:noProof/>
          <w:sz w:val="24"/>
          <w:szCs w:val="24"/>
          <w:lang w:eastAsia="en-GB"/>
        </w:rPr>
        <w:pict>
          <v:oval id="Oval 147" o:spid="_x0000_s1031" style="position:absolute;left:0;text-align:left;margin-left:223.8pt;margin-top:20.85pt;width:29.7pt;height:30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" fillcolor="#4bacc6 [3208]" strokecolor="#205867 [1608]" strokeweight="2pt">
            <v:textbox>
              <w:txbxContent>
                <w:p w:rsidR="00AA4801" w:rsidRDefault="00AA4801" w:rsidP="00FF1A93">
                  <w:pPr>
                    <w:jc w:val="center"/>
                  </w:pPr>
                  <w:r>
                    <w:t>C</w:t>
                  </w:r>
                </w:p>
              </w:txbxContent>
            </v:textbox>
          </v:oval>
        </w:pict>
      </w:r>
      <w:r w:rsidRPr="00AB5751">
        <w:rPr>
          <w:rFonts w:ascii="Times New Roman" w:hAnsi="Times New Roman" w:cs="Times New Roman"/>
          <w:noProof/>
          <w:sz w:val="24"/>
          <w:szCs w:val="24"/>
          <w:lang w:eastAsia="en-GB"/>
        </w:rPr>
        <w:pict>
          <v:rect id="Rectangle 5" o:spid="_x0000_s1032" style="position:absolute;left:0;text-align:left;margin-left:3.45pt;margin-top:2.25pt;width:441.45pt;height:7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" fillcolor="white [3201]" strokecolor="#4f81bd [3204]" strokeweight="2pt">
            <v:textbox>
              <w:txbxContent>
                <w:p w:rsidR="00AA4801" w:rsidRDefault="00AA4801" w:rsidP="0064073C">
                  <w:r>
                    <w:t>6 phytoplankton species</w:t>
                  </w:r>
                </w:p>
              </w:txbxContent>
            </v:textbox>
          </v:rect>
        </w:pict>
      </w:r>
    </w:p>
    <w:p w:rsidR="00756992" w:rsidRDefault="00AB5751">
      <w:pPr>
        <w:spacing w:line="240" w:lineRule="auto"/>
        <w:jc w:val="both"/>
        <w:rPr>
          <w:rFonts w:ascii="Times New Roman" w:hAnsi="Times New Roman" w:cs="Times New Roman"/>
          <w:b/>
          <w:sz w:val="24"/>
          <w:szCs w:val="24"/>
        </w:rPr>
        <w:pPrChange w:id="2009" w:author="Garcia Carreras, Bernardo" w:date="2017-03-15T20:33:00Z">
          <w:pPr>
            <w:spacing w:line="480" w:lineRule="auto"/>
            <w:jc w:val="both"/>
          </w:pPr>
        </w:pPrChange>
      </w:pPr>
      <w:r w:rsidRPr="00AB5751">
        <w:rPr>
          <w:rFonts w:ascii="Times New Roman" w:hAnsi="Times New Roman" w:cs="Times New Roman"/>
          <w:b/>
          <w:noProof/>
          <w:sz w:val="24"/>
          <w:szCs w:val="24"/>
          <w:lang w:eastAsia="en-GB"/>
        </w:rPr>
        <w:pict>
          <v:shapetype id="_x0000_t32" coordsize="21600,21600" o:spt="32" o:oned="t" path="m,l21600,21600e" filled="f">
            <v:path arrowok="t" fillok="f" o:connecttype="none"/>
            <o:lock v:ext="edit" shapetype="t"/>
          </v:shapetype>
          <v:shape id="Straight Arrow Connector 127" o:spid="_x0000_s1211" type="#_x0000_t32" style="position:absolute;left:0;text-align:left;margin-left:215.3pt;margin-top:34.9pt;width:0;height:29.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" strokecolor="black [3213]" strokeweight="3pt">
            <v:stroke endarrow="open"/>
          </v:shape>
        </w:pict>
      </w:r>
      <w:r w:rsidRPr="00AB5751">
        <w:rPr>
          <w:rFonts w:ascii="Times New Roman" w:hAnsi="Times New Roman" w:cs="Times New Roman"/>
          <w:b/>
          <w:noProof/>
          <w:sz w:val="24"/>
          <w:szCs w:val="24"/>
          <w:lang w:eastAsia="en-GB"/>
        </w:rPr>
        <w:pict>
          <v:shape id="Straight Arrow Connector 126" o:spid="_x0000_s1210" type="#_x0000_t32" style="position:absolute;left:0;text-align:left;margin-left:215.95pt;margin-top:35.35pt;width:154.7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" strokecolor="black [3213]" strokeweight="3pt">
            <v:stroke endarrow="open"/>
          </v:shape>
        </w:pict>
      </w:r>
      <w:r w:rsidRPr="00AB5751">
        <w:rPr>
          <w:rFonts w:ascii="Times New Roman" w:hAnsi="Times New Roman" w:cs="Times New Roman"/>
          <w:b/>
          <w:noProof/>
          <w:sz w:val="24"/>
          <w:szCs w:val="24"/>
          <w:lang w:eastAsia="en-GB"/>
        </w:rPr>
        <w:pict>
          <v:shape id="Straight Arrow Connector 125" o:spid="_x0000_s1209" type="#_x0000_t32" style="position:absolute;left:0;text-align:left;margin-left:78pt;margin-top:35.35pt;width:137.3pt;height:28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" strokecolor="black [3213]" strokeweight="3pt">
            <v:stroke endarrow="open"/>
          </v:shape>
        </w:pict>
      </w:r>
    </w:p>
    <w:p w:rsidR="00756992" w:rsidRDefault="00AB5751">
      <w:pPr>
        <w:spacing w:line="240" w:lineRule="auto"/>
        <w:rPr>
          <w:rFonts w:ascii="Times New Roman" w:hAnsi="Times New Roman" w:cs="Times New Roman"/>
          <w:b/>
          <w:sz w:val="24"/>
          <w:szCs w:val="24"/>
        </w:rPr>
        <w:pPrChange w:id="2010" w:author="Garcia Carreras, Bernardo" w:date="2017-03-15T20:33:00Z">
          <w:pPr/>
        </w:pPrChange>
      </w:pPr>
      <w:r w:rsidRPr="00AB5751">
        <w:rPr>
          <w:rFonts w:ascii="Times New Roman" w:hAnsi="Times New Roman" w:cs="Times New Roman"/>
          <w:b/>
          <w:noProof/>
          <w:sz w:val="24"/>
          <w:szCs w:val="24"/>
          <w:lang w:eastAsia="en-GB"/>
        </w:rPr>
        <w:pict>
          <v:shapetype id="_x0000_t202" coordsize="21600,21600" o:spt="202" path="m,l,21600r21600,l21600,xe">
            <v:stroke joinstyle="miter"/>
            <v:path gradientshapeok="t" o:connecttype="rect"/>
          </v:shapetype>
          <v:shape id="Text Box 11" o:spid="_x0000_s1033" type="#_x0000_t202" style="position:absolute;margin-left:305.15pt;margin-top:322.75pt;width:137.95pt;height:101.1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" filled="f" stroked="f" strokeweight=".5pt">
            <v:textbox>
              <w:txbxContent>
                <w:p w:rsidR="00AA4801" w:rsidRDefault="00AA4801" w:rsidP="005C5310">
                  <w:r>
                    <w:t xml:space="preserve">Isolates </w:t>
                  </w:r>
                  <w:r>
                    <w:sym w:font="Wingdings" w:char="F0E0"/>
                  </w:r>
                  <w:r>
                    <w:t xml:space="preserve">Species discrimination function </w:t>
                  </w:r>
                  <w:r>
                    <w:sym w:font="Wingdings" w:char="F0E0"/>
                  </w:r>
                  <w:r>
                    <w:t xml:space="preserve">Applied to pairs of species </w:t>
                  </w:r>
                  <w:r>
                    <w:sym w:font="Wingdings" w:char="F0E0"/>
                  </w:r>
                  <w:del w:id="2011" w:author="Garcia Carreras, Bernardo" w:date="2017-02-22T15:21:00Z">
                    <w:r w:rsidDel="005168BA">
                      <w:delText xml:space="preserve">species </w:delText>
                    </w:r>
                  </w:del>
                  <w:ins w:id="2012" w:author="Garcia Carreras, Bernardo" w:date="2017-02-22T15:21:00Z">
                    <w:r>
                      <w:t xml:space="preserve">Species </w:t>
                    </w:r>
                  </w:ins>
                  <w:r>
                    <w:t xml:space="preserve">identity </w:t>
                  </w:r>
                  <w:r>
                    <w:sym w:font="Wingdings" w:char="F0E0"/>
                  </w:r>
                  <w:r>
                    <w:t xml:space="preserve"> </w:t>
                  </w:r>
                  <w:r w:rsidRPr="005C5310">
                    <w:rPr>
                      <w:b/>
                    </w:rPr>
                    <w:t>competition coefficients</w:t>
                  </w:r>
                </w:p>
                <w:p w:rsidR="00AA4801" w:rsidRPr="00BE2D6B" w:rsidRDefault="00AA4801" w:rsidP="005C5310"/>
              </w:txbxContent>
            </v:textbox>
          </v:shape>
        </w:pict>
      </w:r>
      <w:r w:rsidRPr="00AB5751">
        <w:rPr>
          <w:rFonts w:ascii="Times New Roman" w:hAnsi="Times New Roman" w:cs="Times New Roman"/>
          <w:b/>
          <w:noProof/>
          <w:sz w:val="24"/>
          <w:szCs w:val="24"/>
          <w:lang w:eastAsia="en-GB"/>
        </w:rPr>
        <w:pict>
          <v:shape id="Straight Arrow Connector 10" o:spid="_x0000_s1208" type="#_x0000_t32" style="position:absolute;margin-left:319.1pt;margin-top:284.25pt;width:.65pt;height:36pt;flip:x;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" strokecolor="black [3213]" strokeweight="3pt">
            <v:stroke endarrow="open"/>
          </v:shape>
        </w:pict>
      </w:r>
      <w:r w:rsidRPr="00AB5751">
        <w:rPr>
          <w:rFonts w:ascii="Times New Roman" w:hAnsi="Times New Roman" w:cs="Times New Roman"/>
          <w:b/>
          <w:noProof/>
          <w:sz w:val="24"/>
          <w:szCs w:val="24"/>
          <w:lang w:eastAsia="en-GB"/>
        </w:rPr>
        <w:pict>
          <v:rect id="Rectangle 165" o:spid="_x0000_s1034" style="position:absolute;margin-left:306pt;margin-top:194.6pt;width:132.85pt;height:81.8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" fillcolor="white [3201]" strokecolor="red" strokeweight="2pt">
            <v:textbox>
              <w:txbxContent>
                <w:p w:rsidR="00AA4801" w:rsidRDefault="00AA4801" w:rsidP="00FF1A93">
                  <w:pPr>
                    <w:jc w:val="right"/>
                  </w:pPr>
                  <w:r>
                    <w:t>25°C</w:t>
                  </w:r>
                </w:p>
              </w:txbxContent>
            </v:textbox>
          </v:rect>
        </w:pict>
      </w:r>
      <w:r w:rsidRPr="00AB5751">
        <w:rPr>
          <w:rFonts w:ascii="Times New Roman" w:hAnsi="Times New Roman" w:cs="Times New Roman"/>
          <w:b/>
          <w:noProof/>
          <w:sz w:val="24"/>
          <w:szCs w:val="24"/>
          <w:lang w:eastAsia="en-GB"/>
        </w:rPr>
        <w:pict>
          <v:group id="Group 201" o:spid="_x0000_s1035" style="position:absolute;margin-left:234.45pt;margin-top:74.9pt;width:57.2pt;height:9.2pt;z-index:251845632" coordsize="7267,1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">
            <v:oval id="Oval 202" o:spid="_x0000_s1036" style="position:absolute;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baMIA&#10;AADcAAAADwAAAGRycy9kb3ducmV2LnhtbESPT4vCMBTE78J+h/AW9iKa2EORalpEEbz67+Dt0bxt&#10;yzYvpUlr/fabhQWPw8z8htkWk23FSL1vHGtYLRUI4tKZhisNt+txsQbhA7LB1jFpeJGHIv+YbTEz&#10;7slnGi+hEhHCPkMNdQhdJqUva7Lol64jjt636y2GKPtKmh6fEW5bmSiVSosNx4UaO9rXVP5cBqth&#10;6B7n1WDb9B4SdRjmcsR5Omr99TntNiACTeEd/m+fjIZEJfB3Jh4B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eVtowgAAANwAAAAPAAAAAAAAAAAAAAAAAJgCAABkcnMvZG93&#10;bnJldi54bWxQSwUGAAAAAAQABAD1AAAAhwMAAAAA&#10;" fillcolor="#5f497a [2407]" strokecolor="#3f3151 [1607]" strokeweight="2pt">
              <v:textbox>
                <w:txbxContent>
                  <w:p w:rsidR="00AA4801" w:rsidRDefault="00AA4801" w:rsidP="00F60F20">
                    <w:pPr>
                      <w:jc w:val="center"/>
                    </w:pPr>
                  </w:p>
                </w:txbxContent>
              </v:textbox>
            </v:oval>
            <v:oval id="Oval 203" o:spid="_x0000_s1037" style="position:absolute;left:1230;width:1055;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FFKcMA&#10;AADcAAAADwAAAGRycy9kb3ducmV2LnhtbESPQWvCQBSE74L/YXlCb7pRaWmiq0ihWIo9xOr9kX0m&#10;wd23Ibsx6b/vCoLHYWa+YdbbwRpxo9bXjhXMZwkI4sLpmksFp9/P6TsIH5A1Gsek4I88bDfj0Roz&#10;7XrO6XYMpYgQ9hkqqEJoMil9UZFFP3MNcfQurrUYomxLqVvsI9wauUiSN2mx5rhQYUMfFRXXY2cV&#10;1H3ezTt7PuzJ4Ks0Nv1O0x+lXibDbgUi0BCe4Uf7SytYJEu4n4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FFKcMAAADcAAAADwAAAAAAAAAAAAAAAACYAgAAZHJzL2Rv&#10;d25yZXYueG1sUEsFBgAAAAAEAAQA9QAAAIgDAAAAAA==&#10;" fillcolor="#f79646 [3209]" strokecolor="#974706 [1609]" strokeweight="2pt">
              <v:textbox>
                <w:txbxContent>
                  <w:p w:rsidR="00AA4801" w:rsidRDefault="00AA4801" w:rsidP="00F60F20">
                    <w:pPr>
                      <w:jc w:val="center"/>
                    </w:pPr>
                  </w:p>
                  <w:p w:rsidR="00AA4801" w:rsidRDefault="00AA4801" w:rsidP="00F60F20">
                    <w:pPr>
                      <w:jc w:val="center"/>
                    </w:pPr>
                  </w:p>
                </w:txbxContent>
              </v:textbox>
            </v:oval>
            <v:oval id="Oval 204" o:spid="_x0000_s1038" style="position:absolute;left:2520;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g7CcMA&#10;AADcAAAADwAAAGRycy9kb3ducmV2LnhtbESPQYvCMBSE78L+h/AW9qapRVS6RnFdBE+i1YN7ezTP&#10;pti8lCZq/fcbQfA4zMw3zGzR2VrcqPWVYwXDQQKCuHC64lLB8bDuT0H4gKyxdkwKHuRhMf/ozTDT&#10;7s57uuWhFBHCPkMFJoQmk9IXhiz6gWuIo3d2rcUQZVtK3eI9wm0t0yQZS4sVxwWDDa0MFZf8ahVs&#10;/uR05Q/083vCUqZml0/W24dSX5/d8htEoC68w6/2RitIkxE8z8Qj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g7CcMAAADcAAAADwAAAAAAAAAAAAAAAACYAgAAZHJzL2Rv&#10;d25yZXYueG1sUEsFBgAAAAAEAAQA9QAAAIgDAAAAAA==&#10;" fillcolor="#4bacc6 [3208]" strokecolor="#205867 [1608]" strokeweight="2pt">
              <v:textbox>
                <w:txbxContent>
                  <w:p w:rsidR="00AA4801" w:rsidRDefault="00AA4801" w:rsidP="00F60F20">
                    <w:pPr>
                      <w:jc w:val="center"/>
                    </w:pPr>
                  </w:p>
                  <w:p w:rsidR="00AA4801" w:rsidRDefault="00AA4801" w:rsidP="00F60F20">
                    <w:pPr>
                      <w:jc w:val="center"/>
                    </w:pPr>
                  </w:p>
                </w:txbxContent>
              </v:textbox>
            </v:oval>
            <v:oval id="Oval 205" o:spid="_x0000_s1039" style="position:absolute;left:3751;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jMFsQA&#10;AADcAAAADwAAAGRycy9kb3ducmV2LnhtbESPQYvCMBSE74L/ITzBm6aKu0g1LVIQZA/KVkG8PZpn&#10;W21eSpPV+u/NwsIeh5n5hlmnvWnEgzpXW1Ywm0YgiAuray4VnI7byRKE88gaG8uk4EUO0mQ4WGOs&#10;7ZO/6ZH7UgQIuxgVVN63sZSuqMigm9qWOHhX2xn0QXal1B0+A9w0ch5Fn9JgzWGhwpayiop7/mMU&#10;ZLev3DR4OZ/yRVbLfbE92OtMqfGo36xAeOr9f/ivvdMK5tEH/J4JR0A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YzBbEAAAA3AAAAA8AAAAAAAAAAAAAAAAAmAIAAGRycy9k&#10;b3ducmV2LnhtbFBLBQYAAAAABAAEAPUAAACJAwAAAAA=&#10;" fillcolor="#484329 [814]" strokecolor="black [3213]" strokeweight="2pt">
              <v:textbox>
                <w:txbxContent>
                  <w:p w:rsidR="00AA4801" w:rsidRDefault="00AA4801" w:rsidP="00F60F20">
                    <w:pPr>
                      <w:jc w:val="center"/>
                    </w:pPr>
                  </w:p>
                  <w:p w:rsidR="00AA4801" w:rsidRDefault="00AA4801" w:rsidP="00F60F20">
                    <w:pPr>
                      <w:jc w:val="center"/>
                    </w:pPr>
                  </w:p>
                </w:txbxContent>
              </v:textbox>
            </v:oval>
            <v:oval id="Oval 206" o:spid="_x0000_s1040" style="position:absolute;left:5040;width:1055;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b8UA&#10;AADcAAAADwAAAGRycy9kb3ducmV2LnhtbESPUWvCMBSF3wf7D+EOfJuJFnRUo4zBqDAmWAfi26W5&#10;tmXNTUli7f79Mhj4eDjnfIez3o62EwP50DrWMJsqEMSVMy3XGr6O788vIEJENtg5Jg0/FGC7eXxY&#10;Y27cjQ80lLEWCcIhRw1NjH0uZagashimridO3sV5izFJX0vj8ZbgtpNzpRbSYstpocGe3hqqvsur&#10;1TBcy3qWFa3KPrPi4Pfnj/2pWGo9eRpfVyAijfEe/m/vjIa5WsDfmXQ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z5vxQAAANwAAAAPAAAAAAAAAAAAAAAAAJgCAABkcnMv&#10;ZG93bnJldi54bWxQSwUGAAAAAAQABAD1AAAAigMAAAAA&#10;" fillcolor="#c0504d [3205]" strokecolor="#622423 [1605]" strokeweight="2pt">
              <v:textbox>
                <w:txbxContent>
                  <w:p w:rsidR="00AA4801" w:rsidRDefault="00AA4801" w:rsidP="00F60F20">
                    <w:pPr>
                      <w:jc w:val="center"/>
                    </w:pPr>
                  </w:p>
                  <w:p w:rsidR="00AA4801" w:rsidRDefault="00AA4801" w:rsidP="00F60F20">
                    <w:pPr>
                      <w:jc w:val="center"/>
                    </w:pPr>
                  </w:p>
                </w:txbxContent>
              </v:textbox>
            </v:oval>
            <v:oval id="Oval 207" o:spid="_x0000_s1041" style="position:absolute;left:6213;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absMA&#10;AADcAAAADwAAAGRycy9kb3ducmV2LnhtbESPwW7CMBBE70j9B2srcStOOdAqYBBUECpUDqV8wCpe&#10;4kC8DrEJ4e8xUiWOo5l5o5nMOluJlhpfOlbwPkhAEOdOl1wo2P+t3j5B+ICssXJMCm7kYTZ96U0w&#10;1e7Kv9TuQiEihH2KCkwIdSqlzw1Z9ANXE0fv4BqLIcqmkLrBa4TbSg6TZCQtlhwXDNb0ZSg/7S5W&#10;AXO2tuefbNkauzpu+KAzt9gq1X/t5mMQgbrwDP+3v7WCYfIBjzPxCM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HabsMAAADcAAAADwAAAAAAAAAAAAAAAACYAgAAZHJzL2Rv&#10;d25yZXYueG1sUEsFBgAAAAAEAAQA9QAAAIgDAAAAAA==&#10;" fillcolor="#17365d [2415]" strokecolor="#0f243e [1615]" strokeweight="2pt">
              <v:textbox>
                <w:txbxContent>
                  <w:p w:rsidR="00AA4801" w:rsidRDefault="00AA4801" w:rsidP="00F60F20">
                    <w:pPr>
                      <w:jc w:val="center"/>
                    </w:pPr>
                  </w:p>
                  <w:p w:rsidR="00AA4801" w:rsidRDefault="00AA4801" w:rsidP="00F60F20">
                    <w:pPr>
                      <w:jc w:val="center"/>
                    </w:pPr>
                  </w:p>
                </w:txbxContent>
              </v:textbox>
            </v:oval>
          </v:group>
        </w:pict>
      </w:r>
      <w:r w:rsidRPr="00AB5751">
        <w:rPr>
          <w:rFonts w:ascii="Times New Roman" w:hAnsi="Times New Roman" w:cs="Times New Roman"/>
          <w:b/>
          <w:noProof/>
          <w:sz w:val="24"/>
          <w:szCs w:val="24"/>
          <w:lang w:eastAsia="en-GB"/>
        </w:rPr>
        <w:pict>
          <v:group id="Group 200" o:spid="_x0000_s1042" style="position:absolute;margin-left:84pt;margin-top:74.9pt;width:57.2pt;height:9.2pt;z-index:251843584" coordsize="7267,1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">
            <v:oval id="Oval 194" o:spid="_x0000_s1043" style="position:absolute;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SfMEA&#10;AADcAAAADwAAAGRycy9kb3ducmV2LnhtbERPTWuDQBC9F/IflgnkIslqKJJaVwkphV5Nk0NvgztR&#10;qTsr7mrMv+8WCr3N431OXi6mFzONrrOsINnFIIhrqztuFFw+37cHEM4ja+wtk4IHOSiL1VOOmbZ3&#10;rmg++0aEEHYZKmi9HzIpXd2SQbezA3HgbnY06AMcG6lHvIdw08t9HKfSYMehocWBTi3V3+fJKJiG&#10;ryqZTJ9e/T5+myI5Y5TOSm3Wy/EVhKfF/4v/3B86zH95ht9nw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zknzBAAAA3AAAAA8AAAAAAAAAAAAAAAAAmAIAAGRycy9kb3du&#10;cmV2LnhtbFBLBQYAAAAABAAEAPUAAACGAwAAAAA=&#10;" fillcolor="#5f497a [2407]" strokecolor="#3f3151 [1607]" strokeweight="2pt">
              <v:textbox>
                <w:txbxContent>
                  <w:p w:rsidR="00AA4801" w:rsidRDefault="00AA4801" w:rsidP="00F60F20">
                    <w:pPr>
                      <w:jc w:val="center"/>
                    </w:pPr>
                  </w:p>
                </w:txbxContent>
              </v:textbox>
            </v:oval>
            <v:oval id="Oval 195" o:spid="_x0000_s1044" style="position:absolute;left:1230;width:1055;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uMPcAA&#10;AADcAAAADwAAAGRycy9kb3ducmV2LnhtbERPS4vCMBC+L/gfwgje1lRB2VajiCDKsh583YdmbIvJ&#10;pDSp7f77jSDsbT6+5yzXvTXiSY2vHCuYjBMQxLnTFRcKrpfd5xcIH5A1Gsek4Jc8rFeDjyVm2nV8&#10;ouc5FCKGsM9QQRlCnUnp85Is+rGriSN3d43FEGFTSN1gF8OtkdMkmUuLFceGEmvalpQ/zq1VUHWn&#10;dtLa28+eDM6ksel3mh6VGg37zQJEoD78i9/ug47z0xm8nokX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uMPcAAAADcAAAADwAAAAAAAAAAAAAAAACYAgAAZHJzL2Rvd25y&#10;ZXYueG1sUEsFBgAAAAAEAAQA9QAAAIUDAAAAAA==&#10;" fillcolor="#f79646 [3209]" strokecolor="#974706 [1609]" strokeweight="2pt">
              <v:textbox>
                <w:txbxContent>
                  <w:p w:rsidR="00AA4801" w:rsidRDefault="00AA4801" w:rsidP="00F60F20">
                    <w:pPr>
                      <w:jc w:val="center"/>
                    </w:pPr>
                  </w:p>
                  <w:p w:rsidR="00AA4801" w:rsidRDefault="00AA4801" w:rsidP="00F60F20">
                    <w:pPr>
                      <w:jc w:val="center"/>
                    </w:pPr>
                  </w:p>
                </w:txbxContent>
              </v:textbox>
            </v:oval>
            <v:oval id="Oval 196" o:spid="_x0000_s1045" style="position:absolute;left:2520;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n0HsEA&#10;AADcAAAADwAAAGRycy9kb3ducmV2LnhtbERPS4vCMBC+C/6HMII3TdeDj2qUVRE8LWu7h/U2NGNT&#10;bCaliVr//UZY8DYf33NWm87W4k6trxwr+BgnIIgLpysuFfzkh9EchA/IGmvHpOBJHjbrfm+FqXYP&#10;PtE9C6WIIexTVGBCaFIpfWHIoh+7hjhyF9daDBG2pdQtPmK4reUkSabSYsWxwWBDO0PFNbtZBcez&#10;nO98Ttv9L5ZyYr6z2eHrqdRw0H0uQQTqwlv87z7qOH8xhdcz8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J9B7BAAAA3AAAAA8AAAAAAAAAAAAAAAAAmAIAAGRycy9kb3du&#10;cmV2LnhtbFBLBQYAAAAABAAEAPUAAACGAwAAAAA=&#10;" fillcolor="#4bacc6 [3208]" strokecolor="#205867 [1608]" strokeweight="2pt">
              <v:textbox>
                <w:txbxContent>
                  <w:p w:rsidR="00AA4801" w:rsidRDefault="00AA4801" w:rsidP="00F60F20">
                    <w:pPr>
                      <w:jc w:val="center"/>
                    </w:pPr>
                  </w:p>
                  <w:p w:rsidR="00AA4801" w:rsidRDefault="00AA4801" w:rsidP="00F60F20">
                    <w:pPr>
                      <w:jc w:val="center"/>
                    </w:pPr>
                  </w:p>
                </w:txbxContent>
              </v:textbox>
            </v:oval>
            <v:oval id="Oval 197" o:spid="_x0000_s1046" style="position:absolute;left:3751;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DAcEA&#10;AADcAAAADwAAAGRycy9kb3ducmV2LnhtbERPTYvCMBC9L/gfwgje1lQRV6tRpCCIB2WrIN6GZmyr&#10;zaQ0Ueu/NwsL3ubxPme+bE0lHtS40rKCQT8CQZxZXXKu4HhYf09AOI+ssbJMCl7kYLnofM0x1vbJ&#10;v/RIfS5CCLsYFRTe17GULivIoOvbmjhwF9sY9AE2udQNPkO4qeQwisbSYMmhocCakoKyW3o3CpLr&#10;NjUVnk/HdJSUcpet9/YyUKrXbVczEJ5a/xH/uzc6zJ/+wN8z4QK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pAwHBAAAA3AAAAA8AAAAAAAAAAAAAAAAAmAIAAGRycy9kb3du&#10;cmV2LnhtbFBLBQYAAAAABAAEAPUAAACGAwAAAAA=&#10;" fillcolor="#484329 [814]" strokecolor="black [3213]" strokeweight="2pt">
              <v:textbox>
                <w:txbxContent>
                  <w:p w:rsidR="00AA4801" w:rsidRDefault="00AA4801" w:rsidP="00F60F20">
                    <w:pPr>
                      <w:jc w:val="center"/>
                    </w:pPr>
                  </w:p>
                  <w:p w:rsidR="00AA4801" w:rsidRDefault="00AA4801" w:rsidP="00F60F20">
                    <w:pPr>
                      <w:jc w:val="center"/>
                    </w:pPr>
                  </w:p>
                </w:txbxContent>
              </v:textbox>
            </v:oval>
            <v:oval id="Oval 198" o:spid="_x0000_s1047" style="position:absolute;left:5040;width:1055;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7fcYA&#10;AADcAAAADwAAAGRycy9kb3ducmV2LnhtbESPQUvDQBCF74L/YRnBm93UgNa021IKEkEsNC1Ib0N2&#10;TILZ2bC7TeO/dw6Ctxnem/e+WW0m16uRQuw8G5jPMlDEtbcdNwZOx9eHBaiYkC32nsnAD0XYrG9v&#10;VlhYf+UDjVVqlIRwLNBAm9JQaB3rlhzGmR+IRfvywWGSNTTaBrxKuOv1Y5Y9aYcdS0OLA+1aqr+r&#10;izMwXqpmnpddln/k5SHsz+/7z/LZmPu7absElWhK/+a/6zcr+C9CK8/IB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f7fcYAAADcAAAADwAAAAAAAAAAAAAAAACYAgAAZHJz&#10;L2Rvd25yZXYueG1sUEsFBgAAAAAEAAQA9QAAAIsDAAAAAA==&#10;" fillcolor="#c0504d [3205]" strokecolor="#622423 [1605]" strokeweight="2pt">
              <v:textbox>
                <w:txbxContent>
                  <w:p w:rsidR="00AA4801" w:rsidRDefault="00AA4801" w:rsidP="00F60F20">
                    <w:pPr>
                      <w:jc w:val="center"/>
                    </w:pPr>
                  </w:p>
                  <w:p w:rsidR="00AA4801" w:rsidRDefault="00AA4801" w:rsidP="00F60F20">
                    <w:pPr>
                      <w:jc w:val="center"/>
                    </w:pPr>
                  </w:p>
                </w:txbxContent>
              </v:textbox>
            </v:oval>
            <v:oval id="Oval 199" o:spid="_x0000_s1048" style="position:absolute;left:6213;width:1054;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0ffMIA&#10;AADcAAAADwAAAGRycy9kb3ducmV2LnhtbERPS27CMBDdI3EHa5DYFQcWVUljEEWQVlVZAD3AKJ7E&#10;ofE4jU1Ib19XqsRunt53svVgG9FT52vHCuazBARx4XTNlYLP8/7hCYQPyBobx6TghzysV+NRhql2&#10;Nz5SfwqViCHsU1RgQmhTKX1hyKKfuZY4cqXrLIYIu0rqDm8x3DZykSSP0mLNscFgS1tDxdfpahUw&#10;56/2+yPf9cbuL+9c6ty9HJSaTobNM4hAQ7iL/91vOs5fLuHvmXi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HR98wgAAANwAAAAPAAAAAAAAAAAAAAAAAJgCAABkcnMvZG93&#10;bnJldi54bWxQSwUGAAAAAAQABAD1AAAAhwMAAAAA&#10;" fillcolor="#17365d [2415]" strokecolor="#0f243e [1615]" strokeweight="2pt">
              <v:textbox>
                <w:txbxContent>
                  <w:p w:rsidR="00AA4801" w:rsidRDefault="00AA4801" w:rsidP="00F60F20">
                    <w:pPr>
                      <w:jc w:val="center"/>
                    </w:pPr>
                  </w:p>
                  <w:p w:rsidR="00AA4801" w:rsidRDefault="00AA4801" w:rsidP="00F60F20">
                    <w:pPr>
                      <w:jc w:val="center"/>
                    </w:pPr>
                  </w:p>
                </w:txbxContent>
              </v:textbox>
            </v:oval>
          </v:group>
        </w:pict>
      </w:r>
      <w:r w:rsidRPr="00AB5751">
        <w:rPr>
          <w:rFonts w:ascii="Times New Roman" w:hAnsi="Times New Roman" w:cs="Times New Roman"/>
          <w:b/>
          <w:noProof/>
          <w:sz w:val="24"/>
          <w:szCs w:val="24"/>
          <w:lang w:eastAsia="en-GB"/>
        </w:rPr>
        <w:pict>
          <v:oval id="Oval 193" o:spid="_x0000_s1049" style="position:absolute;margin-left:357.85pt;margin-top:246.45pt;width:8.3pt;height:9.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" fillcolor="#484329 [814]" strokecolor="black [3213]" strokeweight="2pt">
            <v:textbox>
              <w:txbxContent>
                <w:p w:rsidR="00AA4801" w:rsidRDefault="00AA4801" w:rsidP="00FF1A93">
                  <w:pPr>
                    <w:jc w:val="center"/>
                  </w:pPr>
                </w:p>
              </w:txbxContent>
            </v:textbox>
          </v:oval>
        </w:pict>
      </w:r>
      <w:r w:rsidRPr="00AB5751">
        <w:rPr>
          <w:rFonts w:ascii="Times New Roman" w:hAnsi="Times New Roman" w:cs="Times New Roman"/>
          <w:b/>
          <w:noProof/>
          <w:sz w:val="24"/>
          <w:szCs w:val="24"/>
          <w:lang w:eastAsia="en-GB"/>
        </w:rPr>
        <w:pict>
          <v:oval id="Oval 192" o:spid="_x0000_s1050" style="position:absolute;margin-left:336.2pt;margin-top:246.5pt;width:8.3pt;height:9.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" fillcolor="#f79646 [3209]" strokecolor="#974706 [1609]" strokeweight="2pt">
            <v:textbox>
              <w:txbxContent>
                <w:p w:rsidR="00AA4801" w:rsidRDefault="00AA4801" w:rsidP="00FF1A93">
                  <w:pPr>
                    <w:jc w:val="center"/>
                  </w:pPr>
                </w:p>
              </w:txbxContent>
            </v:textbox>
          </v:oval>
        </w:pict>
      </w:r>
      <w:r w:rsidRPr="00AB5751">
        <w:rPr>
          <w:rFonts w:ascii="Times New Roman" w:hAnsi="Times New Roman" w:cs="Times New Roman"/>
          <w:noProof/>
          <w:sz w:val="24"/>
          <w:szCs w:val="24"/>
          <w:lang w:eastAsia="en-GB"/>
        </w:rPr>
        <w:pict>
          <v:oval id="Oval 191" o:spid="_x0000_s1051" style="position:absolute;margin-left:406.35pt;margin-top:245.1pt;width:8.3pt;height:9.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" fillcolor="#4bacc6 [3208]" strokecolor="#205867 [1608]" strokeweight="2pt">
            <v:textbox>
              <w:txbxContent>
                <w:p w:rsidR="00AA4801" w:rsidRDefault="00AA4801" w:rsidP="00FF1A93">
                  <w:pPr>
                    <w:jc w:val="center"/>
                  </w:pPr>
                </w:p>
              </w:txbxContent>
            </v:textbox>
          </v:oval>
        </w:pict>
      </w:r>
      <w:r w:rsidRPr="00AB5751">
        <w:rPr>
          <w:rFonts w:ascii="Times New Roman" w:hAnsi="Times New Roman" w:cs="Times New Roman"/>
          <w:b/>
          <w:noProof/>
          <w:sz w:val="24"/>
          <w:szCs w:val="24"/>
          <w:lang w:eastAsia="en-GB"/>
        </w:rPr>
        <w:pict>
          <v:shape id="Text Box 163" o:spid="_x0000_s1052" type="#_x0000_t202" style="position:absolute;margin-left:313.8pt;margin-top:163pt;width:91.8pt;height:37.3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" filled="f" stroked="f" strokeweight=".5pt">
            <v:textbox>
              <w:txbxContent>
                <w:p w:rsidR="00AA4801" w:rsidRPr="00BE2D6B" w:rsidRDefault="00AA4801" w:rsidP="00FF1A93">
                  <w:r>
                    <w:t>Pair of species</w:t>
                  </w:r>
                </w:p>
              </w:txbxContent>
            </v:textbox>
          </v:shape>
        </w:pict>
      </w:r>
      <w:r w:rsidRPr="00AB5751">
        <w:rPr>
          <w:rFonts w:ascii="Times New Roman" w:hAnsi="Times New Roman" w:cs="Times New Roman"/>
          <w:noProof/>
          <w:sz w:val="24"/>
          <w:szCs w:val="24"/>
          <w:lang w:eastAsia="en-GB"/>
        </w:rPr>
        <w:pict>
          <v:oval id="Oval 190" o:spid="_x0000_s1053" style="position:absolute;margin-left:391.1pt;margin-top:258.95pt;width:8.3pt;height:9.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" fillcolor="#17365d [2415]" strokecolor="#0f243e [1615]" strokeweight="2pt">
            <v:textbox>
              <w:txbxContent>
                <w:p w:rsidR="00AA4801" w:rsidRDefault="00AA4801" w:rsidP="00FF1A93">
                  <w:pPr>
                    <w:jc w:val="center"/>
                  </w:pPr>
                </w:p>
              </w:txbxContent>
            </v:textbox>
          </v:oval>
        </w:pict>
      </w:r>
      <w:r w:rsidRPr="00AB5751">
        <w:rPr>
          <w:rFonts w:ascii="Times New Roman" w:hAnsi="Times New Roman" w:cs="Times New Roman"/>
          <w:noProof/>
          <w:sz w:val="24"/>
          <w:szCs w:val="24"/>
          <w:lang w:eastAsia="en-GB"/>
        </w:rPr>
        <w:pict>
          <v:oval id="Oval 189" o:spid="_x0000_s1054" style="position:absolute;margin-left:369.45pt;margin-top:259.05pt;width:8.3pt;height:9.2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" fillcolor="#5f497a [2407]" strokecolor="#3f3151 [1607]" strokeweight="2pt">
            <v:textbox>
              <w:txbxContent>
                <w:p w:rsidR="00AA4801" w:rsidRDefault="00AA4801" w:rsidP="00FF1A93">
                  <w:pPr>
                    <w:jc w:val="center"/>
                  </w:pPr>
                </w:p>
              </w:txbxContent>
            </v:textbox>
          </v:oval>
        </w:pict>
      </w:r>
      <w:r w:rsidRPr="00AB5751">
        <w:rPr>
          <w:rFonts w:ascii="Times New Roman" w:hAnsi="Times New Roman" w:cs="Times New Roman"/>
          <w:noProof/>
          <w:sz w:val="24"/>
          <w:szCs w:val="24"/>
          <w:lang w:eastAsia="en-GB"/>
        </w:rPr>
        <w:pict>
          <v:oval id="Oval 188" o:spid="_x0000_s1055" style="position:absolute;margin-left:310.9pt;margin-top:258.05pt;width:8.3pt;height:9.2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" fillcolor="#c0504d [3205]" strokecolor="#622423 [1605]" strokeweight="2pt">
            <v:textbox>
              <w:txbxContent>
                <w:p w:rsidR="00AA4801" w:rsidRDefault="00AA4801" w:rsidP="00FF1A93">
                  <w:pPr>
                    <w:jc w:val="center"/>
                  </w:pPr>
                </w:p>
              </w:txbxContent>
            </v:textbox>
          </v:oval>
        </w:pict>
      </w:r>
      <w:r w:rsidRPr="00AB5751">
        <w:rPr>
          <w:rFonts w:ascii="Times New Roman" w:hAnsi="Times New Roman" w:cs="Times New Roman"/>
          <w:b/>
          <w:noProof/>
          <w:sz w:val="24"/>
          <w:szCs w:val="24"/>
          <w:lang w:eastAsia="en-GB"/>
        </w:rPr>
        <w:pict>
          <v:shape id="Straight Arrow Connector 187" o:spid="_x0000_s1207" type="#_x0000_t32" style="position:absolute;margin-left:315.6pt;margin-top:224.85pt;width:5.55pt;height:29.5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" strokecolor="black [3213]" strokeweight="1.5pt">
            <v:stroke endarrow="open"/>
          </v:shape>
        </w:pict>
      </w:r>
      <w:r w:rsidRPr="00AB5751">
        <w:rPr>
          <w:rFonts w:ascii="Times New Roman" w:hAnsi="Times New Roman" w:cs="Times New Roman"/>
          <w:b/>
          <w:noProof/>
          <w:sz w:val="24"/>
          <w:szCs w:val="24"/>
          <w:lang w:eastAsia="en-GB"/>
        </w:rPr>
        <w:pict>
          <v:shape id="Straight Arrow Connector 186" o:spid="_x0000_s1206" type="#_x0000_t32" style="position:absolute;margin-left:401pt;margin-top:212.7pt;width:7.8pt;height:28.15pt;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" strokecolor="black [3213]" strokeweight="1.5pt">
            <v:stroke endarrow="open"/>
          </v:shape>
        </w:pict>
      </w:r>
      <w:r w:rsidRPr="00AB5751">
        <w:rPr>
          <w:rFonts w:ascii="Times New Roman" w:hAnsi="Times New Roman" w:cs="Times New Roman"/>
          <w:b/>
          <w:noProof/>
          <w:sz w:val="24"/>
          <w:szCs w:val="24"/>
          <w:lang w:eastAsia="en-GB"/>
        </w:rPr>
        <w:pict>
          <v:shape id="Straight Arrow Connector 185" o:spid="_x0000_s1205" type="#_x0000_t32" style="position:absolute;margin-left:374.3pt;margin-top:224.35pt;width:5.55pt;height:29.5pt;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" strokecolor="black [3213]" strokeweight="1.5pt">
            <v:stroke endarrow="open"/>
          </v:shape>
        </w:pict>
      </w:r>
      <w:r w:rsidRPr="00AB5751">
        <w:rPr>
          <w:rFonts w:ascii="Times New Roman" w:hAnsi="Times New Roman" w:cs="Times New Roman"/>
          <w:b/>
          <w:noProof/>
          <w:sz w:val="24"/>
          <w:szCs w:val="24"/>
          <w:lang w:eastAsia="en-GB"/>
        </w:rPr>
        <w:pict>
          <v:shape id="Straight Arrow Connector 184" o:spid="_x0000_s1204" type="#_x0000_t32" style="position:absolute;margin-left:385.35pt;margin-top:225.7pt;width:7.85pt;height:28.15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" strokecolor="black [3213]" strokeweight="1.5pt">
            <v:stroke endarrow="open"/>
          </v:shape>
        </w:pict>
      </w:r>
      <w:r w:rsidRPr="00AB5751">
        <w:rPr>
          <w:rFonts w:ascii="Times New Roman" w:hAnsi="Times New Roman" w:cs="Times New Roman"/>
          <w:b/>
          <w:noProof/>
          <w:sz w:val="24"/>
          <w:szCs w:val="24"/>
          <w:lang w:eastAsia="en-GB"/>
        </w:rPr>
        <w:pict>
          <v:shape id="Straight Arrow Connector 183" o:spid="_x0000_s1203" type="#_x0000_t32" style="position:absolute;margin-left:341pt;margin-top:212.85pt;width:5.55pt;height:29.5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" strokecolor="black [3213]" strokeweight="1.5pt">
            <v:stroke endarrow="open"/>
          </v:shape>
        </w:pict>
      </w:r>
      <w:r w:rsidRPr="00AB5751">
        <w:rPr>
          <w:rFonts w:ascii="Times New Roman" w:hAnsi="Times New Roman" w:cs="Times New Roman"/>
          <w:b/>
          <w:noProof/>
          <w:sz w:val="24"/>
          <w:szCs w:val="24"/>
          <w:lang w:eastAsia="en-GB"/>
        </w:rPr>
        <w:pict>
          <v:shape id="Straight Arrow Connector 182" o:spid="_x0000_s1202" type="#_x0000_t32" style="position:absolute;margin-left:352.05pt;margin-top:214.15pt;width:7.8pt;height:28.15pt;flip:x 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" strokecolor="black [3213]" strokeweight="1.5pt">
            <v:stroke endarrow="open"/>
          </v:shape>
        </w:pict>
      </w:r>
      <w:r w:rsidRPr="00AB5751">
        <w:rPr>
          <w:rFonts w:ascii="Times New Roman" w:hAnsi="Times New Roman" w:cs="Times New Roman"/>
          <w:b/>
          <w:noProof/>
          <w:sz w:val="24"/>
          <w:szCs w:val="24"/>
          <w:lang w:eastAsia="en-GB"/>
        </w:rPr>
        <w:pict>
          <v:group id="Group 174" o:spid="_x0000_s1056" style="position:absolute;margin-left:362.45pt;margin-top:205.35pt;width:43.35pt;height:24.85pt;z-index:251809792" coordsize="5507,3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">
            <v:rect id="Rectangle 175" o:spid="_x0000_s1057" style="position:absolute;width:5507;height:3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UiZMIA&#10;AADcAAAADwAAAGRycy9kb3ducmV2LnhtbERPTWvCQBC9F/wPywje6kZBa1NXkYAoemqqh96G7DQJ&#10;ZmdDdo2Jv94VhN7m8T5nue5MJVpqXGlZwWQcgSDOrC45V3D62b4vQDiPrLGyTAp6crBeDd6WGGt7&#10;429qU5+LEMIuRgWF93UspcsKMujGtiYO3J9tDPoAm1zqBm8h3FRyGkVzabDk0FBgTUlB2SW9GgXH&#10;Xvr2dJ5/3tuk7HX6m+wOlCg1GnabLxCeOv8vfrn3Osz/mMHzmXC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NSJkwgAAANwAAAAPAAAAAAAAAAAAAAAAAJgCAABkcnMvZG93&#10;bnJldi54bWxQSwUGAAAAAAQABAD1AAAAhwMAAAAA&#10;" fillcolor="white [3201]" strokecolor="black [3200]" strokeweight="2pt">
              <v:textbox>
                <w:txbxContent>
                  <w:p w:rsidR="00AA4801" w:rsidRDefault="00AA4801" w:rsidP="00FF1A93"/>
                </w:txbxContent>
              </v:textbox>
            </v:rect>
            <v:oval id="Oval 176" o:spid="_x0000_s1058" style="position:absolute;left:3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LbMIA&#10;AADcAAAADwAAAGRycy9kb3ducmV2LnhtbERPTWvCQBC9F/oflin0Vjct1JboKlIoFOwlqYcex90x&#10;iWZnQ3Y0aX+9Kwje5vE+Z74cfatO1McmsIHnSQaK2AbXcGVg8/P59A4qCrLDNjAZ+KMIy8X93Rxz&#10;FwYu6FRKpVIIxxwN1CJdrnW0NXmMk9ARJ24Xeo+SYF9p1+OQwn2rX7Jsqj02nBpq7OijJnsoj95A&#10;+S+buJU4FGspf4+vxfd6b60xjw/jagZKaJSb+Or+cmn+2xQuz6QL9OIM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Y4tswgAAANwAAAAPAAAAAAAAAAAAAAAAAJgCAABkcnMvZG93&#10;bnJldi54bWxQSwUGAAAAAAQABAD1AAAAhwMAAAAA&#10;" fillcolor="#76923c [2406]" strokecolor="black [3200]" strokeweight="2pt"/>
            <v:oval id="Oval 177" o:spid="_x0000_s1059" style="position:absolute;left:20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8u98IA&#10;AADcAAAADwAAAGRycy9kb3ducmV2LnhtbERPTWvCQBC9F/oflin0VjcttJboKlIoFOwl0UOP4+6Y&#10;RLOzITuatL++Kwje5vE+Z74cfavO1McmsIHnSQaK2AbXcGVgu/l8egcVBdlhG5gM/FKE5eL+bo65&#10;CwMXdC6lUimEY44GapEu1zramjzGSeiIE7cPvUdJsK+063FI4b7VL1n2pj02nBpq7OijJnssT95A&#10;+SfbuJM4FGspf06vxff6YK0xjw/jagZKaJSb+Or+cmn+dAqXZ9IFe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Ly73wgAAANwAAAAPAAAAAAAAAAAAAAAAAJgCAABkcnMvZG93&#10;bnJldi54bWxQSwUGAAAAAAQABAD1AAAAhwMAAAAA&#10;" fillcolor="#76923c [2406]" strokecolor="black [3200]" strokeweight="2pt"/>
            <v:oval id="Oval 178" o:spid="_x0000_s1060" style="position:absolute;left:3868;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6hcUA&#10;AADcAAAADwAAAGRycy9kb3ducmV2LnhtbESPT0vDQBDF74LfYZmCN7up4B/SbosIglAviT14nO6O&#10;STQ7G7LTJvrpnYPgbYb35r3fbHZz7M2ZxtwldrBaFmCIfQodNw4Ob8/XD2CyIAfsE5ODb8qw215e&#10;bLAMaeKKzrU0RkM4l+igFRlKa7NvKWJepoFYtY80RhRdx8aGEScNj729KYo7G7FjbWhxoKeW/Fd9&#10;ig7qHznko+Sp2kv9frqtXvef3jt3tZgf12CEZvk3/12/BMW/V1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sLqFxQAAANwAAAAPAAAAAAAAAAAAAAAAAJgCAABkcnMv&#10;ZG93bnJldi54bWxQSwUGAAAAAAQABAD1AAAAigMAAAAA&#10;" fillcolor="#76923c [2406]" strokecolor="black [3200]" strokeweight="2pt"/>
            <v:oval id="Oval 179" o:spid="_x0000_s1061" style="position:absolute;left:3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HsIA&#10;AADcAAAADwAAAGRycy9kb3ducmV2LnhtbERPTUvDQBC9C/6HZQRvdmNBrWk2RYSCUC9Je/A43R2T&#10;aHY2ZKdN9Ne7guBtHu9zis3se3WmMXaBDdwuMlDENriOGwOH/fZmBSoKssM+MBn4ogib8vKiwNyF&#10;iSs619KoFMIxRwOtyJBrHW1LHuMiDMSJew+jR0lwbLQbcUrhvtfLLLvXHjtODS0O9NyS/axP3kD9&#10;LYd4lDhVO6nfTnfV6+7DWmOur+anNSihWf7Ff+4Xl+Y/PMLvM+kCX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B8ewgAAANwAAAAPAAAAAAAAAAAAAAAAAJgCAABkcnMvZG93&#10;bnJldi54bWxQSwUGAAAAAAQABAD1AAAAhwMAAAAA&#10;" fillcolor="#76923c [2406]" strokecolor="black [3200]" strokeweight="2pt"/>
            <v:oval id="Oval 180" o:spid="_x0000_s1062" style="position:absolute;left:20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GpMQA&#10;AADcAAAADwAAAGRycy9kb3ducmV2LnhtbESPQUvDQBCF74L/YZmCN7upoJTYbSkFQaiXxB48jrtj&#10;Es3Ohuy0if565yB4m+G9ee+bzW6OvbnQmLvEDlbLAgyxT6HjxsHp9el2DSYLcsA+MTn4pgy77fXV&#10;BsuQJq7oUktjNIRziQ5akaG0NvuWIuZlGohV+0hjRNF1bGwYcdLw2Nu7oniwETvWhhYHOrTkv+pz&#10;dFD/yCm/S56qo9Rv5/vq5fjpvXM3i3n/CEZoln/z3/VzUPy14uszOoHd/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TxqTEAAAA3AAAAA8AAAAAAAAAAAAAAAAAmAIAAGRycy9k&#10;b3ducmV2LnhtbFBLBQYAAAAABAAEAPUAAACJAwAAAAA=&#10;" fillcolor="#76923c [2406]" strokecolor="black [3200]" strokeweight="2pt"/>
            <v:oval id="Oval 181" o:spid="_x0000_s1063" style="position:absolute;left:3868;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9jP8IA&#10;AADcAAAADwAAAGRycy9kb3ducmV2LnhtbERPTWvCQBC9F/oflin0VjcKLRJdRQRB0EtSDz1Od8ck&#10;mp0N2dGk/fXdQqG3ebzPWa5H36o79bEJbGA6yUAR2+Aargyc3ncvc1BRkB22gcnAF0VYrx4flpi7&#10;MHBB91IqlUI45migFulyraOtyWOchI44cefQe5QE+0q7HocU7ls9y7I37bHh1FBjR9ua7LW8eQPl&#10;t5zip8ShOEj5cXstjoeLtcY8P42bBSihUf7Ff+69S/PnU/h9Jl2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X2M/wgAAANwAAAAPAAAAAAAAAAAAAAAAAJgCAABkcnMvZG93&#10;bnJldi54bWxQSwUGAAAAAAQABAD1AAAAhwMAAAAA&#10;" fillcolor="#76923c [2406]" strokecolor="black [3200]" strokeweight="2pt"/>
          </v:group>
        </w:pict>
      </w:r>
      <w:r w:rsidRPr="00AB5751">
        <w:rPr>
          <w:rFonts w:ascii="Times New Roman" w:hAnsi="Times New Roman" w:cs="Times New Roman"/>
          <w:b/>
          <w:noProof/>
          <w:sz w:val="24"/>
          <w:szCs w:val="24"/>
          <w:lang w:eastAsia="en-GB"/>
        </w:rPr>
        <w:pict>
          <v:group id="Group 166" o:spid="_x0000_s1064" style="position:absolute;margin-left:313.7pt;margin-top:205.35pt;width:43.35pt;height:24.85pt;z-index:251808768" coordsize="5507,3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">
            <v:rect id="Rectangle 167" o:spid="_x0000_s1065" style="position:absolute;width:5507;height:3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VcMA&#10;AADcAAAADwAAAGRycy9kb3ducmV2LnhtbERPTWvCQBC9F/oflil4qxt7iG3qJkigKPZktIfehuyY&#10;BLOzIbvGxF/fFYTe5vE+Z5WNphUD9a6xrGAxj0AQl1Y3XCk4Hr5e30E4j6yxtUwKJnKQpc9PK0y0&#10;vfKehsJXIoSwS1BB7X2XSOnKmgy6ue2IA3eyvUEfYF9J3eM1hJtWvkVRLA02HBpq7CivqTwXF6Pg&#10;e5J+OP7EH7chbyZd/OabHeVKzV7G9ScIT6P/Fz/cWx3mx0u4PxMu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PVcMAAADcAAAADwAAAAAAAAAAAAAAAACYAgAAZHJzL2Rv&#10;d25yZXYueG1sUEsFBgAAAAAEAAQA9QAAAIgDAAAAAA==&#10;" fillcolor="white [3201]" strokecolor="black [3200]" strokeweight="2pt">
              <v:textbox>
                <w:txbxContent>
                  <w:p w:rsidR="00AA4801" w:rsidRDefault="00AA4801" w:rsidP="00FF1A93"/>
                </w:txbxContent>
              </v:textbox>
            </v:rect>
            <v:oval id="Oval 168" o:spid="_x0000_s1066" style="position:absolute;left:3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6ZhMUA&#10;AADcAAAADwAAAGRycy9kb3ducmV2LnhtbESPQWvCQBCF7wX/wzKCt7rRQyhpVimi1IMHq4XmOM2O&#10;SWh2NmS3Mfn3zqHQ2wzvzXvf5NvRtWqgPjSeDayWCSji0tuGKwOf18PzC6gQkS22nsnARAG2m9lT&#10;jpn1d/6g4RIrJSEcMjRQx9hlWoeyJodh6Tti0W6+dxhl7Stte7xLuGv1OklS7bBhaaixo11N5c/l&#10;1xkojmtd0HDb0/f7l9tfh93ZniZjFvPx7RVUpDH+m/+uj1bwU6GVZ2QCvX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vpmExQAAANwAAAAPAAAAAAAAAAAAAAAAAJgCAABkcnMv&#10;ZG93bnJldi54bWxQSwUGAAAAAAQABAD1AAAAigMAAAAA&#10;" fillcolor="#eaf1dd [662]" strokecolor="black [3200]" strokeweight="2pt"/>
            <v:oval id="Oval 169" o:spid="_x0000_s1067" style="position:absolute;left:20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I8H8EA&#10;AADcAAAADwAAAGRycy9kb3ducmV2LnhtbERPS4vCMBC+C/6HMII3TfUgbm0UEUUPHnZV0OPYTB/Y&#10;TEoTa/33G2Fhb/PxPSdZdaYSLTWutKxgMo5AEKdWl5wruJx3ozkI55E1VpZJwZscrJb9XoKxti/+&#10;ofbkcxFC2MWooPC+jqV0aUEG3djWxIHLbGPQB9jkUjf4CuGmktMomkmDJYeGAmvaFJQ+Tk+j4HaY&#10;yhu12Zbu+6vZntvNtz6+lRoOuvUChKfO/4v/3Acd5s++4PNMuE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yPB/BAAAA3AAAAA8AAAAAAAAAAAAAAAAAmAIAAGRycy9kb3du&#10;cmV2LnhtbFBLBQYAAAAABAAEAPUAAACGAwAAAAA=&#10;" fillcolor="#eaf1dd [662]" strokecolor="black [3200]" strokeweight="2pt"/>
            <v:oval id="Oval 170" o:spid="_x0000_s1068" style="position:absolute;left:3868;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EDX8QA&#10;AADcAAAADwAAAGRycy9kb3ducmV2LnhtbESPT4vCQAzF78J+hyELe9PpelilOoqIix724D/QY+zE&#10;ttjJlM5Y67ffHARvCe/lvV+m885VqqUmlJ4NfA8SUMSZtyXnBo6H3/4YVIjIFivPZOBJAeazj94U&#10;U+sfvKN2H3MlIRxSNFDEWKdah6wgh2Hga2LRrr5xGGVtcm0bfEi4q/QwSX60w5KlocCalgVlt/3d&#10;GThvhvpM7XVFl/XJrQ7tcmv/nsZ8fXaLCahIXXybX9cbK/gjwZdnZAI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RA1/EAAAA3AAAAA8AAAAAAAAAAAAAAAAAmAIAAGRycy9k&#10;b3ducmV2LnhtbFBLBQYAAAAABAAEAPUAAACJAwAAAAA=&#10;" fillcolor="#eaf1dd [662]" strokecolor="black [3200]" strokeweight="2pt"/>
            <v:oval id="Oval 171" o:spid="_x0000_s1069" style="position:absolute;left:3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2mxMIA&#10;AADcAAAADwAAAGRycy9kb3ducmV2LnhtbERPS4vCMBC+L/gfwgje1lQPu1IbRUTRgwe1C+txbKYP&#10;bCalydb6782C4G0+vucky97UoqPWVZYVTMYRCOLM6ooLBT/p9nMGwnlkjbVlUvAgB8vF4CPBWNs7&#10;n6g7+0KEEHYxKii9b2IpXVaSQTe2DXHgctsa9AG2hdQt3kO4qeU0ir6kwYpDQ4kNrUvKbuc/o+Cy&#10;n8oLdfmGrrtfs0m79VEfHkqNhv1qDsJT79/il3uvw/zvCfw/Ey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abEwgAAANwAAAAPAAAAAAAAAAAAAAAAAJgCAABkcnMvZG93&#10;bnJldi54bWxQSwUGAAAAAAQABAD1AAAAhwMAAAAA&#10;" fillcolor="#eaf1dd [662]" strokecolor="black [3200]" strokeweight="2pt"/>
            <v:oval id="Oval 172" o:spid="_x0000_s1070" style="position:absolute;left:20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84s8EA&#10;AADcAAAADwAAAGRycy9kb3ducmV2LnhtbERPS4vCMBC+C/6HMII3TbeHXammsoiiBw++QI+zzfTB&#10;NpPSZGv992ZB8DYf33MWy97UoqPWVZYVfEwjEMSZ1RUXCi7nzWQGwnlkjbVlUvAgB8t0OFhgou2d&#10;j9SdfCFCCLsEFZTeN4mULivJoJvahjhwuW0N+gDbQuoW7yHc1DKOok9psOLQUGJDq5Ky39OfUXDb&#10;xfJGXb6mn+3VrM/d6qD3D6XGo/57DsJT79/il3unw/yvGP6fCRfI9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POLPBAAAA3AAAAA8AAAAAAAAAAAAAAAAAmAIAAGRycy9kb3du&#10;cmV2LnhtbFBLBQYAAAAABAAEAPUAAACGAwAAAAA=&#10;" fillcolor="#eaf1dd [662]" strokecolor="black [3200]" strokeweight="2pt"/>
            <v:oval id="Oval 173" o:spid="_x0000_s1071" style="position:absolute;left:3868;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OdKMMA&#10;AADcAAAADwAAAGRycy9kb3ducmV2LnhtbERPS2vCQBC+F/wPyxS81U0jtBLdSJGIOfTQaqEex+zk&#10;QbOzIbsm8d93CwVv8/E9Z7OdTCsG6l1jWcHzIgJBXFjdcKXg67R/WoFwHllja5kU3MjBNp09bDDR&#10;duRPGo6+EiGEXYIKau+7REpX1GTQLWxHHLjS9gZ9gH0ldY9jCDetjKPoRRpsODTU2NGupuLneDUK&#10;znkszzSUGV0O3yY7DbsP/X5Tav44va1BeJr8XfzvznWY/7qEv2fCB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OdKMMAAADcAAAADwAAAAAAAAAAAAAAAACYAgAAZHJzL2Rv&#10;d25yZXYueG1sUEsFBgAAAAAEAAQA9QAAAIgDAAAAAA==&#10;" fillcolor="#eaf1dd [662]" strokecolor="black [3200]" strokeweight="2pt"/>
          </v:group>
        </w:pict>
      </w:r>
      <w:r w:rsidRPr="00AB5751">
        <w:rPr>
          <w:rFonts w:ascii="Times New Roman" w:hAnsi="Times New Roman" w:cs="Times New Roman"/>
          <w:b/>
          <w:noProof/>
          <w:sz w:val="24"/>
          <w:szCs w:val="24"/>
          <w:lang w:eastAsia="en-GB"/>
        </w:rPr>
        <w:pict>
          <v:shape id="Text Box 164" o:spid="_x0000_s1072" type="#_x0000_t202" style="position:absolute;margin-left:387.75pt;margin-top:162.55pt;width:55.85pt;height:37.3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" filled="f" stroked="f" strokeweight=".5pt">
            <v:textbox>
              <w:txbxContent>
                <w:p w:rsidR="00AA4801" w:rsidRPr="00BE2D6B" w:rsidRDefault="00AA4801" w:rsidP="00FF1A93">
                  <w:r>
                    <w:t>Isolate</w:t>
                  </w:r>
                </w:p>
              </w:txbxContent>
            </v:textbox>
          </v:shape>
        </w:pict>
      </w:r>
      <w:r w:rsidRPr="00AB5751">
        <w:rPr>
          <w:rFonts w:ascii="Times New Roman" w:hAnsi="Times New Roman" w:cs="Times New Roman"/>
          <w:noProof/>
          <w:sz w:val="24"/>
          <w:szCs w:val="24"/>
          <w:lang w:eastAsia="en-GB"/>
        </w:rPr>
        <w:pict>
          <v:oval id="Oval 162" o:spid="_x0000_s1073" style="position:absolute;margin-left:403.15pt;margin-top:151.9pt;width:8.3pt;height:9.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" fillcolor="#5f497a [2407]" strokecolor="#3f3151 [1607]" strokeweight="2pt">
            <v:textbox>
              <w:txbxContent>
                <w:p w:rsidR="00AA4801" w:rsidRDefault="00AA4801" w:rsidP="00FF1A93">
                  <w:pPr>
                    <w:jc w:val="center"/>
                  </w:pPr>
                </w:p>
              </w:txbxContent>
            </v:textbox>
          </v:oval>
        </w:pict>
      </w:r>
      <w:r w:rsidRPr="00AB5751">
        <w:rPr>
          <w:rFonts w:ascii="Times New Roman" w:hAnsi="Times New Roman" w:cs="Times New Roman"/>
          <w:noProof/>
          <w:sz w:val="24"/>
          <w:szCs w:val="24"/>
          <w:lang w:eastAsia="en-GB"/>
        </w:rPr>
        <w:pict>
          <v:oval id="Oval 161" o:spid="_x0000_s1074" style="position:absolute;margin-left:373.15pt;margin-top:151.9pt;width:8.3pt;height:9.2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" fillcolor="#c0504d [3205]" strokecolor="#622423 [1605]" strokeweight="2pt">
            <v:textbox>
              <w:txbxContent>
                <w:p w:rsidR="00AA4801" w:rsidRDefault="00AA4801" w:rsidP="00FF1A93">
                  <w:pPr>
                    <w:jc w:val="center"/>
                  </w:pPr>
                </w:p>
              </w:txbxContent>
            </v:textbox>
          </v:oval>
        </w:pict>
      </w:r>
      <w:r w:rsidRPr="00AB5751">
        <w:rPr>
          <w:rFonts w:ascii="Times New Roman" w:hAnsi="Times New Roman" w:cs="Times New Roman"/>
          <w:noProof/>
          <w:sz w:val="24"/>
          <w:szCs w:val="24"/>
          <w:lang w:eastAsia="en-GB"/>
        </w:rPr>
        <w:pict>
          <v:oval id="Oval 160" o:spid="_x0000_s1075" style="position:absolute;margin-left:357pt;margin-top:151.9pt;width:8.3pt;height:9.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" fillcolor="#4bacc6 [3208]" strokecolor="#205867 [1608]" strokeweight="2pt">
            <v:textbox>
              <w:txbxContent>
                <w:p w:rsidR="00AA4801" w:rsidRDefault="00AA4801" w:rsidP="00FF1A93">
                  <w:pPr>
                    <w:jc w:val="center"/>
                  </w:pPr>
                </w:p>
              </w:txbxContent>
            </v:textbox>
          </v:oval>
        </w:pict>
      </w:r>
      <w:r w:rsidRPr="00AB5751">
        <w:rPr>
          <w:rFonts w:ascii="Times New Roman" w:hAnsi="Times New Roman" w:cs="Times New Roman"/>
          <w:noProof/>
          <w:sz w:val="24"/>
          <w:szCs w:val="24"/>
          <w:lang w:eastAsia="en-GB"/>
        </w:rPr>
        <w:pict>
          <v:oval id="Oval 159" o:spid="_x0000_s1076" style="position:absolute;margin-left:340.4pt;margin-top:151.9pt;width:8.3pt;height:9.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" fillcolor="#f79646 [3209]" strokecolor="#974706 [1609]" strokeweight="2pt">
            <v:textbox>
              <w:txbxContent>
                <w:p w:rsidR="00AA4801" w:rsidRDefault="00AA4801" w:rsidP="00FF1A93">
                  <w:pPr>
                    <w:jc w:val="center"/>
                  </w:pPr>
                </w:p>
              </w:txbxContent>
            </v:textbox>
          </v:oval>
        </w:pict>
      </w:r>
      <w:r w:rsidRPr="00AB5751">
        <w:rPr>
          <w:rFonts w:ascii="Times New Roman" w:hAnsi="Times New Roman" w:cs="Times New Roman"/>
          <w:noProof/>
          <w:sz w:val="24"/>
          <w:szCs w:val="24"/>
          <w:lang w:eastAsia="en-GB"/>
        </w:rPr>
        <w:pict>
          <v:oval id="Oval 158" o:spid="_x0000_s1077" style="position:absolute;margin-left:319.2pt;margin-top:151.9pt;width:8.3pt;height:9.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" fillcolor="#5f497a [2407]" strokecolor="#3f3151 [1607]" strokeweight="2pt">
            <v:textbox>
              <w:txbxContent>
                <w:p w:rsidR="00AA4801" w:rsidRDefault="00AA4801" w:rsidP="00FF1A93">
                  <w:pPr>
                    <w:jc w:val="center"/>
                  </w:pPr>
                </w:p>
              </w:txbxContent>
            </v:textbox>
          </v:oval>
        </w:pict>
      </w:r>
      <w:r w:rsidRPr="00AB5751">
        <w:rPr>
          <w:rFonts w:ascii="Times New Roman" w:hAnsi="Times New Roman" w:cs="Times New Roman"/>
          <w:b/>
          <w:noProof/>
          <w:sz w:val="24"/>
          <w:szCs w:val="24"/>
          <w:lang w:eastAsia="en-GB"/>
        </w:rPr>
        <w:pict>
          <v:shape id="Straight Arrow Connector 157" o:spid="_x0000_s1201" type="#_x0000_t32" style="position:absolute;margin-left:397.8pt;margin-top:121.8pt;width:7.8pt;height:28.15pt;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" strokecolor="black [3213]" strokeweight="1.5pt">
            <v:stroke endarrow="open"/>
          </v:shape>
        </w:pict>
      </w:r>
      <w:r w:rsidRPr="00AB5751">
        <w:rPr>
          <w:rFonts w:ascii="Times New Roman" w:hAnsi="Times New Roman" w:cs="Times New Roman"/>
          <w:b/>
          <w:noProof/>
          <w:sz w:val="24"/>
          <w:szCs w:val="24"/>
          <w:lang w:eastAsia="en-GB"/>
        </w:rPr>
        <w:pict>
          <v:shape id="Straight Arrow Connector 155" o:spid="_x0000_s1200" type="#_x0000_t32" style="position:absolute;margin-left:362.25pt;margin-top:120.55pt;width:5.55pt;height:29.5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" strokecolor="black [3213]" strokeweight="1.5pt">
            <v:stroke endarrow="open"/>
          </v:shape>
        </w:pict>
      </w:r>
      <w:r w:rsidRPr="00AB5751">
        <w:rPr>
          <w:rFonts w:ascii="Times New Roman" w:hAnsi="Times New Roman" w:cs="Times New Roman"/>
          <w:b/>
          <w:noProof/>
          <w:sz w:val="24"/>
          <w:szCs w:val="24"/>
          <w:lang w:eastAsia="en-GB"/>
        </w:rPr>
        <w:pict>
          <v:shape id="Straight Arrow Connector 153" o:spid="_x0000_s1199" type="#_x0000_t32" style="position:absolute;margin-left:370.1pt;margin-top:120.45pt;width:7.8pt;height:28.15pt;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" strokecolor="black [3213]" strokeweight="1.5pt">
            <v:stroke endarrow="open"/>
          </v:shape>
        </w:pict>
      </w:r>
      <w:r w:rsidRPr="00AB5751">
        <w:rPr>
          <w:rFonts w:ascii="Times New Roman" w:hAnsi="Times New Roman" w:cs="Times New Roman"/>
          <w:b/>
          <w:noProof/>
          <w:sz w:val="24"/>
          <w:szCs w:val="24"/>
          <w:lang w:eastAsia="en-GB"/>
        </w:rPr>
        <w:pict>
          <v:shape id="Straight Arrow Connector 152" o:spid="_x0000_s1198" type="#_x0000_t32" style="position:absolute;margin-left:324.9pt;margin-top:120.6pt;width:5.55pt;height:29.55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" strokecolor="black [3213]" strokeweight="1.5pt">
            <v:stroke endarrow="open"/>
          </v:shape>
        </w:pict>
      </w:r>
      <w:r w:rsidRPr="00AB5751">
        <w:rPr>
          <w:rFonts w:ascii="Times New Roman" w:hAnsi="Times New Roman" w:cs="Times New Roman"/>
          <w:noProof/>
          <w:sz w:val="24"/>
          <w:szCs w:val="24"/>
          <w:lang w:eastAsia="en-GB"/>
        </w:rPr>
        <w:pict>
          <v:rect id="Rectangle 14" o:spid="_x0000_s1078" style="position:absolute;margin-left:300.85pt;margin-top:26.35pt;width:143.55pt;height:41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" fillcolor="white [3201]" strokecolor="#4f81bd [3204]" strokeweight="2pt">
            <v:textbox>
              <w:txbxContent>
                <w:p w:rsidR="00AA4801" w:rsidRDefault="00AA4801" w:rsidP="00FF1A93">
                  <w:pPr>
                    <w:spacing w:after="0"/>
                  </w:pPr>
                  <w:r w:rsidRPr="0064073C">
                    <w:rPr>
                      <w:b/>
                    </w:rPr>
                    <w:t>Competition experiment</w:t>
                  </w:r>
                  <w:r w:rsidRPr="00FF1A93">
                    <w:t xml:space="preserve"> </w:t>
                  </w:r>
                </w:p>
                <w:p w:rsidR="00AA4801" w:rsidRDefault="00AA4801" w:rsidP="00FF1A93">
                  <w:pPr>
                    <w:spacing w:after="0"/>
                  </w:pPr>
                </w:p>
                <w:p w:rsidR="00AA4801" w:rsidRPr="00BE2D6B" w:rsidRDefault="00AA4801" w:rsidP="00FF1A93">
                  <w:pPr>
                    <w:spacing w:after="0"/>
                  </w:pPr>
                  <w:r>
                    <w:t>For each pair of</w:t>
                  </w:r>
                  <w:r w:rsidRPr="00BE2D6B">
                    <w:t xml:space="preserve"> species</w:t>
                  </w:r>
                </w:p>
                <w:p w:rsidR="00AA4801" w:rsidRDefault="00AA4801" w:rsidP="0064073C">
                  <w:pPr>
                    <w:rPr>
                      <w:b/>
                    </w:rPr>
                  </w:pPr>
                </w:p>
                <w:p w:rsidR="00AA4801" w:rsidRPr="0064073C" w:rsidRDefault="00AA4801" w:rsidP="0064073C">
                  <w:pPr>
                    <w:rPr>
                      <w:b/>
                    </w:rPr>
                  </w:pPr>
                  <w:r>
                    <w:rPr>
                      <w:b/>
                      <w:noProof/>
                      <w:lang w:val="en-US"/>
                    </w:rPr>
                    <w:drawing>
                      <wp:inline distT="0" distB="0" distL="0" distR="0">
                        <wp:extent cx="337185" cy="626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185" cy="626110"/>
                                </a:xfrm>
                                <a:prstGeom prst="rect">
                                  <a:avLst/>
                                </a:prstGeom>
                                <a:noFill/>
                                <a:ln>
                                  <a:noFill/>
                                </a:ln>
                              </pic:spPr>
                            </pic:pic>
                          </a:graphicData>
                        </a:graphic>
                      </wp:inline>
                    </w:drawing>
                  </w:r>
                </w:p>
              </w:txbxContent>
            </v:textbox>
          </v:rect>
        </w:pict>
      </w:r>
      <w:r w:rsidRPr="00AB5751">
        <w:rPr>
          <w:rFonts w:ascii="Times New Roman" w:hAnsi="Times New Roman" w:cs="Times New Roman"/>
          <w:b/>
          <w:noProof/>
          <w:sz w:val="24"/>
          <w:szCs w:val="24"/>
          <w:lang w:eastAsia="en-GB"/>
        </w:rPr>
        <w:pict>
          <v:shape id="Straight Arrow Connector 151" o:spid="_x0000_s1197" type="#_x0000_t32" style="position:absolute;margin-left:336pt;margin-top:121.85pt;width:7.85pt;height:28.15pt;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" strokecolor="black [3213]" strokeweight="1.5pt">
            <v:stroke endarrow="open"/>
          </v:shape>
        </w:pict>
      </w:r>
      <w:r w:rsidRPr="00AB5751">
        <w:rPr>
          <w:rFonts w:ascii="Times New Roman" w:hAnsi="Times New Roman" w:cs="Times New Roman"/>
          <w:b/>
          <w:noProof/>
          <w:sz w:val="24"/>
          <w:szCs w:val="24"/>
          <w:lang w:eastAsia="en-GB"/>
        </w:rPr>
        <w:pict>
          <v:group id="Group 140" o:spid="_x0000_s1079" style="position:absolute;margin-left:362.55pt;margin-top:101.1pt;width:43.35pt;height:24.85pt;z-index:251768832" coordsize="5507,3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">
            <v:rect id="Rectangle 133" o:spid="_x0000_s1080" style="position:absolute;width:5507;height:3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qmS8EA&#10;AADcAAAADwAAAGRycy9kb3ducmV2LnhtbERPTYvCMBC9L/gfwgje1tQVZK1GkYIoetqqB29DM7bF&#10;ZlKabG399UZY2Ns83ucs152pREuNKy0rmIwjEMSZ1SXnCs6n7ec3COeRNVaWSUFPDtarwccSY20f&#10;/ENt6nMRQtjFqKDwvo6ldFlBBt3Y1sSBu9nGoA+wyaVu8BHCTSW/omgmDZYcGgqsKSkou6e/RsGx&#10;l749X2bzZ5uUvU6vye5AiVKjYbdZgPDU+X/xn3uvw/zpFN7Ph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6pkvBAAAA3AAAAA8AAAAAAAAAAAAAAAAAmAIAAGRycy9kb3du&#10;cmV2LnhtbFBLBQYAAAAABAAEAPUAAACGAwAAAAA=&#10;" fillcolor="white [3201]" strokecolor="black [3200]" strokeweight="2pt">
              <v:textbox>
                <w:txbxContent>
                  <w:p w:rsidR="00AA4801" w:rsidRDefault="00AA4801" w:rsidP="00FF1A93"/>
                </w:txbxContent>
              </v:textbox>
            </v:rect>
            <v:oval id="Oval 134" o:spid="_x0000_s1081" style="position:absolute;left:3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cJQMIA&#10;AADcAAAADwAAAGRycy9kb3ducmV2LnhtbERPTUvDQBC9C/6HZQRvdmPVImk2RYSCUC9Je/A43R2T&#10;aHY2ZKdN9Ne7guBtHu9zis3se3WmMXaBDdwuMlDENriOGwOH/fbmEVQUZId9YDLwRRE25eVFgbkL&#10;E1d0rqVRKYRjjgZakSHXOtqWPMZFGIgT9x5Gj5Lg2Gg34pTCfa+XWbbSHjtODS0O9NyS/axP3kD9&#10;LYd4lDhVO6nfTg/V6+7DWmOur+anNSihWf7Ff+4Xl+bf3cPvM+kCX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lwlAwgAAANwAAAAPAAAAAAAAAAAAAAAAAJgCAABkcnMvZG93&#10;bnJldi54bWxQSwUGAAAAAAQABAD1AAAAhwMAAAAA&#10;" fillcolor="#76923c [2406]" strokecolor="black [3200]" strokeweight="2pt"/>
            <v:oval id="Oval 135" o:spid="_x0000_s1082" style="position:absolute;left:20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s28IA&#10;AADcAAAADwAAAGRycy9kb3ducmV2LnhtbERPTWvCQBC9F/oflin0VjdtsZToKlIoFOwlqYcex90x&#10;iWZnQ3Y0aX+9Kwje5vE+Z74cfatO1McmsIHnSQaK2AbXcGVg8/P59A4qCrLDNjAZ+KMIy8X93Rxz&#10;FwYu6FRKpVIIxxwN1CJdrnW0NXmMk9ARJ24Xeo+SYF9p1+OQwn2rX7LsTXtsODXU2NFHTfZQHr2B&#10;8l82cStxKNZS/h6nxfd6b60xjw/jagZKaJSb+Or+cmn+6xQuz6QL9OIM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26zbwgAAANwAAAAPAAAAAAAAAAAAAAAAAJgCAABkcnMvZG93&#10;bnJldi54bWxQSwUGAAAAAAQABAD1AAAAhwMAAAAA&#10;" fillcolor="#76923c [2406]" strokecolor="black [3200]" strokeweight="2pt"/>
            <v:oval id="Oval 136" o:spid="_x0000_s1083" style="position:absolute;left:3868;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kyrMIA&#10;AADcAAAADwAAAGRycy9kb3ducmV2LnhtbERPTWvCQBC9F/oflin0VjdtqZToKlIoFOwl0UOP4+6Y&#10;RLOzITuatL++Kwje5vE+Z74cfavO1McmsIHnSQaK2AbXcGVgu/l8egcVBdlhG5gM/FKE5eL+bo65&#10;CwMXdC6lUimEY44GapEu1zramjzGSeiIE7cPvUdJsK+063FI4b7VL1k21R4bTg01dvRRkz2WJ2+g&#10;/JNt3EkcirWUP6e34nt9sNaYx4dxNQMlNMpNfHV/uTT/dQqXZ9IFe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CTKswgAAANwAAAAPAAAAAAAAAAAAAAAAAJgCAABkcnMvZG93&#10;bnJldi54bWxQSwUGAAAAAAQABAD1AAAAhwMAAAAA&#10;" fillcolor="#76923c [2406]" strokecolor="black [3200]" strokeweight="2pt"/>
            <v:oval id="Oval 137" o:spid="_x0000_s1084" style="position:absolute;left:3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WXN8IA&#10;AADcAAAADwAAAGRycy9kb3ducmV2LnhtbERPTUvDQBC9C/6HZQRvdmNFK2k2RYSCUC9Je/A43R2T&#10;aHY2ZKdN9Ne7guBtHu9zis3se3WmMXaBDdwuMlDENriOGwOH/fbmEVQUZId9YDLwRRE25eVFgbkL&#10;E1d0rqVRKYRjjgZakSHXOtqWPMZFGIgT9x5Gj5Lg2Gg34pTCfa+XWfagPXacGloc6Lkl+1mfvIH6&#10;Ww7xKHGqdlK/ne6r192HtcZcX81Pa1BCs/yL/9wvLs2/W8HvM+kCX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RZc3wgAAANwAAAAPAAAAAAAAAAAAAAAAAJgCAABkcnMvZG93&#10;bnJldi54bWxQSwUGAAAAAAQABAD1AAAAhwMAAAAA&#10;" fillcolor="#76923c [2406]" strokecolor="black [3200]" strokeweight="2pt"/>
            <v:oval id="Oval 138" o:spid="_x0000_s1085" style="position:absolute;left:20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oDRcQA&#10;AADcAAAADwAAAGRycy9kb3ducmV2LnhtbESPQUvDQBCF74L/YZmCN7upokjabRFBEOolsQeP090x&#10;iWZnQ3baRH+9cxC8zfDevPfNZjfH3pxpzF1iB6tlAYbYp9Bx4+Dw9nz9ACYLcsA+MTn4pgy77eXF&#10;BsuQJq7oXEtjNIRziQ5akaG0NvuWIuZlGohV+0hjRNF1bGwYcdLw2Nubori3ETvWhhYHemrJf9Wn&#10;6KD+kUM+Sp6qvdTvp7vqdf/pvXNXi/lxDUZoln/z3/VLUPxbpdV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aA0XEAAAA3AAAAA8AAAAAAAAAAAAAAAAAmAIAAGRycy9k&#10;b3ducmV2LnhtbFBLBQYAAAAABAAEAPUAAACJAwAAAAA=&#10;" fillcolor="#76923c [2406]" strokecolor="black [3200]" strokeweight="2pt"/>
            <v:oval id="Oval 139" o:spid="_x0000_s1086" style="position:absolute;left:3868;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am3sIA&#10;AADcAAAADwAAAGRycy9kb3ducmV2LnhtbERPTUvDQBC9C/6HZQRvdmNFqWk2RYSCUC9Je/A43R2T&#10;aHY2ZKdN9Ne7guBtHu9zis3se3WmMXaBDdwuMlDENriOGwOH/fZmBSoKssM+MBn4ogib8vKiwNyF&#10;iSs619KoFMIxRwOtyJBrHW1LHuMiDMSJew+jR0lwbLQbcUrhvtfLLHvQHjtODS0O9NyS/axP3kD9&#10;LYd4lDhVO6nfTvfV6+7DWmOur+anNSihWf7Ff+4Xl+bfPcLvM+kCX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lqbewgAAANwAAAAPAAAAAAAAAAAAAAAAAJgCAABkcnMvZG93&#10;bnJldi54bWxQSwUGAAAAAAQABAD1AAAAhwMAAAAA&#10;" fillcolor="#76923c [2406]" strokecolor="black [3200]" strokeweight="2pt"/>
          </v:group>
        </w:pict>
      </w:r>
      <w:r w:rsidRPr="00AB5751">
        <w:rPr>
          <w:rFonts w:ascii="Times New Roman" w:hAnsi="Times New Roman" w:cs="Times New Roman"/>
          <w:b/>
          <w:noProof/>
          <w:sz w:val="24"/>
          <w:szCs w:val="24"/>
          <w:lang w:eastAsia="en-GB"/>
        </w:rPr>
        <w:pict>
          <v:group id="Group 144" o:spid="_x0000_s1087" style="position:absolute;margin-left:313.8pt;margin-top:101.1pt;width:43.35pt;height:24.85pt;z-index:251760640" coordsize="5507,3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">
            <v:rect id="Rectangle 25" o:spid="_x0000_s1088" style="position:absolute;width:5507;height:3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pXWsQA&#10;AADbAAAADwAAAGRycy9kb3ducmV2LnhtbESPzWrDMBCE74G8g9hCb7HcQ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KV1rEAAAA2wAAAA8AAAAAAAAAAAAAAAAAmAIAAGRycy9k&#10;b3ducmV2LnhtbFBLBQYAAAAABAAEAPUAAACJAwAAAAA=&#10;" fillcolor="white [3201]" strokecolor="black [3200]" strokeweight="2pt">
              <v:textbox>
                <w:txbxContent>
                  <w:p w:rsidR="00AA4801" w:rsidRDefault="00AA4801" w:rsidP="00FF1A93"/>
                </w:txbxContent>
              </v:textbox>
            </v:rect>
            <v:oval id="Oval 30" o:spid="_x0000_s1089" style="position:absolute;left:3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IxIb0A&#10;AADbAAAADwAAAGRycy9kb3ducmV2LnhtbERPuwrCMBTdBf8hXMFNUxVEqlFEFB0cfIGO1+baFpub&#10;0sRa/94MguPhvGeLxhSipsrllhUM+hEI4sTqnFMFl/OmNwHhPLLGwjIp+JCDxbzdmmGs7ZuPVJ98&#10;KkIIuxgVZN6XsZQuycig69uSOHAPWxn0AVap1BW+Q7gp5DCKxtJgzqEhw5JWGSXP08souO2G8kb1&#10;Y0337dWsz/XqoPcfpbqdZjkF4anxf/HPvdMKRmF9+BJ+gJ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3IxIb0AAADbAAAADwAAAAAAAAAAAAAAAACYAgAAZHJzL2Rvd25yZXYu&#10;eG1sUEsFBgAAAAAEAAQA9QAAAIIDAAAAAA==&#10;" fillcolor="#eaf1dd [662]" strokecolor="black [3200]" strokeweight="2pt"/>
            <v:oval id="Oval 113" o:spid="_x0000_s1090" style="position:absolute;left:2051;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x4iMEA&#10;AADcAAAADwAAAGRycy9kb3ducmV2LnhtbERPS4vCMBC+L/gfwgje1lQXFqmNIqLowYPahfU4NtMH&#10;NpPSZGv992ZB8DYf33OSZW9q0VHrKssKJuMIBHFmdcWFgp90+zkD4TyyxtoyKXiQg+Vi8JFgrO2d&#10;T9SdfSFCCLsYFZTeN7GULivJoBvbhjhwuW0N+gDbQuoW7yHc1HIaRd/SYMWhocSG1iVlt/OfUXDZ&#10;T+WFunxD192v2aTd+qgPD6VGw341B+Gp92/xy73XYf7kC/6fCR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ceIjBAAAA3AAAAA8AAAAAAAAAAAAAAAAAmAIAAGRycy9kb3du&#10;cmV2LnhtbFBLBQYAAAAABAAEAPUAAACGAwAAAAA=&#10;" fillcolor="#eaf1dd [662]" strokecolor="black [3200]" strokeweight="2pt"/>
            <v:oval id="Oval 129" o:spid="_x0000_s1091" style="position:absolute;left:3868;top:351;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iF38EA&#10;AADcAAAADwAAAGRycy9kb3ducmV2LnhtbERPS4vCMBC+C/6HMII3TbeHZa2msoiiBw++QI+zzfTB&#10;NpPSZGv992ZB8DYf33MWy97UoqPWVZYVfEwjEMSZ1RUXCi7nzeQLhPPIGmvLpOBBDpbpcLDARNs7&#10;H6k7+UKEEHYJKii9bxIpXVaSQTe1DXHgctsa9AG2hdQt3kO4qWUcRZ/SYMWhocSGViVlv6c/o+C2&#10;i+WNunxNP9urWZ+71UHvH0qNR/33HISn3r/FL/dOh/nxDP6fCRfI9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Yhd/BAAAA3AAAAA8AAAAAAAAAAAAAAAAAmAIAAGRycy9kb3du&#10;cmV2LnhtbFBLBQYAAAAABAAEAPUAAACGAwAAAAA=&#10;" fillcolor="#eaf1dd [662]" strokecolor="black [3200]" strokeweight="2pt"/>
            <v:oval id="Oval 130" o:spid="_x0000_s1092" style="position:absolute;left:3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u6n8QA&#10;AADcAAAADwAAAGRycy9kb3ducmV2LnhtbESPT4vCQAzF78J+hyELe9PpuiBSHUXERQ978B/oMXZi&#10;W+xkSmes9dtvDoK3hPfy3i/Teecq1VITSs8GvgcJKOLM25JzA8fDb38MKkRki5VnMvCkAPPZR2+K&#10;qfUP3lG7j7mSEA4pGihirFOtQ1aQwzDwNbFoV984jLI2ubYNPiTcVXqYJCPtsGRpKLCmZUHZbX93&#10;Bs6boT5Te13RZX1yq0O73Nq/pzFfn91iAipSF9/m1/XGCv6P4MszMoG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7up/EAAAA3AAAAA8AAAAAAAAAAAAAAAAAmAIAAGRycy9k&#10;b3ducmV2LnhtbFBLBQYAAAAABAAEAPUAAACJAwAAAAA=&#10;" fillcolor="#eaf1dd [662]" strokecolor="black [3200]" strokeweight="2pt"/>
            <v:oval id="Oval 131" o:spid="_x0000_s1093" style="position:absolute;left:2051;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fBMEA&#10;AADcAAAADwAAAGRycy9kb3ducmV2LnhtbERPS4vCMBC+L/gfwgje1lQXFqmNIqLowYPahfU4NtMH&#10;NpPSZGv992ZB8DYf33OSZW9q0VHrKssKJuMIBHFmdcWFgp90+zkD4TyyxtoyKXiQg+Vi8JFgrO2d&#10;T9SdfSFCCLsYFZTeN7GULivJoBvbhjhwuW0N+gDbQuoW7yHc1HIaRd/SYMWhocSG1iVlt/OfUXDZ&#10;T+WFunxD192v2aTd+qgPD6VGw341B+Gp92/xy73XYf7XBP6fCR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3HwTBAAAA3AAAAA8AAAAAAAAAAAAAAAAAmAIAAGRycy9kb3du&#10;cmV2LnhtbFBLBQYAAAAABAAEAPUAAACGAwAAAAA=&#10;" fillcolor="#eaf1dd [662]" strokecolor="black [3200]" strokeweight="2pt"/>
            <v:oval id="Oval 132" o:spid="_x0000_s1094" style="position:absolute;left:3868;top:1758;width:1054;height: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WBc8EA&#10;AADcAAAADwAAAGRycy9kb3ducmV2LnhtbERPS4vCMBC+C/6HMII3TbcLi1RTWUTRgwdfoMfZZvpg&#10;m0lpsrX+e7MgeJuP7zmLZW9q0VHrKssKPqYRCOLM6ooLBZfzZjID4TyyxtoyKXiQg2U6HCww0fbO&#10;R+pOvhAhhF2CCkrvm0RKl5Vk0E1tQxy43LYGfYBtIXWL9xBuahlH0Zc0WHFoKLGhVUnZ7+nPKLjt&#10;YnmjLl/Tz/Zq1ududdD7h1LjUf89B+Gp92/xy73TYf5nDP/PhAtk+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lgXPBAAAA3AAAAA8AAAAAAAAAAAAAAAAAmAIAAGRycy9kb3du&#10;cmV2LnhtbFBLBQYAAAAABAAEAPUAAACGAwAAAAA=&#10;" fillcolor="#eaf1dd [662]" strokecolor="black [3200]" strokeweight="2pt"/>
          </v:group>
        </w:pict>
      </w:r>
      <w:r w:rsidRPr="00AB5751">
        <w:rPr>
          <w:rFonts w:ascii="Times New Roman" w:hAnsi="Times New Roman" w:cs="Times New Roman"/>
          <w:b/>
          <w:noProof/>
          <w:sz w:val="24"/>
          <w:szCs w:val="24"/>
          <w:lang w:eastAsia="en-GB"/>
        </w:rPr>
        <w:pict>
          <v:rect id="Rectangle 16" o:spid="_x0000_s1095" style="position:absolute;margin-left:305.05pt;margin-top:89.2pt;width:132.85pt;height:100.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" fillcolor="white [3201]" strokecolor="#4f81bd [3204]" strokeweight="2pt">
            <v:textbox>
              <w:txbxContent>
                <w:p w:rsidR="00AA4801" w:rsidRDefault="00AA4801" w:rsidP="00FF1A93">
                  <w:pPr>
                    <w:jc w:val="right"/>
                  </w:pPr>
                  <w:r>
                    <w:t>15°C</w:t>
                  </w:r>
                </w:p>
              </w:txbxContent>
            </v:textbox>
          </v:rect>
        </w:pict>
      </w:r>
      <w:r w:rsidRPr="00AB5751">
        <w:rPr>
          <w:rFonts w:ascii="Times New Roman" w:hAnsi="Times New Roman" w:cs="Times New Roman"/>
          <w:b/>
          <w:noProof/>
          <w:sz w:val="24"/>
          <w:szCs w:val="24"/>
          <w:lang w:eastAsia="en-GB"/>
        </w:rPr>
        <w:pict>
          <v:shape id="Text Box 122" o:spid="_x0000_s1096" type="#_x0000_t202" style="position:absolute;margin-left:159.3pt;margin-top:221.75pt;width:114pt;height:37.3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" fillcolor="white [3201]" stroked="f" strokeweight=".5pt">
            <v:textbox>
              <w:txbxContent>
                <w:p w:rsidR="00AA4801" w:rsidRPr="00BE2D6B" w:rsidRDefault="00AA4801" w:rsidP="008B66A9">
                  <w:r>
                    <w:t>Acclimated photosynthesis</w:t>
                  </w:r>
                </w:p>
              </w:txbxContent>
            </v:textbox>
          </v:shape>
        </w:pict>
      </w:r>
      <w:r w:rsidRPr="00AB5751">
        <w:rPr>
          <w:rFonts w:ascii="Times New Roman" w:hAnsi="Times New Roman" w:cs="Times New Roman"/>
          <w:b/>
          <w:noProof/>
          <w:sz w:val="24"/>
          <w:szCs w:val="24"/>
          <w:lang w:eastAsia="en-GB"/>
        </w:rPr>
        <w:pict>
          <v:shape id="Straight Arrow Connector 121" o:spid="_x0000_s1196" type="#_x0000_t32" style="position:absolute;margin-left:173pt;margin-top:177.7pt;width:.65pt;height:36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" strokecolor="black [3213]" strokeweight="3pt">
            <v:stroke endarrow="open"/>
          </v:shape>
        </w:pict>
      </w:r>
      <w:r w:rsidRPr="00AB5751">
        <w:rPr>
          <w:rFonts w:ascii="Times New Roman" w:hAnsi="Times New Roman" w:cs="Times New Roman"/>
          <w:b/>
          <w:noProof/>
          <w:sz w:val="24"/>
          <w:szCs w:val="24"/>
          <w:lang w:eastAsia="en-GB"/>
        </w:rPr>
        <w:pict>
          <v:rect id="Rectangle 114" o:spid="_x0000_s1097" style="position:absolute;margin-left:155.8pt;margin-top:126.5pt;width:132.85pt;height:33.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" fillcolor="white [3201]" strokecolor="red" strokeweight="2pt">
            <v:textbox>
              <w:txbxContent>
                <w:p w:rsidR="00AA4801" w:rsidRDefault="00AA4801" w:rsidP="00BE2D6B">
                  <w:pPr>
                    <w:jc w:val="right"/>
                  </w:pPr>
                  <w:r>
                    <w:t>25°C</w:t>
                  </w:r>
                </w:p>
              </w:txbxContent>
            </v:textbox>
          </v:rect>
        </w:pict>
      </w:r>
      <w:r w:rsidRPr="00AB5751">
        <w:rPr>
          <w:rFonts w:ascii="Times New Roman" w:hAnsi="Times New Roman" w:cs="Times New Roman"/>
          <w:b/>
          <w:noProof/>
          <w:sz w:val="24"/>
          <w:szCs w:val="24"/>
          <w:lang w:eastAsia="en-GB"/>
        </w:rPr>
        <w:pict>
          <v:group id="Group 115" o:spid="_x0000_s1193" style="position:absolute;margin-left:181.55pt;margin-top:130.8pt;width:13.7pt;height:24.3pt;z-index:251726848" coordsize="174171,30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">
            <v:rect id="Rectangle 116" o:spid="_x0000_s1195"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YOscIA&#10;AADcAAAADwAAAGRycy9kb3ducmV2LnhtbERPTWvCQBC9F/oflin0VjfxIBJdpZVaeiiC0fY8zU6T&#10;0Oxs2B1j+u+7guBtHu9zluvRdWqgEFvPBvJJBoq48rbl2sDxsH2ag4qCbLHzTAb+KMJ6dX+3xML6&#10;M+9pKKVWKYRjgQYakb7QOlYNOYwT3xMn7scHh5JgqLUNeE7hrtPTLJtphy2nhgZ72jRU/ZYnZ+B7&#10;81KG14/9p8wPMg6n3ZvL8y9jHh/G5wUooVFu4qv73ab5+Qwuz6QL9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hg6xwgAAANwAAAAPAAAAAAAAAAAAAAAAAJgCAABkcnMvZG93&#10;bnJldi54bWxQSwUGAAAAAAQABAD1AAAAhwMAAAAA&#10;" fillcolor="#eaf1dd [662]" strokecolor="#eaf1dd [662]" strokeweight="2pt"/>
            <v:shape id="Freeform 117" o:spid="_x0000_s1194"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5VcQA&#10;AADcAAAADwAAAGRycy9kb3ducmV2LnhtbERPS2vCQBC+F/oflin0VjcpbZXUVbRFKiL4vHgbstNs&#10;MDsbstsk+uvdQqG3+fieM572thItNb50rCAdJCCIc6dLLhQcD4unEQgfkDVWjknBhTxMJ/d3Y8y0&#10;63hH7T4UIoawz1CBCaHOpPS5IYt+4GriyH27xmKIsCmkbrCL4baSz0nyJi2WHBsM1vRhKD/vf6yC&#10;9XWz6NpkZebbQ0qX3ez0+fXyqtTjQz97BxGoD//iP/dSx/npEH6fiRf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xuVXEAAAA3AAAAA8AAAAAAAAAAAAAAAAAmAIAAGRycy9k&#10;b3ducmV2LnhtbFBLBQYAAAAABAAEAPUAAACJ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w:pict>
      </w:r>
      <w:r w:rsidRPr="00AB5751">
        <w:rPr>
          <w:rFonts w:ascii="Times New Roman" w:hAnsi="Times New Roman" w:cs="Times New Roman"/>
          <w:b/>
          <w:noProof/>
          <w:sz w:val="24"/>
          <w:szCs w:val="24"/>
          <w:lang w:eastAsia="en-GB"/>
        </w:rPr>
        <w:pict>
          <v:group id="Group 118" o:spid="_x0000_s1190" style="position:absolute;margin-left:215.7pt;margin-top:130pt;width:13.7pt;height:24.3pt;z-index:251727872" coordsize="173990,3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">
            <v:rect id="Rectangle 119" o:spid="_x0000_s1192" style="position:absolute;top:152400;width:173990;height:154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YW5MMA&#10;AADcAAAADwAAAGRycy9kb3ducmV2LnhtbERPTWsCMRC9F/ofwhR6q1kVpK5GkUJA7EEaPdjbdDPu&#10;hm4myybq9t83QqG3ebzPWa4H34or9dEFVjAeFSCIq2Ad1wqOB/3yCiImZIttYFLwQxHWq8eHJZY2&#10;3PiDribVIodwLFFBk1JXShmrhjzGUeiIM3cOvceUYV9L2+Mth/tWTopiJj06zg0NdvTWUPVtLl6B&#10;mbovrc3ne7fV+5PeuJ2Rp5lSz0/DZgEi0ZD+xX/urc3zx3O4P5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YW5MMAAADcAAAADwAAAAAAAAAAAAAAAACYAgAAZHJzL2Rv&#10;d25yZXYueG1sUEsFBgAAAAAEAAQA9QAAAIgDAAAAAA==&#10;" fillcolor="#76923c [2406]" strokecolor="#76923c [2406]" strokeweight="2pt"/>
            <v:shape id="Freeform 120" o:spid="_x0000_s1191"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TrnMcA&#10;AADcAAAADwAAAGRycy9kb3ducmV2LnhtbESPT0vDQBDF74LfYRmht3bTYkVit6UqRRGh/7x4G7Jj&#10;NpidDdltkvbTO4eCtxnem/d+s1gNvlYdtbEKbGA6yUARF8FWXBr4Om7Gj6BiQrZYByYDZ4qwWt7e&#10;LDC3oec9dYdUKgnhmKMBl1KTax0LRx7jJDTEov2E1mOStS21bbGXcF/rWZY9aI8VS4PDhl4cFb+H&#10;kzfwedlu+i77cM+745TO+/X369v93JjR3bB+ApVoSP/m6/W7FfyZ4MszMoFe/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065zHAAAA3A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w:pict>
      </w:r>
      <w:r w:rsidRPr="00AB5751">
        <w:rPr>
          <w:rFonts w:ascii="Times New Roman" w:hAnsi="Times New Roman" w:cs="Times New Roman"/>
          <w:b/>
          <w:noProof/>
          <w:sz w:val="24"/>
          <w:szCs w:val="24"/>
          <w:lang w:eastAsia="en-GB"/>
        </w:rPr>
        <w:pict>
          <v:group id="Group 107" o:spid="_x0000_s1187" style="position:absolute;margin-left:181.45pt;margin-top:93.6pt;width:13.7pt;height:24.3pt;z-index:251722752" coordsize="174171,30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">
            <v:rect id="Rectangle 108" o:spid="_x0000_s1189"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yphcQA&#10;AADcAAAADwAAAGRycy9kb3ducmV2LnhtbESPQU/DMAyF70j8h8hI3FhaDmgqyyaYAHFASOuAs9d4&#10;bUXjVInXlX+PD0jcbL3n9z6vNnMYzEQp95EdlIsCDHETfc+tg4/9880STBZkj0NkcvBDGTbry4sV&#10;Vj6eeUdTLa3REM4VOuhExsra3HQUMC/iSKzaMaaAomtqrU941vAw2NuiuLMBe9aGDkfadtR816fg&#10;4LB9rNPT2+5TlnuZp9P7SyjLL+eur+aHezBCs/yb/65fveIXSqvP6AR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MqYXEAAAA3AAAAA8AAAAAAAAAAAAAAAAAmAIAAGRycy9k&#10;b3ducmV2LnhtbFBLBQYAAAAABAAEAPUAAACJAwAAAAA=&#10;" fillcolor="#eaf1dd [662]" strokecolor="#eaf1dd [662]" strokeweight="2pt"/>
            <v:shape id="Freeform 109" o:spid="_x0000_s1188"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seYcUA&#10;AADcAAAADwAAAGRycy9kb3ducmV2LnhtbERPS0sDMRC+C/6HMEJvNqlU0bVpaS3FIgXt49LbsBk3&#10;SzeTZZPubvvrjSB4m4/vOZNZ7yrRUhNKzxpGQwWCOPem5ELDYb+6fwYRIrLByjNpuFCA2fT2ZoKZ&#10;8R1vqd3FQqQQDhlqsDHWmZQht+QwDH1NnLhv3ziMCTaFNA12KdxV8kGpJ+mw5NRgsaY3S/lpd3Ya&#10;NtfPVdeqD7v42o/osp0fl+/jR60Hd/38FUSkPv6L/9xrk+arF/h9Jl0gp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ex5hxQAAANwAAAAPAAAAAAAAAAAAAAAAAJgCAABkcnMv&#10;ZG93bnJldi54bWxQSwUGAAAAAAQABAD1AAAAigM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w:pict>
      </w:r>
      <w:r w:rsidRPr="00AB5751">
        <w:rPr>
          <w:rFonts w:ascii="Times New Roman" w:hAnsi="Times New Roman" w:cs="Times New Roman"/>
          <w:b/>
          <w:noProof/>
          <w:sz w:val="24"/>
          <w:szCs w:val="24"/>
          <w:lang w:eastAsia="en-GB"/>
        </w:rPr>
        <w:pict>
          <v:group id="Group 110" o:spid="_x0000_s1184" style="position:absolute;margin-left:215.6pt;margin-top:92.75pt;width:13.7pt;height:24.3pt;z-index:251723776" coordsize="173990,3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">
            <v:rect id="Rectangle 111" o:spid="_x0000_s1186" style="position:absolute;top:152400;width:173990;height:154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Aa4sMA&#10;AADcAAAADwAAAGRycy9kb3ducmV2LnhtbERPTWsCMRC9C/0PYQq9aXZbkLI1ihQC0h6KqQe9TTfj&#10;bnAzWTapbv99Iwje5vE+Z7EafSfONEQXWEE5K0AQ18E6bhTsvvX0FURMyBa7wKTgjyKslg+TBVY2&#10;XHhLZ5MakUM4VqigTamvpIx1Sx7jLPTEmTuGwWPKcGikHfCSw30nn4tiLj06zg0t9vTeUn0yv16B&#10;eXE/WpvDZ7/RX3u9dh9G7udKPT2O6zcQicZ0F9/cG5vnlyVcn8kX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Aa4sMAAADcAAAADwAAAAAAAAAAAAAAAACYAgAAZHJzL2Rv&#10;d25yZXYueG1sUEsFBgAAAAAEAAQA9QAAAIgDAAAAAA==&#10;" fillcolor="#76923c [2406]" strokecolor="#76923c [2406]" strokeweight="2pt"/>
            <v:shape id="Freeform 112" o:spid="_x0000_s1185"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YazcQA&#10;AADcAAAADwAAAGRycy9kb3ducmV2LnhtbERPyWrDMBC9F/oPYgq9NbJDEoobJWQhtIRCtl56G6yp&#10;ZWqNjKXaTr4+KgRym8dbZzrvbSVaanzpWEE6SEAQ506XXCj4Om1eXkH4gKyxckwKzuRhPnt8mGKm&#10;XccHao+hEDGEfYYKTAh1JqXPDVn0A1cTR+7HNRZDhE0hdYNdDLeVHCbJRFosOTYYrGllKP89/lkF&#10;n5fdpmuTrVnuTymdD4vv9ftorNTzU794AxGoD3fxzf2h4/x0CP/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GGs3EAAAA3AAAAA8AAAAAAAAAAAAAAAAAmAIAAGRycy9k&#10;b3ducmV2LnhtbFBLBQYAAAAABAAEAPUAAACJAw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w:pict>
      </w:r>
      <w:r w:rsidRPr="00AB5751">
        <w:rPr>
          <w:rFonts w:ascii="Times New Roman" w:hAnsi="Times New Roman" w:cs="Times New Roman"/>
          <w:b/>
          <w:noProof/>
          <w:sz w:val="24"/>
          <w:szCs w:val="24"/>
          <w:lang w:eastAsia="en-GB"/>
        </w:rPr>
        <w:pict>
          <v:rect id="Rectangle 106" o:spid="_x0000_s1098" style="position:absolute;margin-left:155.7pt;margin-top:89.3pt;width:132.85pt;height:33.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" fillcolor="white [3201]" strokecolor="#4f81bd [3204]" strokeweight="2pt">
            <v:textbox>
              <w:txbxContent>
                <w:p w:rsidR="00AA4801" w:rsidRDefault="00AA4801" w:rsidP="00BE2D6B">
                  <w:pPr>
                    <w:jc w:val="right"/>
                  </w:pPr>
                  <w:r>
                    <w:t>15°C</w:t>
                  </w:r>
                </w:p>
              </w:txbxContent>
            </v:textbox>
          </v:rect>
        </w:pict>
      </w:r>
      <w:r w:rsidRPr="00AB5751">
        <w:rPr>
          <w:rFonts w:ascii="Times New Roman" w:hAnsi="Times New Roman" w:cs="Times New Roman"/>
          <w:b/>
          <w:noProof/>
          <w:sz w:val="24"/>
          <w:szCs w:val="24"/>
          <w:lang w:eastAsia="en-GB"/>
        </w:rPr>
        <w:pict>
          <v:shape id="TextBox 72" o:spid="_x0000_s1099" type="#_x0000_t202" style="position:absolute;margin-left:-8.35pt;margin-top:361.6pt;width:57.55pt;height:25.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" filled="f" stroked="f">
            <v:textbox>
              <w:txbxContent>
                <w:p w:rsidR="00AA4801" w:rsidRPr="0064073C" w:rsidRDefault="00AA4801" w:rsidP="0064073C">
                  <w:pPr>
                    <w:pStyle w:val="NormalWeb"/>
                    <w:spacing w:before="0" w:beforeAutospacing="0" w:after="0" w:afterAutospacing="0"/>
                    <w:jc w:val="center"/>
                    <w:rPr>
                      <w:sz w:val="18"/>
                    </w:rPr>
                  </w:pPr>
                  <w:proofErr w:type="spellStart"/>
                  <w:proofErr w:type="gramStart"/>
                  <w:r w:rsidRPr="0064073C">
                    <w:rPr>
                      <w:rFonts w:asciiTheme="minorHAnsi" w:hAnsi="Calibri" w:cstheme="minorBidi"/>
                      <w:i/>
                      <w:iCs/>
                      <w:color w:val="0070C0"/>
                      <w:kern w:val="24"/>
                      <w:sz w:val="20"/>
                      <w:szCs w:val="28"/>
                    </w:rPr>
                    <w:t>μmax</w:t>
                  </w:r>
                  <w:proofErr w:type="spellEnd"/>
                  <w:proofErr w:type="gramEnd"/>
                </w:p>
              </w:txbxContent>
            </v:textbox>
          </v:shape>
        </w:pict>
      </w:r>
      <w:r w:rsidRPr="00AB5751">
        <w:rPr>
          <w:rFonts w:ascii="Times New Roman" w:hAnsi="Times New Roman" w:cs="Times New Roman"/>
          <w:b/>
          <w:noProof/>
          <w:sz w:val="24"/>
          <w:szCs w:val="24"/>
          <w:lang w:eastAsia="en-GB"/>
        </w:rPr>
        <w:pict>
          <v:shape id="TextBox 71" o:spid="_x0000_s1100" type="#_x0000_t202" style="position:absolute;margin-left:.5pt;margin-top:345.4pt;width:55.05pt;height:26.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" filled="f" stroked="f">
            <v:textbox>
              <w:txbxContent>
                <w:p w:rsidR="00AA4801" w:rsidRPr="0064073C" w:rsidRDefault="00AA4801" w:rsidP="0064073C">
                  <w:pPr>
                    <w:pStyle w:val="NormalWeb"/>
                    <w:spacing w:before="0" w:beforeAutospacing="0" w:after="0" w:afterAutospacing="0"/>
                    <w:jc w:val="center"/>
                    <w:rPr>
                      <w:sz w:val="18"/>
                    </w:rPr>
                  </w:pPr>
                  <w:proofErr w:type="gramStart"/>
                  <w:r w:rsidRPr="0064073C">
                    <w:rPr>
                      <w:rFonts w:asciiTheme="minorHAnsi" w:hAnsi="Calibri" w:cstheme="minorBidi"/>
                      <w:i/>
                      <w:iCs/>
                      <w:kern w:val="24"/>
                      <w:sz w:val="20"/>
                      <w:szCs w:val="28"/>
                    </w:rPr>
                    <w:t>μ</w:t>
                  </w:r>
                  <w:proofErr w:type="gramEnd"/>
                </w:p>
              </w:txbxContent>
            </v:textbox>
          </v:shape>
        </w:pict>
      </w:r>
      <w:r w:rsidRPr="00AB5751">
        <w:rPr>
          <w:rFonts w:ascii="Times New Roman" w:hAnsi="Times New Roman" w:cs="Times New Roman"/>
          <w:b/>
          <w:noProof/>
          <w:sz w:val="24"/>
          <w:szCs w:val="24"/>
          <w:lang w:eastAsia="en-GB"/>
        </w:rPr>
        <w:pict>
          <v:shape id="Text Box 105" o:spid="_x0000_s1101" type="#_x0000_t202" style="position:absolute;margin-left:62pt;margin-top:300.4pt;width:70.65pt;height:37.3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" fillcolor="white [3201]" stroked="f" strokeweight=".5pt">
            <v:textbox>
              <w:txbxContent>
                <w:p w:rsidR="00AA4801" w:rsidRPr="00BE2D6B" w:rsidRDefault="00AA4801">
                  <w:r w:rsidRPr="00BE2D6B">
                    <w:t>Growth rate</w:t>
                  </w:r>
                </w:p>
              </w:txbxContent>
            </v:textbox>
          </v:shape>
        </w:pict>
      </w:r>
      <w:r w:rsidRPr="00AB5751">
        <w:rPr>
          <w:rFonts w:ascii="Times New Roman" w:hAnsi="Times New Roman" w:cs="Times New Roman"/>
          <w:b/>
          <w:noProof/>
          <w:sz w:val="24"/>
          <w:szCs w:val="24"/>
          <w:lang w:eastAsia="en-GB"/>
        </w:rPr>
        <w:pict>
          <v:shape id="Straight Arrow Connector 104" o:spid="_x0000_s1183" type="#_x0000_t32" style="position:absolute;margin-left:44.35pt;margin-top:290.4pt;width:.65pt;height:36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" strokecolor="black [3213]" strokeweight="3pt">
            <v:stroke endarrow="open"/>
          </v:shape>
        </w:pict>
      </w:r>
      <w:r w:rsidRPr="00AB5751">
        <w:rPr>
          <w:rFonts w:ascii="Times New Roman" w:hAnsi="Times New Roman" w:cs="Times New Roman"/>
          <w:b/>
          <w:noProof/>
          <w:sz w:val="24"/>
          <w:szCs w:val="24"/>
          <w:lang w:eastAsia="en-GB"/>
        </w:rPr>
        <w:pict>
          <v:shape id="TextBox 70" o:spid="_x0000_s1102" type="#_x0000_t202" style="position:absolute;margin-left:110.55pt;margin-top:415.3pt;width:28pt;height:26.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" filled="f" stroked="f">
            <v:textbox>
              <w:txbxContent>
                <w:p w:rsidR="00AA4801" w:rsidRDefault="00AA4801" w:rsidP="0064073C">
                  <w:pPr>
                    <w:pStyle w:val="NormalWeb"/>
                    <w:spacing w:before="0" w:beforeAutospacing="0" w:after="0" w:afterAutospacing="0"/>
                    <w:jc w:val="center"/>
                  </w:pPr>
                  <w:r w:rsidRPr="0064073C">
                    <w:rPr>
                      <w:rFonts w:asciiTheme="minorHAnsi" w:hAnsi="Calibri" w:cstheme="minorBidi"/>
                      <w:iCs/>
                      <w:kern w:val="24"/>
                      <w:sz w:val="20"/>
                      <w:szCs w:val="28"/>
                    </w:rPr>
                    <w:t>[P</w:t>
                  </w:r>
                  <w:proofErr w:type="gramStart"/>
                  <w:r w:rsidRPr="0064073C">
                    <w:rPr>
                      <w:rFonts w:asciiTheme="minorHAnsi" w:hAnsi="Calibri" w:cstheme="minorBidi"/>
                      <w:iCs/>
                      <w:kern w:val="24"/>
                      <w:sz w:val="20"/>
                      <w:szCs w:val="28"/>
                    </w:rPr>
                    <w:t>]</w:t>
                  </w:r>
                  <w:r>
                    <w:rPr>
                      <w:rFonts w:asciiTheme="minorHAnsi" w:hAnsi="Calibri" w:cstheme="minorBidi"/>
                      <w:i/>
                      <w:iCs/>
                      <w:color w:val="0070C0"/>
                      <w:kern w:val="24"/>
                      <w:position w:val="-7"/>
                      <w:sz w:val="28"/>
                      <w:szCs w:val="28"/>
                      <w:vertAlign w:val="subscript"/>
                    </w:rPr>
                    <w:t>1</w:t>
                  </w:r>
                  <w:proofErr w:type="gramEnd"/>
                </w:p>
              </w:txbxContent>
            </v:textbox>
          </v:shape>
        </w:pict>
      </w:r>
      <w:r w:rsidRPr="00AB5751">
        <w:rPr>
          <w:rFonts w:ascii="Times New Roman" w:hAnsi="Times New Roman" w:cs="Times New Roman"/>
          <w:b/>
          <w:noProof/>
          <w:sz w:val="24"/>
          <w:szCs w:val="24"/>
          <w:lang w:eastAsia="en-GB"/>
        </w:rPr>
        <w:pict>
          <v:shape id="_x0000_s1103" type="#_x0000_t202" style="position:absolute;margin-left:34pt;margin-top:413.65pt;width:28pt;height:26.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" filled="f" stroked="f">
            <v:textbox>
              <w:txbxContent>
                <w:p w:rsidR="00AA4801" w:rsidRDefault="00AA4801" w:rsidP="0064073C">
                  <w:pPr>
                    <w:pStyle w:val="NormalWeb"/>
                    <w:spacing w:before="0" w:beforeAutospacing="0" w:after="0" w:afterAutospacing="0"/>
                    <w:jc w:val="center"/>
                  </w:pPr>
                  <w:r w:rsidRPr="0064073C">
                    <w:rPr>
                      <w:rFonts w:asciiTheme="minorHAnsi" w:hAnsi="Calibri" w:cstheme="minorBidi"/>
                      <w:i/>
                      <w:iCs/>
                      <w:color w:val="FF0000"/>
                      <w:kern w:val="24"/>
                      <w:sz w:val="20"/>
                      <w:szCs w:val="28"/>
                    </w:rPr>
                    <w:t>Ks</w:t>
                  </w:r>
                  <w:r>
                    <w:rPr>
                      <w:rFonts w:asciiTheme="minorHAnsi" w:hAnsi="Calibri" w:cstheme="minorBidi"/>
                      <w:i/>
                      <w:iCs/>
                      <w:color w:val="0070C0"/>
                      <w:kern w:val="24"/>
                      <w:position w:val="-7"/>
                      <w:sz w:val="28"/>
                      <w:szCs w:val="28"/>
                      <w:vertAlign w:val="subscript"/>
                    </w:rPr>
                    <w:t>1</w:t>
                  </w:r>
                </w:p>
              </w:txbxContent>
            </v:textbox>
          </v:shape>
        </w:pict>
      </w:r>
      <w:r w:rsidRPr="00AB5751">
        <w:rPr>
          <w:rFonts w:ascii="Times New Roman" w:hAnsi="Times New Roman" w:cs="Times New Roman"/>
          <w:b/>
          <w:noProof/>
          <w:sz w:val="24"/>
          <w:szCs w:val="24"/>
          <w:lang w:eastAsia="en-GB"/>
        </w:rPr>
        <w:pict>
          <v:shape id="_x0000_s1104" type="#_x0000_t202" style="position:absolute;margin-left:46.55pt;margin-top:413.9pt;width:28pt;height:26.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" filled="f" stroked="f">
            <v:textbox>
              <w:txbxContent>
                <w:p w:rsidR="00AA4801" w:rsidRDefault="00AA4801" w:rsidP="0064073C">
                  <w:pPr>
                    <w:pStyle w:val="NormalWeb"/>
                    <w:spacing w:before="0" w:beforeAutospacing="0" w:after="0" w:afterAutospacing="0"/>
                    <w:jc w:val="center"/>
                  </w:pPr>
                  <w:r w:rsidRPr="0064073C">
                    <w:rPr>
                      <w:rFonts w:asciiTheme="minorHAnsi" w:hAnsi="Calibri" w:cstheme="minorBidi"/>
                      <w:i/>
                      <w:iCs/>
                      <w:color w:val="0070C0"/>
                      <w:kern w:val="24"/>
                      <w:sz w:val="20"/>
                      <w:szCs w:val="28"/>
                    </w:rPr>
                    <w:t>Ks</w:t>
                  </w:r>
                  <w:r>
                    <w:rPr>
                      <w:rFonts w:asciiTheme="minorHAnsi" w:hAnsi="Calibri" w:cstheme="minorBidi"/>
                      <w:i/>
                      <w:iCs/>
                      <w:color w:val="0070C0"/>
                      <w:kern w:val="24"/>
                      <w:position w:val="-7"/>
                      <w:sz w:val="28"/>
                      <w:szCs w:val="28"/>
                      <w:vertAlign w:val="subscript"/>
                    </w:rPr>
                    <w:t>1</w:t>
                  </w:r>
                </w:p>
              </w:txbxContent>
            </v:textbox>
          </v:shape>
        </w:pict>
      </w:r>
      <w:r w:rsidRPr="00AB5751">
        <w:rPr>
          <w:rFonts w:ascii="Times New Roman" w:hAnsi="Times New Roman" w:cs="Times New Roman"/>
          <w:b/>
          <w:noProof/>
          <w:sz w:val="24"/>
          <w:szCs w:val="24"/>
          <w:lang w:eastAsia="en-GB"/>
        </w:rPr>
        <w:pict>
          <v:shape id="_x0000_s1105" type="#_x0000_t202" style="position:absolute;margin-left:-6.5pt;margin-top:373.65pt;width:55.05pt;height:26.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" filled="f" stroked="f">
            <v:textbox>
              <w:txbxContent>
                <w:p w:rsidR="00AA4801" w:rsidRPr="0064073C" w:rsidRDefault="00AA4801" w:rsidP="0064073C">
                  <w:pPr>
                    <w:pStyle w:val="NormalWeb"/>
                    <w:spacing w:before="0" w:beforeAutospacing="0" w:after="0" w:afterAutospacing="0"/>
                    <w:jc w:val="center"/>
                    <w:rPr>
                      <w:sz w:val="18"/>
                    </w:rPr>
                  </w:pPr>
                  <w:proofErr w:type="spellStart"/>
                  <w:proofErr w:type="gramStart"/>
                  <w:r w:rsidRPr="0064073C">
                    <w:rPr>
                      <w:rFonts w:asciiTheme="minorHAnsi" w:hAnsi="Calibri" w:cstheme="minorBidi"/>
                      <w:i/>
                      <w:iCs/>
                      <w:color w:val="FF0000"/>
                      <w:kern w:val="24"/>
                      <w:sz w:val="20"/>
                      <w:szCs w:val="28"/>
                    </w:rPr>
                    <w:t>μmax</w:t>
                  </w:r>
                  <w:proofErr w:type="spellEnd"/>
                  <w:proofErr w:type="gramEnd"/>
                </w:p>
              </w:txbxContent>
            </v:textbox>
          </v:shape>
        </w:pict>
      </w:r>
      <w:r w:rsidRPr="00AB5751">
        <w:rPr>
          <w:rFonts w:ascii="Times New Roman" w:hAnsi="Times New Roman" w:cs="Times New Roman"/>
          <w:b/>
          <w:noProof/>
          <w:sz w:val="24"/>
          <w:szCs w:val="24"/>
          <w:lang w:eastAsia="en-GB"/>
        </w:rPr>
        <w:pict>
          <v:group id="Group 100" o:spid="_x0000_s1174" style="position:absolute;margin-left:38.65pt;margin-top:358.4pt;width:94.65pt;height:53.4pt;z-index:251711488" coordsize="12020,6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">
            <v:line id="Straight Connector 68" o:spid="_x0000_s1182" style="position:absolute;visibility:visible;mso-wrap-style:square" from="2624,3386" to="2624,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e1hMUAAADbAAAADwAAAGRycy9kb3ducmV2LnhtbESPQWvCQBSE7wX/w/IKvenGHIKmriIF&#10;oT2U0thSvT2zzyRt9m3IbmLy711B6HGYmW+Y1WYwteipdZVlBfNZBII4t7riQsHXfjddgHAeWWNt&#10;mRSM5GCznjysMNX2wp/UZ74QAcIuRQWl900qpctLMuhmtiEO3tm2Bn2QbSF1i5cAN7WMoyiRBisO&#10;CyU29FJS/pd1RkFnT/Pv9yx5+y1wWX/8HA9uHA9KPT0O22cQngb/H763X7WCZQy3L+EHyP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e1hMUAAADbAAAADwAAAAAAAAAA&#10;AAAAAAChAgAAZHJzL2Rvd25yZXYueG1sUEsFBgAAAAAEAAQA+QAAAJMDAAAAAA==&#10;" strokecolor="black [3213]" strokeweight="1.5pt">
              <v:stroke dashstyle="dash"/>
            </v:line>
            <v:group id="Group 99" o:spid="_x0000_s1175" style="position:absolute;width:12020;height:6781" coordsize="12020,6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group id="_x0000_s1179" style="position:absolute;width:12020;height:6515" coordorigin="10668" coordsize="20574,12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line id="Straight Connector 89" o:spid="_x0000_s1181" style="position:absolute;visibility:visible;mso-wrap-style:square" from="10668,0" to="10668,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Xy/sIAAADbAAAADwAAAGRycy9kb3ducmV2LnhtbESPQYvCMBSE7wv+h/AEb2uqB3WrUUQo&#10;CLKKrgePj+bZFJuX0sRa//1GEDwOM/MNs1h1thItNb50rGA0TEAQ506XXCg4/2XfMxA+IGusHJOC&#10;J3lYLXtfC0y1e/CR2lMoRISwT1GBCaFOpfS5IYt+6Gri6F1dYzFE2RRSN/iIcFvJcZJMpMWS44LB&#10;mjaG8tvpbhUUF9J2d94epu1ve70dNlmyN5lSg363noMI1IVP+N3eagWzH3h9iT9AL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CXy/sIAAADbAAAADwAAAAAAAAAAAAAA&#10;AAChAgAAZHJzL2Rvd25yZXYueG1sUEsFBgAAAAAEAAQA+QAAAJADAAAAAA==&#10;" strokecolor="black [3213]" strokeweight="2.25pt"/>
                <v:line id="Straight Connector 90" o:spid="_x0000_s1180" style="position:absolute;visibility:visible;mso-wrap-style:square" from="10668,12954" to="31242,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NvsEAAADbAAAADwAAAGRycy9kb3ducmV2LnhtbERPz2vCMBS+D/wfwhN2m6keNleNIoVC&#10;YWxF58Hjo3k2xealNLHt/vvlIHj8+H5v95NtxUC9bxwrWC4SEMSV0w3XCs6/+dsahA/IGlvHpOCP&#10;POx3s5ctptqNfKThFGoRQ9inqMCE0KVS+sqQRb9wHXHkrq63GCLsa6l7HGO4beUqSd6lxYZjg8GO&#10;MkPV7XS3CuoLaft1LsqP4Xu43sosT35MrtTrfDpsQASawlP8cBdawWdcH7/EHyB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xs2+wQAAANsAAAAPAAAAAAAAAAAAAAAA&#10;AKECAABkcnMvZG93bnJldi54bWxQSwUGAAAAAAQABAD5AAAAjwMAAAAA&#10;" strokecolor="black [3213]" strokeweight="2.25pt"/>
              </v:group>
              <v:group id="Group 98" o:spid="_x0000_s1176" style="position:absolute;left:169;top:762;width:11752;height:6019" coordsize="11751,6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Freeform 76" o:spid="_x0000_s1178" style="position:absolute;left:169;width:11582;height:5772;visibility:visible;mso-wrap-style:square;v-text-anchor:middle" coordsize="1982624,1148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WT8IA&#10;AADbAAAADwAAAGRycy9kb3ducmV2LnhtbESPT4vCMBTE78J+h/CEvYgmu/7drlFEEMSb7oLXR/Ns&#10;q81LaaKt394IgsdhZn7DzJetLcWNal841vA1UCCIU2cKzjT8/236MxA+IBssHZOGO3lYLj46c0yM&#10;a3hPt0PIRISwT1BDHkKVSOnTnCz6gauIo3dytcUQZZ1JU2MT4baU30pNpMWC40KOFa1zSi+Hq9WA&#10;p408K3VW4/s07Ea9YVMc943Wn9129QsiUBve4Vd7azT8TOD5Jf4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x9ZPwgAAANsAAAAPAAAAAAAAAAAAAAAAAJgCAABkcnMvZG93&#10;bnJldi54bWxQSwUGAAAAAAQABAD1AAAAhwMAAAAA&#10;" path="m,1148031c236434,747802,472868,347574,803305,156718,1133742,-34138,1982624,2894,1982624,2894r,e" filled="f" strokecolor="#0070c0" strokeweight="2pt">
                  <v:path arrowok="t" o:connecttype="custom" o:connectlocs="0,577215;469287,78796;1158240,1455;1158240,1455" o:connectangles="0,0,0,0"/>
                </v:shape>
                <v:shape id="Freeform 89" o:spid="_x0000_s1177" style="position:absolute;top:1524;width:11728;height:4495;visibility:visible;mso-wrap-style:square;v-text-anchor:middle" coordsize="2008262,734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3gq8YA&#10;AADbAAAADwAAAGRycy9kb3ducmV2LnhtbESPW2vCQBSE3wv+h+UIfRHdtA+NRleRgtJiwXoBXw/Z&#10;YxLNng3ZzaX/visU+jjMzDfMYtWbUrRUu8KygpdJBII4tbrgTMH5tBlPQTiPrLG0TAp+yMFqOXha&#10;YKJtxwdqjz4TAcIuQQW591UipUtzMugmtiIO3tXWBn2QdSZ1jV2Am1K+RtGbNFhwWMixovec0vux&#10;MQouxe582N8uX6PPbOu/73Gzd9FIqedhv56D8NT7//Bf+0MrmMXw+BJ+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3gq8YAAADbAAAADwAAAAAAAAAAAAAAAACYAgAAZHJz&#10;L2Rvd25yZXYueG1sUEsFBgAAAAAEAAQA9QAAAIsDAAAAAA==&#10;" path="m,734939c54835,497081,109671,259223,444381,136733,779091,14243,1393676,7121,2008262,e" filled="f" strokecolor="red" strokeweight="2pt">
                  <v:path arrowok="t" o:connecttype="custom" o:connectlocs="0,449580;259523,83643;1172845,0" o:connectangles="0,0,0"/>
                </v:shape>
              </v:group>
            </v:group>
          </v:group>
        </w:pict>
      </w:r>
      <w:r w:rsidRPr="00AB5751">
        <w:rPr>
          <w:rFonts w:ascii="Times New Roman" w:hAnsi="Times New Roman" w:cs="Times New Roman"/>
          <w:b/>
          <w:noProof/>
          <w:sz w:val="24"/>
          <w:szCs w:val="24"/>
          <w:lang w:eastAsia="en-GB"/>
        </w:rPr>
        <w:pict>
          <v:line id="Straight Connector 67" o:spid="_x0000_s1173" style="position:absolute;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55pt,394.75pt" to="47.5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" strokecolor="black [3213]" strokeweight="1.5pt">
            <v:stroke dashstyle="dash"/>
          </v:line>
        </w:pict>
      </w:r>
      <w:r w:rsidRPr="00AB5751">
        <w:rPr>
          <w:rFonts w:ascii="Times New Roman" w:hAnsi="Times New Roman" w:cs="Times New Roman"/>
          <w:noProof/>
          <w:sz w:val="24"/>
          <w:szCs w:val="24"/>
          <w:lang w:eastAsia="en-GB"/>
        </w:rPr>
        <w:pict>
          <v:rect id="Rectangle 12" o:spid="_x0000_s1106" style="position:absolute;margin-left:.4pt;margin-top:26pt;width:143.55pt;height:418.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" fillcolor="white [3201]" strokecolor="#4f81bd [3204]" strokeweight="2pt">
            <v:textbox>
              <w:txbxContent>
                <w:p w:rsidR="00AA4801" w:rsidRPr="0064073C" w:rsidRDefault="00AA4801" w:rsidP="0064073C">
                  <w:pPr>
                    <w:rPr>
                      <w:b/>
                    </w:rPr>
                  </w:pPr>
                  <w:r w:rsidRPr="0064073C">
                    <w:rPr>
                      <w:b/>
                    </w:rPr>
                    <w:t>Temperature-and-nutrient-dependent growth rate</w:t>
                  </w:r>
                </w:p>
                <w:p w:rsidR="00AA4801" w:rsidRDefault="00AA4801" w:rsidP="0064073C">
                  <w:r>
                    <w:t>For each species</w:t>
                  </w:r>
                </w:p>
              </w:txbxContent>
            </v:textbox>
          </v:rect>
        </w:pict>
      </w:r>
      <w:r w:rsidRPr="00AB5751">
        <w:rPr>
          <w:rFonts w:ascii="Times New Roman" w:hAnsi="Times New Roman" w:cs="Times New Roman"/>
          <w:noProof/>
          <w:sz w:val="24"/>
          <w:szCs w:val="24"/>
          <w:lang w:eastAsia="en-GB"/>
        </w:rPr>
        <w:pict>
          <v:rect id="Rectangle 13" o:spid="_x0000_s1107" style="position:absolute;margin-left:151.25pt;margin-top:26.45pt;width:143.55pt;height:41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" fillcolor="white [3201]" strokecolor="#4f81bd [3204]" strokeweight="2pt">
            <v:textbox>
              <w:txbxContent>
                <w:p w:rsidR="00AA4801" w:rsidRDefault="00AA4801" w:rsidP="00BE2D6B">
                  <w:pPr>
                    <w:spacing w:after="0"/>
                    <w:rPr>
                      <w:b/>
                    </w:rPr>
                  </w:pPr>
                  <w:r w:rsidRPr="0064073C">
                    <w:rPr>
                      <w:b/>
                    </w:rPr>
                    <w:t>Acclimated physiology</w:t>
                  </w:r>
                </w:p>
                <w:p w:rsidR="00AA4801" w:rsidRDefault="00AA4801" w:rsidP="0064073C"/>
                <w:p w:rsidR="00AA4801" w:rsidRPr="00BE2D6B" w:rsidRDefault="00AA4801" w:rsidP="0064073C">
                  <w:r w:rsidRPr="00BE2D6B">
                    <w:t>For each species</w:t>
                  </w:r>
                </w:p>
                <w:p w:rsidR="00AA4801" w:rsidRPr="0064073C" w:rsidRDefault="00AA4801" w:rsidP="0064073C">
                  <w:pPr>
                    <w:rPr>
                      <w:b/>
                    </w:rPr>
                  </w:pPr>
                </w:p>
              </w:txbxContent>
            </v:textbox>
          </v:rect>
        </w:pict>
      </w:r>
      <w:r w:rsidRPr="00AB5751">
        <w:rPr>
          <w:rFonts w:ascii="Times New Roman" w:hAnsi="Times New Roman" w:cs="Times New Roman"/>
          <w:b/>
          <w:noProof/>
          <w:sz w:val="24"/>
          <w:szCs w:val="24"/>
          <w:lang w:eastAsia="en-GB"/>
        </w:rPr>
        <w:pict>
          <v:group id="Group 85" o:spid="_x0000_s1170" style="position:absolute;margin-left:82.1pt;margin-top:246.05pt;width:13.7pt;height:24.3pt;z-index:251702272" coordsize="173990,3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">
            <v:rect id="Rectangle 86" o:spid="_x0000_s1172" style="position:absolute;top:152400;width:173990;height:154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4Vo8QA&#10;AADbAAAADwAAAGRycy9kb3ducmV2LnhtbESPQWsCMRSE74X+h/AKvdWsLSyyNYoIAWkP0tiDvb1u&#10;nrvBzcuySXX9940geBxm5htmvhx9J040RBdYwXRSgCCug3XcKPje6ZcZiJiQLXaBScGFIiwXjw9z&#10;rGw48xedTGpEhnCsUEGbUl9JGeuWPMZJ6ImzdwiDx5Tl0Eg74DnDfSdfi6KUHh3nhRZ7WrdUH82f&#10;V2De3K/W5uez3+jtXq/ch5H7Uqnnp3H1DiLRmO7hW3tjFcxKuH7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OFaPEAAAA2wAAAA8AAAAAAAAAAAAAAAAAmAIAAGRycy9k&#10;b3ducmV2LnhtbFBLBQYAAAAABAAEAPUAAACJAwAAAAA=&#10;" fillcolor="#76923c [2406]" strokecolor="#76923c [2406]" strokeweight="2pt"/>
            <v:shape id="Freeform 87" o:spid="_x0000_s1171"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6ozsYA&#10;AADbAAAADwAAAGRycy9kb3ducmV2LnhtbESPQWvCQBSE74L/YXlCb7qxtFaiq2iLtBTBqr309sg+&#10;s8Hs25DdJrG/visIHoeZ+YaZLztbioZqXzhWMB4lIIgzpwvOFXwfN8MpCB+QNZaOScGFPCwX/d4c&#10;U+1a3lNzCLmIEPYpKjAhVKmUPjNk0Y9cRRy9k6sthijrXOoa2wi3pXxMkom0WHBcMFjRq6HsfPi1&#10;CrZ/u03bJJ9m/XUc02W/+nl7f3pW6mHQrWYgAnXhHr61P7SC6Qtcv8Qf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6ozs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w:pict>
      </w:r>
      <w:r w:rsidRPr="00AB5751">
        <w:rPr>
          <w:rFonts w:ascii="Times New Roman" w:hAnsi="Times New Roman" w:cs="Times New Roman"/>
          <w:b/>
          <w:noProof/>
          <w:sz w:val="24"/>
          <w:szCs w:val="24"/>
          <w:lang w:eastAsia="en-GB"/>
        </w:rPr>
        <w:pict>
          <v:group id="Group 82" o:spid="_x0000_s1167" style="position:absolute;margin-left:52.95pt;margin-top:246.45pt;width:13.7pt;height:24.3pt;z-index:251701248" coordsize="174171,30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">
            <v:rect id="Rectangle 83" o:spid="_x0000_s1169"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O2usAA&#10;AADbAAAADwAAAGRycy9kb3ducmV2LnhtbESPS4vCMBSF94L/IVzBnaaOKFKNUoWCm1n4wu2lubbF&#10;5qYkGa3/3gwILg/n8XFWm8404kHO15YVTMYJCOLC6ppLBedTPlqA8AFZY2OZFLzIw2bd760w1fbJ&#10;B3ocQyniCPsUFVQhtKmUvqjIoB/bljh6N+sMhihdKbXDZxw3jfxJkrk0WHMkVNjSrqLifvwzEZLM&#10;s2nn8vw6y+xFn35359u2Vmo46LIliEBd+IY/7b1WsJjC/5f4A+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O2usAAAADbAAAADwAAAAAAAAAAAAAAAACYAgAAZHJzL2Rvd25y&#10;ZXYueG1sUEsFBgAAAAAEAAQA9QAAAIUDAAAAAA==&#10;" fillcolor="#c2d69b [1942]" strokecolor="#c2d69b [1942]" strokeweight="2pt"/>
            <v:shape id="Freeform 84" o:spid="_x0000_s1168"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w2ucYA&#10;AADbAAAADwAAAGRycy9kb3ducmV2LnhtbESPQWvCQBSE74L/YXlCb2ZjsUWiq6hFWopg1V68PbKv&#10;2dDs25DdJrG/visUPA4z8w2zWPW2Ei01vnSsYJKkIIhzp0suFHyed+MZCB+QNVaOScGVPKyWw8EC&#10;M+06PlJ7CoWIEPYZKjAh1JmUPjdk0SeuJo7el2sshiibQuoGuwi3lXxM02dpseS4YLCmraH8+/Rj&#10;Fex/D7uuTd/N5uM8oetxfXl5nT4p9TDq13MQgfpwD/+337SC2RRuX+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w2uc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w:pict>
      </w:r>
      <w:r w:rsidRPr="00AB5751">
        <w:rPr>
          <w:rFonts w:ascii="Times New Roman" w:hAnsi="Times New Roman" w:cs="Times New Roman"/>
          <w:b/>
          <w:noProof/>
          <w:sz w:val="24"/>
          <w:szCs w:val="24"/>
          <w:lang w:eastAsia="en-GB"/>
        </w:rPr>
        <w:pict>
          <v:group id="Group 79" o:spid="_x0000_s1164" style="position:absolute;margin-left:30.7pt;margin-top:246.9pt;width:13.7pt;height:24.3pt;z-index:251700224" coordsize="174171,30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">
            <v:rect id="Rectangle 80" o:spid="_x0000_s1166"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vV8EA&#10;AADbAAAADwAAAGRycy9kb3ducmV2LnhtbERPy4rCMBTdC/5DuAOz03QckdoxShGU2Qg+F+4uzbXt&#10;2NyUJtaOX28WgsvDec8WnalES40rLSv4GkYgiDOrS84VHA+rQQzCeWSNlWVS8E8OFvN+b4aJtnfe&#10;Ubv3uQgh7BJUUHhfJ1K6rCCDbmhr4sBdbGPQB9jkUjd4D+GmkqMomkiDJYeGAmtaFpRd9zej4K++&#10;XtL1dnui8ffmMZ3684PxrNTnR5f+gPDU+bf45f7VCuK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kr1fBAAAA2wAAAA8AAAAAAAAAAAAAAAAAmAIAAGRycy9kb3du&#10;cmV2LnhtbFBLBQYAAAAABAAEAPUAAACGAwAAAAA=&#10;" fillcolor="#d6e3bc [1302]" strokecolor="#d6e3bc [1302]" strokeweight="2pt"/>
            <v:shape id="Freeform 81" o:spid="_x0000_s1165"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uVIcYA&#10;AADbAAAADwAAAGRycy9kb3ducmV2LnhtbESPT2vCQBTE7wW/w/IEb3WT0oqkrqIt0iIF//XS2yP7&#10;mg1m34bsmsR+ercgeBxm5jfMbNHbSrTU+NKxgnScgCDOnS65UPB9XD9OQfiArLFyTAou5GExHzzM&#10;MNOu4z21h1CICGGfoQITQp1J6XNDFv3Y1cTR+3WNxRBlU0jdYBfhtpJPSTKRFkuOCwZrejOUnw5n&#10;q+Drb7vu2mRjVrtjSpf98uf94/lFqdGwX76CCNSHe/jW/tQKpin8f4k/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uVIc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w:pict>
      </w:r>
      <w:r w:rsidRPr="00AB5751">
        <w:rPr>
          <w:rFonts w:ascii="Times New Roman" w:hAnsi="Times New Roman" w:cs="Times New Roman"/>
          <w:b/>
          <w:noProof/>
          <w:sz w:val="24"/>
          <w:szCs w:val="24"/>
          <w:lang w:eastAsia="en-GB"/>
        </w:rPr>
        <w:pict>
          <v:group id="Group 76" o:spid="_x0000_s1161" style="position:absolute;margin-left:9.7pt;margin-top:246.9pt;width:13.7pt;height:24.3pt;z-index:251699200" coordsize="174171,30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">
            <v:rect id="Rectangle 77" o:spid="_x0000_s1163"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ukcQA&#10;AADbAAAADwAAAGRycy9kb3ducmV2LnhtbESPQUvDQBSE74L/YXkFb3YTD7bEbostKh5EaNp6fs2+&#10;JsHs27D7msZ/7wpCj8PMfMMsVqPr1EAhtp4N5NMMFHHlbcu1gf3u9X4OKgqyxc4zGfihCKvl7c0C&#10;C+svvKWhlFolCMcCDTQifaF1rBpyGKe+J07eyQeHkmSotQ14SXDX6Ycse9QOW04LDfa0aaj6Ls/O&#10;wHGzLsPLx/Yg852Mw/nzzeX5lzF3k/H5CZTQKNfwf/vdGpjN4O9L+g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kbpHEAAAA2wAAAA8AAAAAAAAAAAAAAAAAmAIAAGRycy9k&#10;b3ducmV2LnhtbFBLBQYAAAAABAAEAPUAAACJAwAAAAA=&#10;" fillcolor="#eaf1dd [662]" strokecolor="#eaf1dd [662]" strokeweight="2pt"/>
            <v:shape id="Freeform 78" o:spid="_x0000_s1162"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RMm8MA&#10;AADbAAAADwAAAGRycy9kb3ducmV2LnhtbERPy2rCQBTdC/2H4Rbc6URRW1JH8YEoUmjVbrq7ZG4z&#10;oZk7ITMmsV/fWQguD+c9X3a2FA3VvnCsYDRMQBBnThecK/i67AavIHxA1lg6JgU38rBcPPXmmGrX&#10;8omac8hFDGGfogITQpVK6TNDFv3QVcSR+3G1xRBhnUtdYxvDbSnHSTKTFguODQYr2hjKfs9Xq+D9&#10;72PXNsnRrD8vI7qdVt/b/WSqVP+5W72BCNSFh/juPmgFL3Fs/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RMm8MAAADbAAAADwAAAAAAAAAAAAAAAACYAgAAZHJzL2Rv&#10;d25yZXYueG1sUEsFBgAAAAAEAAQA9QAAAIg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w:pict>
      </w:r>
      <w:r w:rsidRPr="00AB5751">
        <w:rPr>
          <w:rFonts w:ascii="Times New Roman" w:hAnsi="Times New Roman" w:cs="Times New Roman"/>
          <w:b/>
          <w:noProof/>
          <w:sz w:val="24"/>
          <w:szCs w:val="24"/>
          <w:lang w:eastAsia="en-GB"/>
        </w:rPr>
        <w:pict>
          <v:rect id="Rectangle 75" o:spid="_x0000_s1108" style="position:absolute;margin-left:5.4pt;margin-top:242.65pt;width:132.85pt;height:3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" fillcolor="white [3201]" strokecolor="red" strokeweight="2pt">
            <v:textbox>
              <w:txbxContent>
                <w:p w:rsidR="00AA4801" w:rsidRDefault="00AA4801" w:rsidP="0064073C">
                  <w:pPr>
                    <w:jc w:val="right"/>
                  </w:pPr>
                  <w:r>
                    <w:t>35°C</w:t>
                  </w:r>
                </w:p>
              </w:txbxContent>
            </v:textbox>
          </v:rect>
        </w:pict>
      </w:r>
      <w:r w:rsidRPr="00AB5751">
        <w:rPr>
          <w:rFonts w:ascii="Times New Roman" w:hAnsi="Times New Roman" w:cs="Times New Roman"/>
          <w:b/>
          <w:noProof/>
          <w:sz w:val="24"/>
          <w:szCs w:val="24"/>
          <w:lang w:eastAsia="en-GB"/>
        </w:rPr>
        <w:pict>
          <v:group id="Group 72" o:spid="_x0000_s1158" style="position:absolute;margin-left:82.55pt;margin-top:207.25pt;width:13.7pt;height:24.3pt;z-index:251696128" coordsize="173990,3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">
            <v:rect id="Rectangle 73" o:spid="_x0000_s1160" style="position:absolute;top:152400;width:173990;height:154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zGHMQA&#10;AADbAAAADwAAAGRycy9kb3ducmV2LnhtbESPQWsCMRSE74X+h/AK3mq2FaysRpFCQPRQGj3Y2+vm&#10;uRu6eVk2Udd/bwqFHoeZ+YZZrAbfigv10QVW8DIuQBBXwTquFRz2+nkGIiZki21gUnCjCKvl48MC&#10;Sxuu/EkXk2qRIRxLVNCk1JVSxqohj3EcOuLsnULvMWXZ19L2eM1w38rXophKj47zQoMdvTdU/Ziz&#10;V2Am7ltr87XrNvrjqNdua+RxqtToaVjPQSQa0n/4r72xCt4m8Psl/w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sxhzEAAAA2wAAAA8AAAAAAAAAAAAAAAAAmAIAAGRycy9k&#10;b3ducmV2LnhtbFBLBQYAAAAABAAEAPUAAACJAwAAAAA=&#10;" fillcolor="#76923c [2406]" strokecolor="#76923c [2406]" strokeweight="2pt"/>
            <v:shape id="Freeform 74" o:spid="_x0000_s1159"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lGnsYA&#10;AADbAAAADwAAAGRycy9kb3ducmV2LnhtbESPT2vCQBTE7wW/w/IKvdWNorVEV9EWUaRQ//Ti7ZF9&#10;zQazb0N2m0Q/vVso9DjMzG+Y2aKzpWio9oVjBYN+AoI4c7rgXMHXaf38CsIHZI2lY1JwJQ+Lee9h&#10;hql2LR+oOYZcRAj7FBWYEKpUSp8Zsuj7riKO3rerLYYo61zqGtsIt6UcJsmLtFhwXDBY0Zuh7HL8&#10;sQo+bp/rtkl2ZrU/Deh6WJ7fN6OxUk+P3XIKIlAX/sN/7a1WMBnB75f4A+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lGns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w:pict>
      </w:r>
      <w:r w:rsidRPr="00AB5751">
        <w:rPr>
          <w:rFonts w:ascii="Times New Roman" w:hAnsi="Times New Roman" w:cs="Times New Roman"/>
          <w:b/>
          <w:noProof/>
          <w:sz w:val="24"/>
          <w:szCs w:val="24"/>
          <w:lang w:eastAsia="en-GB"/>
        </w:rPr>
        <w:pict>
          <v:group id="Group 69" o:spid="_x0000_s1155" style="position:absolute;margin-left:53.4pt;margin-top:207.65pt;width:13.7pt;height:24.3pt;z-index:251695104" coordsize="174171,30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">
            <v:rect id="Rectangle 70" o:spid="_x0000_s1157"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RY6sAA&#10;AADbAAAADwAAAGRycy9kb3ducmV2LnhtbERPS2vCQBC+C/0PyxS8mU0rtSV1lVQIePFQtfQ6ZCcP&#10;mp0Nu1uN/945FHr8+N7r7eQGdaEQe88GnrIcFHHtbc+tgfOpWryBignZ4uCZDNwownbzMFtjYf2V&#10;P+lyTK2SEI4FGuhSGgutY92Rw5j5kVi4xgeHSWBotQ14lXA36Oc8X2mHPUtDhyPtOqp/jr9OSvJV&#10;uZxCVX2/lP7Lng67c/PRGzN/nMp3UImm9C/+c++tgVdZL1/kB+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RY6sAAAADbAAAADwAAAAAAAAAAAAAAAACYAgAAZHJzL2Rvd25y&#10;ZXYueG1sUEsFBgAAAAAEAAQA9QAAAIUDAAAAAA==&#10;" fillcolor="#c2d69b [1942]" strokecolor="#c2d69b [1942]" strokeweight="2pt"/>
            <v:shape id="Freeform 71" o:spid="_x0000_s1156"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7lBsYA&#10;AADbAAAADwAAAGRycy9kb3ducmV2LnhtbESPzWrDMBCE74W+g9hCb43s0jbBjRKSltAQAvm95LZY&#10;W8vEWhlLtZ08fVQo9DjMzDfMeNrbSrTU+NKxgnSQgCDOnS65UHA8LJ5GIHxA1lg5JgUX8jCd3N+N&#10;MdOu4x21+1CICGGfoQITQp1J6XNDFv3A1cTR+3aNxRBlU0jdYBfhtpLPSfImLZYcFwzW9GEoP+9/&#10;rIL1dbPo2mRl5ttDSpfd7PT59fKq1ONDP3sHEagP/+G/9lIrGKbw+yX+AD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7lBs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w:pict>
      </w:r>
      <w:r w:rsidRPr="00AB5751">
        <w:rPr>
          <w:rFonts w:ascii="Times New Roman" w:hAnsi="Times New Roman" w:cs="Times New Roman"/>
          <w:b/>
          <w:noProof/>
          <w:sz w:val="24"/>
          <w:szCs w:val="24"/>
          <w:lang w:eastAsia="en-GB"/>
        </w:rPr>
        <w:pict>
          <v:group id="Group 66" o:spid="_x0000_s1152" style="position:absolute;margin-left:31.15pt;margin-top:208.1pt;width:13.7pt;height:24.3pt;z-index:251694080" coordsize="174171,30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">
            <v:rect id="Rectangle 67" o:spid="_x0000_s1154"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HR2cUA&#10;AADbAAAADwAAAGRycy9kb3ducmV2LnhtbESPQWvCQBSE7wX/w/KE3ppNa7E1uoZQULwUNK0Hb4/s&#10;M0nNvg3ZrUn99W5B8DjMzDfMIh1MI87UudqygucoBkFcWF1zqeD7a/X0DsJ5ZI2NZVLwRw7S5ehh&#10;gYm2Pe/onPtSBAi7BBVU3reJlK6oyKCLbEscvKPtDPogu1LqDvsAN418ieOpNFhzWKiwpY+KilP+&#10;axT8tKdjtt5u9/Q6+bzMZv5wYTwo9TgesjkIT4O/h2/tjVYwfYP/L+EH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wdHZxQAAANsAAAAPAAAAAAAAAAAAAAAAAJgCAABkcnMv&#10;ZG93bnJldi54bWxQSwUGAAAAAAQABAD1AAAAigMAAAAA&#10;" fillcolor="#d6e3bc [1302]" strokecolor="#d6e3bc [1302]" strokeweight="2pt"/>
            <v:shape id="Freeform 68" o:spid="_x0000_s1153"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3aRsMA&#10;AADbAAAADwAAAGRycy9kb3ducmV2LnhtbERPy2rCQBTdF/yH4Qru6sRiRWImohZpKYXWx8bdJXPN&#10;BDN3QmaaxH59Z1Ho8nDe2Xqwteio9ZVjBbNpAoK4cLriUsH5tH9cgvABWWPtmBTcycM6Hz1kmGrX&#10;84G6YyhFDGGfogITQpNK6QtDFv3UNcSRu7rWYoiwLaVusY/htpZPSbKQFiuODQYb2hkqbsdvq+Dj&#10;53Pfd8m72X6dZnQ/bC4vr/NnpSbjYbMCEWgI/+I/95tWsIhj45f4A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3aRsMAAADbAAAADwAAAAAAAAAAAAAAAACYAgAAZHJzL2Rv&#10;d25yZXYueG1sUEsFBgAAAAAEAAQA9QAAAIg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w:pict>
      </w:r>
      <w:r w:rsidRPr="00AB5751">
        <w:rPr>
          <w:rFonts w:ascii="Times New Roman" w:hAnsi="Times New Roman" w:cs="Times New Roman"/>
          <w:b/>
          <w:noProof/>
          <w:sz w:val="24"/>
          <w:szCs w:val="24"/>
          <w:lang w:eastAsia="en-GB"/>
        </w:rPr>
        <w:pict>
          <v:group id="Group 63" o:spid="_x0000_s1149" style="position:absolute;margin-left:10.15pt;margin-top:208.1pt;width:13.7pt;height:24.3pt;z-index:251693056" coordsize="174171,30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">
            <v:rect id="Rectangle 64" o:spid="_x0000_s1151"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9mO8QA&#10;AADbAAAADwAAAGRycy9kb3ducmV2LnhtbESPQUvDQBSE74L/YXkFb3YTkVJit8UWFQ8iNG09v2Zf&#10;k2D2bdh9TeO/dwWhx2FmvmEWq9F1aqAQW88G8mkGirjytuXawH73ej8HFQXZYueZDPxQhNXy9maB&#10;hfUX3tJQSq0ShGOBBhqRvtA6Vg05jFPfEyfv5INDSTLU2ga8JLjr9EOWzbTDltNCgz1tGqq+y7Mz&#10;cNysy/DysT3IfCfjcP58c3n+ZczdZHx+AiU0yjX83363BmaP8Pcl/QC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vZjvEAAAA2wAAAA8AAAAAAAAAAAAAAAAAmAIAAGRycy9k&#10;b3ducmV2LnhtbFBLBQYAAAAABAAEAPUAAACJAwAAAAA=&#10;" fillcolor="#eaf1dd [662]" strokecolor="#eaf1dd [662]" strokeweight="2pt"/>
            <v:shape id="Freeform 65" o:spid="_x0000_s1150"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x12MYA&#10;AADbAAAADwAAAGRycy9kb3ducmV2LnhtbESPQWvCQBSE7wX/w/IKvdWNUkVSV1GLtBRBo714e2Sf&#10;2dDs25DdJrG/vlsQPA4z8w0zX/a2Ei01vnSsYDRMQBDnTpdcKPg6bZ9nIHxA1lg5JgVX8rBcDB7m&#10;mGrXcUbtMRQiQtinqMCEUKdS+tyQRT90NXH0Lq6xGKJsCqkb7CLcVnKcJFNpseS4YLCmjaH8+/hj&#10;Fex+99uuTT7N+nAa0TVbnd/eXyZKPT32q1cQgfpwD9/aH1rBdAL/X+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x12M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w:pict>
      </w:r>
      <w:r w:rsidRPr="00AB5751">
        <w:rPr>
          <w:rFonts w:ascii="Times New Roman" w:hAnsi="Times New Roman" w:cs="Times New Roman"/>
          <w:b/>
          <w:noProof/>
          <w:sz w:val="24"/>
          <w:szCs w:val="24"/>
          <w:lang w:eastAsia="en-GB"/>
        </w:rPr>
        <w:pict>
          <v:rect id="Rectangle 62" o:spid="_x0000_s1109" style="position:absolute;margin-left:5.85pt;margin-top:203.85pt;width:132.85pt;height:33.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" fillcolor="white [3201]" strokecolor="#f96" strokeweight="2pt">
            <v:textbox>
              <w:txbxContent>
                <w:p w:rsidR="00AA4801" w:rsidRDefault="00AA4801" w:rsidP="0064073C">
                  <w:pPr>
                    <w:jc w:val="right"/>
                  </w:pPr>
                  <w:r>
                    <w:t>30°C</w:t>
                  </w:r>
                </w:p>
              </w:txbxContent>
            </v:textbox>
          </v:rect>
        </w:pict>
      </w:r>
      <w:r w:rsidRPr="00AB5751">
        <w:rPr>
          <w:rFonts w:ascii="Times New Roman" w:hAnsi="Times New Roman" w:cs="Times New Roman"/>
          <w:b/>
          <w:noProof/>
          <w:sz w:val="24"/>
          <w:szCs w:val="24"/>
          <w:lang w:eastAsia="en-GB"/>
        </w:rPr>
        <w:pict>
          <v:group id="Group 59" o:spid="_x0000_s1146" style="position:absolute;margin-left:82.55pt;margin-top:169.4pt;width:13.7pt;height:24.3pt;z-index:251689984" coordsize="173990,3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">
            <v:rect id="Rectangle 60" o:spid="_x0000_s1148" style="position:absolute;top:152400;width:173990;height:154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fOtsEA&#10;AADbAAAADwAAAGRycy9kb3ducmV2LnhtbERPz2vCMBS+D/wfwhO8zVSFMjqjiBCQ7TCWedDbW/PW&#10;hjUvpYna/ffLQfD48f1eb0ffiSsN0QVWsJgXIIjrYB03Co5f+vkFREzIFrvApOCPImw3k6c1Vjbc&#10;+JOuJjUih3CsUEGbUl9JGeuWPMZ56Ikz9xMGjynDoZF2wFsO951cFkUpPTrODS32tG+p/jUXr8Cs&#10;3LfW5vzeH/THSe/cm5GnUqnZdNy9gkg0pof47j5YBWVen7/kH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nzrbBAAAA2wAAAA8AAAAAAAAAAAAAAAAAmAIAAGRycy9kb3du&#10;cmV2LnhtbFBLBQYAAAAABAAEAPUAAACGAwAAAAA=&#10;" fillcolor="#76923c [2406]" strokecolor="#76923c [2406]" strokeweight="2pt"/>
            <v:shape id="Freeform 61" o:spid="_x0000_s1147"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z28YA&#10;AADbAAAADwAAAGRycy9kb3ducmV2LnhtbESPS2vDMBCE74H+B7GF3hLZoQ3FjRLyIKSEQl699LZY&#10;W8vUWhlLsZ38+qpQyHGYmW+Y6by3lWip8aVjBekoAUGcO11yoeDzvBm+gvABWWPlmBRcycN89jCY&#10;YqZdx0dqT6EQEcI+QwUmhDqT0ueGLPqRq4mj9+0aiyHKppC6wS7CbSXHSTKRFkuOCwZrWhnKf04X&#10;q+Djtt90bbIzy8M5petx8bXePr8o9fTYL95ABOrDPfzfftcKJin8fY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dz28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w:pict>
      </w:r>
      <w:r w:rsidRPr="00AB5751">
        <w:rPr>
          <w:rFonts w:ascii="Times New Roman" w:hAnsi="Times New Roman" w:cs="Times New Roman"/>
          <w:b/>
          <w:noProof/>
          <w:sz w:val="24"/>
          <w:szCs w:val="24"/>
          <w:lang w:eastAsia="en-GB"/>
        </w:rPr>
        <w:pict>
          <v:group id="Group 56" o:spid="_x0000_s1143" style="position:absolute;margin-left:53.4pt;margin-top:169.8pt;width:13.7pt;height:24.3pt;z-index:251688960" coordsize="174171,30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">
            <v:rect id="Rectangle 57" o:spid="_x0000_s1145"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ic/sIA&#10;AADbAAAADwAAAGRycy9kb3ducmV2LnhtbESPS4vCMBSF9wPzH8IdcDemo/igY5SOUHDjQqu4vTTX&#10;tkxzU5Ko9d8bQXB5OI+Ps1j1phVXcr6xrOBnmIAgLq1uuFJwKPLvOQgfkDW2lknBnTyslp8fC0y1&#10;vfGOrvtQiTjCPkUFdQhdKqUvazLoh7Yjjt7ZOoMhSldJ7fAWx00rR0kylQYbjoQaO1rXVP7vLyZC&#10;kmk27l2enyaZPepiuz6c/xqlBl999gsiUB/e4Vd7oxVMZvD8En+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eJz+wgAAANsAAAAPAAAAAAAAAAAAAAAAAJgCAABkcnMvZG93&#10;bnJldi54bWxQSwUGAAAAAAQABAD1AAAAhwMAAAAA&#10;" fillcolor="#c2d69b [1942]" strokecolor="#c2d69b [1942]" strokeweight="2pt"/>
            <v:shape id="Freeform 58" o:spid="_x0000_s1144"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EQ+8MA&#10;AADbAAAADwAAAGRycy9kb3ducmV2LnhtbERPy2rCQBTdF/yH4QrudGLRItFR1CItUmh9bNxdMtdM&#10;MHMnZKZJ7Nc7C6HLw3kvVp0tRUO1LxwrGI8SEMSZ0wXnCs6n3XAGwgdkjaVjUnAnD6tl72WBqXYt&#10;H6g5hlzEEPYpKjAhVKmUPjNk0Y9cRRy5q6sthgjrXOoa2xhuS/maJG/SYsGxwWBFW0PZ7fhrFXz9&#10;fe/aJtmbzc9pTPfD+vL+MZkqNeh36zmIQF34Fz/dn1rBNI6N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EQ+8MAAADbAAAADwAAAAAAAAAAAAAAAACYAgAAZHJzL2Rv&#10;d25yZXYueG1sUEsFBgAAAAAEAAQA9QAAAIg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w:pict>
      </w:r>
      <w:r w:rsidRPr="00AB5751">
        <w:rPr>
          <w:rFonts w:ascii="Times New Roman" w:hAnsi="Times New Roman" w:cs="Times New Roman"/>
          <w:b/>
          <w:noProof/>
          <w:sz w:val="24"/>
          <w:szCs w:val="24"/>
          <w:lang w:eastAsia="en-GB"/>
        </w:rPr>
        <w:pict>
          <v:group id="Group 53" o:spid="_x0000_s1140" style="position:absolute;margin-left:31.15pt;margin-top:170.25pt;width:13.7pt;height:24.3pt;z-index:251687936" coordsize="174171,30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">
            <v:rect id="Rectangle 54" o:spid="_x0000_s1142"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FE8UA&#10;AADbAAAADwAAAGRycy9kb3ducmV2LnhtbESPQWvCQBSE74L/YXlCb2bT1pYaXUMoVLwIauvB2yP7&#10;TFKzb0N2m0R/fbdQ8DjMzDfMMh1MLTpqXWVZwWMUgyDOra64UPD1+TF9A+E8ssbaMim4koN0NR4t&#10;MdG25z11B1+IAGGXoILS+yaR0uUlGXSRbYiDd7atQR9kW0jdYh/gppZPcfwqDVYcFkps6L2k/HL4&#10;MQq+m8s5W+92R5o9b2/zuT/dGE9KPUyGbAHC0+Dv4f/2Rit4mcHfl/AD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f4UTxQAAANsAAAAPAAAAAAAAAAAAAAAAAJgCAABkcnMv&#10;ZG93bnJldi54bWxQSwUGAAAAAAQABAD1AAAAigMAAAAA&#10;" fillcolor="#d6e3bc [1302]" strokecolor="#d6e3bc [1302]" strokeweight="2pt"/>
            <v:shape id="Freeform 55" o:spid="_x0000_s1141"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ZcYA&#10;AADbAAAADwAAAGRycy9kb3ducmV2LnhtbESPT2vCQBTE74LfYXlCb7pRmlJSV/EPYpGCVXvp7ZF9&#10;zYZm34bsmsR+erdQ6HGYmd8w82VvK9FS40vHCqaTBARx7nTJhYKPy278DMIHZI2VY1JwIw/LxXAw&#10;x0y7jk/UnkMhIoR9hgpMCHUmpc8NWfQTVxNH78s1FkOUTSF1g12E20rOkuRJWiw5LhisaWMo/z5f&#10;rYK3n+Oua5ODWb9fpnQ7rT63+8dUqYdRv3oBEagP/+G/9qtWkKbw+yX+AL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Zc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w:pict>
      </w:r>
      <w:r w:rsidRPr="00AB5751">
        <w:rPr>
          <w:rFonts w:ascii="Times New Roman" w:hAnsi="Times New Roman" w:cs="Times New Roman"/>
          <w:b/>
          <w:noProof/>
          <w:sz w:val="24"/>
          <w:szCs w:val="24"/>
          <w:lang w:eastAsia="en-GB"/>
        </w:rPr>
        <w:pict>
          <v:group id="Group 50" o:spid="_x0000_s1137" style="position:absolute;margin-left:10.15pt;margin-top:170.25pt;width:13.7pt;height:24.3pt;z-index:251686912" coordsize="174171,30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">
            <v:rect id="Rectangle 51" o:spid="_x0000_s1139"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PHsQA&#10;AADbAAAADwAAAGRycy9kb3ducmV2LnhtbESPQUvDQBSE74L/YXlCb3YToVJit0WLSg8iNK2en9ln&#10;Esy+Dbuvafrv3UKhx2FmvmEWq9F1aqAQW88G8mkGirjytuXawH73dj8HFQXZYueZDJwowmp5e7PA&#10;wvojb2kopVYJwrFAA41IX2gdq4YcxqnviZP364NDSTLU2gY8Jrjr9EOWPWqHLaeFBntaN1T9lQdn&#10;4Gf9UobXj+2XzHcyDofPd5fn38ZM7sbnJ1BCo1zDl/bGGpjlcP6SfoB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0Dx7EAAAA2wAAAA8AAAAAAAAAAAAAAAAAmAIAAGRycy9k&#10;b3ducmV2LnhtbFBLBQYAAAAABAAEAPUAAACJAwAAAAA=&#10;" fillcolor="#eaf1dd [662]" strokecolor="#eaf1dd [662]" strokeweight="2pt"/>
            <v:shape id="Freeform 52" o:spid="_x0000_s1138"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knEcYA&#10;AADbAAAADwAAAGRycy9kb3ducmV2LnhtbESPT2vCQBTE74LfYXmF3nSj1CKpq2iLWKTgv168PbLP&#10;bGj2bciuSeyndwsFj8PM/IaZLTpbioZqXzhWMBomIIgzpwvOFXyf1oMpCB+QNZaOScGNPCzm/d4M&#10;U+1aPlBzDLmIEPYpKjAhVKmUPjNk0Q9dRRy9i6sthijrXOoa2wi3pRwnyau0WHBcMFjRu6Hs53i1&#10;Cr5+d+u2SbZmtT+N6HZYnj82LxOlnp+65RuIQF14hP/bn1rBZAx/X+IP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knEc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w:pict>
      </w:r>
      <w:r w:rsidRPr="00AB5751">
        <w:rPr>
          <w:rFonts w:ascii="Times New Roman" w:hAnsi="Times New Roman" w:cs="Times New Roman"/>
          <w:b/>
          <w:noProof/>
          <w:sz w:val="24"/>
          <w:szCs w:val="24"/>
          <w:lang w:eastAsia="en-GB"/>
        </w:rPr>
        <w:pict>
          <v:rect id="Rectangle 49" o:spid="_x0000_s1110" style="position:absolute;margin-left:5.85pt;margin-top:165.95pt;width:132.85pt;height:33.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" fillcolor="white [3201]" strokecolor="yellow" strokeweight="2pt">
            <v:textbox>
              <w:txbxContent>
                <w:p w:rsidR="00AA4801" w:rsidRDefault="00AA4801" w:rsidP="0064073C">
                  <w:pPr>
                    <w:jc w:val="right"/>
                  </w:pPr>
                  <w:r>
                    <w:t>25°C</w:t>
                  </w:r>
                </w:p>
              </w:txbxContent>
            </v:textbox>
          </v:rect>
        </w:pict>
      </w:r>
      <w:r w:rsidRPr="00AB5751">
        <w:rPr>
          <w:rFonts w:ascii="Times New Roman" w:hAnsi="Times New Roman" w:cs="Times New Roman"/>
          <w:b/>
          <w:noProof/>
          <w:sz w:val="24"/>
          <w:szCs w:val="24"/>
          <w:lang w:eastAsia="en-GB"/>
        </w:rPr>
        <w:pict>
          <v:rect id="Rectangle 36" o:spid="_x0000_s1111" style="position:absolute;margin-left:5.4pt;margin-top:127pt;width:132.85pt;height:33.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" fillcolor="white [3201]" strokecolor="#92cddc [1944]" strokeweight="2pt">
            <v:textbox>
              <w:txbxContent>
                <w:p w:rsidR="00AA4801" w:rsidRDefault="00AA4801" w:rsidP="0064073C">
                  <w:pPr>
                    <w:jc w:val="right"/>
                  </w:pPr>
                  <w:r>
                    <w:t>20°C</w:t>
                  </w:r>
                </w:p>
              </w:txbxContent>
            </v:textbox>
          </v:rect>
        </w:pict>
      </w:r>
      <w:r w:rsidRPr="00AB5751">
        <w:rPr>
          <w:rFonts w:ascii="Times New Roman" w:hAnsi="Times New Roman" w:cs="Times New Roman"/>
          <w:b/>
          <w:noProof/>
          <w:sz w:val="24"/>
          <w:szCs w:val="24"/>
          <w:lang w:eastAsia="en-GB"/>
        </w:rPr>
        <w:pict>
          <v:group id="Group 37" o:spid="_x0000_s1134" style="position:absolute;margin-left:9.7pt;margin-top:131.3pt;width:13.7pt;height:24.3pt;z-index:251680768" coordsize="174171,30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">
            <v:rect id="Rectangle 38" o:spid="_x0000_s1136"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FDI8EA&#10;AADbAAAADwAAAGRycy9kb3ducmV2LnhtbERPTWvCQBC9F/wPywi91U0sFEldpRWVHopgtD1Ps9Mk&#10;NDsbdseY/nv3UOjx8b6X69F1aqAQW88G8lkGirjytuXawPm0e1iAioJssfNMBn4pwno1uVtiYf2V&#10;jzSUUqsUwrFAA41IX2gdq4YcxpnviRP37YNDSTDU2ga8pnDX6XmWPWmHLaeGBnvaNFT9lBdn4Gvz&#10;Wobt+/FDFicZh8th7/L805j76fjyDEpolH/xn/vNGnhMY9OX9AP0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RQyPBAAAA2wAAAA8AAAAAAAAAAAAAAAAAmAIAAGRycy9kb3du&#10;cmV2LnhtbFBLBQYAAAAABAAEAPUAAACGAwAAAAA=&#10;" fillcolor="#eaf1dd [662]" strokecolor="#eaf1dd [662]" strokeweight="2pt"/>
            <v:shape id="Freeform 39" o:spid="_x0000_s1135"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JQwMcA&#10;AADbAAAADwAAAGRycy9kb3ducmV2LnhtbESPT2vCQBTE74V+h+UJ3urGaktNXcUqopRC659Lb4/s&#10;MxuafRuyaxL99G6h0OMwM79hpvPOlqKh2heOFQwHCQjizOmCcwXHw/rhBYQPyBpLx6TgQh7ms/u7&#10;KabatbyjZh9yESHsU1RgQqhSKX1myKIfuIo4eidXWwxR1rnUNbYRbkv5mCTP0mLBccFgRUtD2c/+&#10;bBV8XD/XbZO8m7evw5Auu8X3ajN+Uqrf6xavIAJ14T/8195qBaMJ/H6JP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yUMDHAAAA2wAAAA8AAAAAAAAAAAAAAAAAmAIAAGRy&#10;cy9kb3ducmV2LnhtbFBLBQYAAAAABAAEAPUAAACMAw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w:pict>
      </w:r>
      <w:r w:rsidRPr="00AB5751">
        <w:rPr>
          <w:rFonts w:ascii="Times New Roman" w:hAnsi="Times New Roman" w:cs="Times New Roman"/>
          <w:b/>
          <w:noProof/>
          <w:sz w:val="24"/>
          <w:szCs w:val="24"/>
          <w:lang w:eastAsia="en-GB"/>
        </w:rPr>
        <w:pict>
          <v:group id="Group 40" o:spid="_x0000_s1131" style="position:absolute;margin-left:30.7pt;margin-top:131.3pt;width:13.7pt;height:24.3pt;z-index:251681792" coordsize="174171,30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">
            <v:rect id="Rectangle 41" o:spid="_x0000_s1133"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wVsQA&#10;AADbAAAADwAAAGRycy9kb3ducmV2LnhtbESPQYvCMBSE74L/ITzBm6ZVWdZqKiIoXgTXXQ/eHs2z&#10;rTYvpYla/fVmYWGPw8x8w8wXranEnRpXWlYQDyMQxJnVJecKfr7Xg08QziNrrCyTgic5WKTdzhwT&#10;bR/8RfeDz0WAsEtQQeF9nUjpsoIMuqGtiYN3to1BH2STS93gI8BNJUdR9CENlhwWCqxpVVB2PdyM&#10;gkt9PS83+/2RJuPdazr1pxfjSal+r13OQHhq/X/4r73VCiYx/H4JP0C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RsFbEAAAA2wAAAA8AAAAAAAAAAAAAAAAAmAIAAGRycy9k&#10;b3ducmV2LnhtbFBLBQYAAAAABAAEAPUAAACJAwAAAAA=&#10;" fillcolor="#d6e3bc [1302]" strokecolor="#d6e3bc [1302]" strokeweight="2pt"/>
            <v:shape id="Freeform 42" o:spid="_x0000_s1132"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CxzMYA&#10;AADbAAAADwAAAGRycy9kb3ducmV2LnhtbESPT2vCQBTE74LfYXmF3nSjaJHUVbRFFCnUP714e2Sf&#10;2dDs25DdJtFP7xYKPQ4z8xtmvuxsKRqqfeFYwWiYgCDOnC44V/B13gxmIHxA1lg6JgU38rBc9Htz&#10;TLVr+UjNKeQiQtinqMCEUKVS+syQRT90FXH0rq62GKKsc6lrbCPclnKcJC/SYsFxwWBFb4ay79OP&#10;VfBx/9y0TbI368N5RLfj6vK+nUyVen7qVq8gAnXhP/zX3mkFkzH8fok/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CxzM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w:pict>
      </w:r>
      <w:r w:rsidRPr="00AB5751">
        <w:rPr>
          <w:rFonts w:ascii="Times New Roman" w:hAnsi="Times New Roman" w:cs="Times New Roman"/>
          <w:b/>
          <w:noProof/>
          <w:sz w:val="24"/>
          <w:szCs w:val="24"/>
          <w:lang w:eastAsia="en-GB"/>
        </w:rPr>
        <w:pict>
          <v:group id="Group 43" o:spid="_x0000_s1128" style="position:absolute;margin-left:52.95pt;margin-top:130.85pt;width:13.7pt;height:24.3pt;z-index:251682816" coordsize="174171,30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">
            <v:rect id="Rectangle 44" o:spid="_x0000_s1130"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OUVMMA&#10;AADbAAAADwAAAGRycy9kb3ducmV2LnhtbESPzWrCQBSF9wXfYbhCd3WiTUWio0Qh4KaLRku3l8w1&#10;CWbuhJlpkr69Uyh0eTg/H2d3mEwnBnK+taxguUhAEFdWt1wruF6Klw0IH5A1dpZJwQ95OOxnTzvM&#10;tB35g4Yy1CKOsM9QQRNCn0npq4YM+oXtiaN3s85giNLVUjsc47jp5CpJ1tJgy5HQYE+nhqp7+W0i&#10;JFnnr5Mriq+33H7qy/vpeju2Sj3Pp3wLItAU/sN/7bNWkKbw+yX+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OUVMMAAADbAAAADwAAAAAAAAAAAAAAAACYAgAAZHJzL2Rv&#10;d25yZXYueG1sUEsFBgAAAAAEAAQA9QAAAIgDAAAAAA==&#10;" fillcolor="#c2d69b [1942]" strokecolor="#c2d69b [1942]" strokeweight="2pt"/>
            <v:shape id="Freeform 45" o:spid="_x0000_s1129"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kpuMYA&#10;AADbAAAADwAAAGRycy9kb3ducmV2LnhtbESPT2vCQBTE74LfYXkFb7qxaJHUVbQiLVLwXy/eHtln&#10;NjT7NmS3SeyndwsFj8PM/IaZLztbioZqXzhWMB4lIIgzpwvOFXydt8MZCB+QNZaOScGNPCwX/d4c&#10;U+1aPlJzCrmIEPYpKjAhVKmUPjNk0Y9cRRy9q6sthijrXOoa2wi3pXxOkhdpseC4YLCiN0PZ9+nH&#10;Kvj83W/bJtmZ9eE8pttxddm8T6ZKDZ661SuIQF14hP/bH1rBZAp/X+IP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kpuM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w:pict>
      </w:r>
      <w:r w:rsidRPr="00AB5751">
        <w:rPr>
          <w:rFonts w:ascii="Times New Roman" w:hAnsi="Times New Roman" w:cs="Times New Roman"/>
          <w:b/>
          <w:noProof/>
          <w:sz w:val="24"/>
          <w:szCs w:val="24"/>
          <w:lang w:eastAsia="en-GB"/>
        </w:rPr>
        <w:pict>
          <v:group id="Group 46" o:spid="_x0000_s1125" style="position:absolute;margin-left:82.1pt;margin-top:130.45pt;width:13.7pt;height:24.3pt;z-index:251683840" coordsize="173990,3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">
            <v:rect id="Rectangle 47" o:spid="_x0000_s1127" style="position:absolute;top:152400;width:173990;height:154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KosUA&#10;AADbAAAADwAAAGRycy9kb3ducmV2LnhtbESPT2sCMRTE74V+h/AK3mq2f7CyGkUKAdFDaepBb8/N&#10;czd087JsUl2/fVMoeBxm5jfMfDn4Vpypjy6wgqdxAYK4CtZxrWD3pR+nIGJCttgGJgVXirBc3N/N&#10;sbThwp90NqkWGcKxRAVNSl0pZawa8hjHoSPO3in0HlOWfS1tj5cM9618LoqJ9Og4LzTY0XtD1bf5&#10;8QrMiztqbQ7bbq0/9nrlNkbuJ0qNHobVDESiId3C/+21VfD6Bn9f8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uwqixQAAANsAAAAPAAAAAAAAAAAAAAAAAJgCAABkcnMv&#10;ZG93bnJldi54bWxQSwUGAAAAAAQABAD1AAAAigMAAAAA&#10;" fillcolor="#76923c [2406]" strokecolor="#76923c [2406]" strokeweight="2pt"/>
            <v:shape id="Freeform 48" o:spid="_x0000_s1126"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iGJsMA&#10;AADbAAAADwAAAGRycy9kb3ducmV2LnhtbERPy2rCQBTdC/2H4Ra6qxOLFYmZiG0RpQg+N+4umdtM&#10;aOZOyEyT2K/vLAouD+edLQdbi45aXzlWMBknIIgLpysuFVzO6+c5CB+QNdaOScGNPCzzh1GGqXY9&#10;H6k7hVLEEPYpKjAhNKmUvjBk0Y9dQxy5L9daDBG2pdQt9jHc1vIlSWbSYsWxwWBD74aK79OPVbD7&#10;3a/7Lvk0b4fzhG7H1fVjM31V6ulxWC1ABBrCXfzv3moF0zg2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iGJsMAAADbAAAADwAAAAAAAAAAAAAAAACYAgAAZHJzL2Rv&#10;d25yZXYueG1sUEsFBgAAAAAEAAQA9QAAAIgDA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w:pict>
      </w:r>
      <w:r w:rsidRPr="00AB5751">
        <w:rPr>
          <w:rFonts w:ascii="Times New Roman" w:hAnsi="Times New Roman" w:cs="Times New Roman"/>
          <w:noProof/>
          <w:sz w:val="24"/>
          <w:szCs w:val="24"/>
          <w:lang w:eastAsia="en-GB"/>
        </w:rPr>
        <w:pict>
          <v:group id="Group 35" o:spid="_x0000_s1122" style="position:absolute;margin-left:30.85pt;margin-top:93.3pt;width:13.7pt;height:24.3pt;z-index:251671552" coordsize="174171,30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">
            <v:rect id="Rectangle 20" o:spid="_x0000_s1124"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LwbcAA&#10;AADbAAAADwAAAGRycy9kb3ducmV2LnhtbERPy4rCMBTdC/5DuII7m46KaMcoIihuBF+zcHdprm3H&#10;5qY0UatfbxaCy8N5T+eNKcWdaldYVvATxSCIU6sLzhScjqveGITzyBpLy6TgSQ7ms3Zriom2D97T&#10;/eAzEULYJagg975KpHRpTgZdZCviwF1sbdAHWGdS1/gI4aaU/TgeSYMFh4YcK1rmlF4PN6Pgv7pe&#10;Fuvd7o+Gg+1rMvHnF+NZqW6nWfyC8NT4r/jj3mgF/bA+fAk/QM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LwbcAAAADbAAAADwAAAAAAAAAAAAAAAACYAgAAZHJzL2Rvd25y&#10;ZXYueG1sUEsFBgAAAAAEAAQA9QAAAIUDAAAAAA==&#10;" fillcolor="#d6e3bc [1302]" strokecolor="#d6e3bc [1302]" strokeweight="2pt"/>
            <v:shape id="Freeform 21" o:spid="_x0000_s1123"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3KG8YA&#10;AADbAAAADwAAAGRycy9kb3ducmV2LnhtbESPS2vDMBCE74X+B7GF3hrZIQnFjRLyILSEQl699LZY&#10;W8vUWhlLtZ38+qgQyHGYmW+Y6by3lWip8aVjBekgAUGcO11yoeDrtHl5BeEDssbKMSk4k4f57PFh&#10;ipl2HR+oPYZCRAj7DBWYEOpMSp8bsugHriaO3o9rLIYom0LqBrsIt5UcJslEWiw5LhisaWUo/z3+&#10;WQWfl92ma5OtWe5PKZ0Pi+/1+2is1PNTv3gDEagP9/Ct/aEVDFP4/xJ/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3KG8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w:pict>
      </w:r>
      <w:r w:rsidRPr="00AB5751">
        <w:rPr>
          <w:rFonts w:ascii="Times New Roman" w:hAnsi="Times New Roman" w:cs="Times New Roman"/>
          <w:noProof/>
          <w:sz w:val="24"/>
          <w:szCs w:val="24"/>
          <w:lang w:eastAsia="en-GB"/>
        </w:rPr>
        <w:pict>
          <v:group id="Group 34" o:spid="_x0000_s1119" style="position:absolute;margin-left:53.15pt;margin-top:92.9pt;width:13.7pt;height:24.3pt;z-index:251674624" coordsize="174171,30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">
            <v:rect id="Rectangle 23" o:spid="_x0000_s1121"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pgMEA&#10;AADbAAAADwAAAGRycy9kb3ducmV2LnhtbESPS4vCMBSF94L/IVxhdpqqjEg1ShUKs3ExPnB7aa5t&#10;sbkpSdT6740guDycx8dZrjvTiDs5X1tWMB4lIIgLq2suFRwP+XAOwgdkjY1lUvAkD+tVv7fEVNsH&#10;/9N9H0oRR9inqKAKoU2l9EVFBv3ItsTRu1hnMETpSqkdPuK4aeQkSWbSYM2RUGFL24qK6/5mIiSZ&#10;ZdPO5fn5N7Mnfdhtj5dNrdTPoMsWIAJ14Rv+tP+0gskU3l/i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F6YDBAAAA2wAAAA8AAAAAAAAAAAAAAAAAmAIAAGRycy9kb3du&#10;cmV2LnhtbFBLBQYAAAAABAAEAPUAAACGAwAAAAA=&#10;" fillcolor="#c2d69b [1942]" strokecolor="#c2d69b [1942]" strokeweight="2pt"/>
            <v:shape id="Freeform 24" o:spid="_x0000_s1120"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pg8YA&#10;AADbAAAADwAAAGRycy9kb3ducmV2LnhtbESPT2vCQBTE74LfYXmF3nSjaJHUVbRFFCnUP714e2Sf&#10;2dDs25DdJtFP7xYKPQ4z8xtmvuxsKRqqfeFYwWiYgCDOnC44V/B13gxmIHxA1lg6JgU38rBc9Htz&#10;TLVr+UjNKeQiQtinqMCEUKVS+syQRT90FXH0rq62GKKsc6lrbCPclnKcJC/SYsFxwWBFb4ay79OP&#10;VfBx/9y0TbI368N5RLfj6vK+nUyVen7qVq8gAnXhP/zX3mkF4wn8fok/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ppg8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w:pict>
      </w:r>
      <w:r w:rsidRPr="00AB5751">
        <w:rPr>
          <w:rFonts w:ascii="Times New Roman" w:hAnsi="Times New Roman" w:cs="Times New Roman"/>
          <w:noProof/>
          <w:sz w:val="24"/>
          <w:szCs w:val="24"/>
          <w:lang w:eastAsia="en-GB"/>
        </w:rPr>
        <w:pict>
          <v:group id="Group 33" o:spid="_x0000_s1116" style="position:absolute;margin-left:82.3pt;margin-top:92.45pt;width:13.7pt;height:24.3pt;z-index:251677696" coordsize="173990,3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">
            <v:rect id="Rectangle 26" o:spid="_x0000_s1118" style="position:absolute;top:152400;width:173990;height:154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KmcQA&#10;AADbAAAADwAAAGRycy9kb3ducmV2LnhtbESPQWsCMRSE74X+h/AK3mq2CkvZGkUKAakHaepBb6+b&#10;525w87JsUl3/vSkUehxm5htmsRp9Jy40RBdYwcu0AEFcB+u4UbD/0s+vIGJCttgFJgU3irBaPj4s&#10;sLLhyp90MakRGcKxQgVtSn0lZaxb8hinoSfO3ikMHlOWQyPtgNcM952cFUUpPTrOCy329N5SfTY/&#10;XoGZu2+tzXHbb/TuoNfuw8hDqdTkaVy/gUg0pv/wX3tjFcxK+P2Sf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oSpnEAAAA2wAAAA8AAAAAAAAAAAAAAAAAmAIAAGRycy9k&#10;b3ducmV2LnhtbFBLBQYAAAAABAAEAPUAAACJAwAAAAA=&#10;" fillcolor="#76923c [2406]" strokecolor="#76923c [2406]" strokeweight="2pt"/>
            <v:shape id="Freeform 27" o:spid="_x0000_s1117" style="position:absolute;width:173990;height:308610;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j39MYA&#10;AADbAAAADwAAAGRycy9kb3ducmV2LnhtbESPT2vCQBTE7wW/w/IK3upGaWuJrqIWqUih/unF2yP7&#10;mg1m34bsmkQ/vVso9DjMzG+Y6byzpWio9oVjBcNBAoI4c7rgXMH3cf30BsIHZI2lY1JwJQ/zWe9h&#10;iql2Le+pOYRcRAj7FBWYEKpUSp8ZsugHriKO3o+rLYYo61zqGtsIt6UcJcmrtFhwXDBY0cpQdj5c&#10;rILP29e6bZKtWe6OQ7ruF6f3j+cXpfqP3WICIlAX/sN/7Y1WMBrD75f4A+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j39M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156,0;66121,70216;0,132787;4344,306062;173749,308610;173990,133353;112937,70782;108593,283;65156,0" o:connectangles="0,0,0,0,0,0,0,0,0"/>
            </v:shape>
          </v:group>
        </w:pict>
      </w:r>
      <w:r w:rsidRPr="00AB5751">
        <w:rPr>
          <w:rFonts w:ascii="Times New Roman" w:hAnsi="Times New Roman" w:cs="Times New Roman"/>
          <w:noProof/>
          <w:sz w:val="24"/>
          <w:szCs w:val="24"/>
          <w:lang w:eastAsia="en-GB"/>
        </w:rPr>
        <w:pict>
          <v:group id="Group 32" o:spid="_x0000_s1113" style="position:absolute;margin-left:9.85pt;margin-top:93.3pt;width:13.7pt;height:24.3pt;z-index:251668480" coordsize="174171,30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">
            <v:rect id="Rectangle 17" o:spid="_x0000_s1115" style="position:absolute;top:152400;width:174171;height:15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LMcIA&#10;AADbAAAADwAAAGRycy9kb3ducmV2LnhtbERPTUvDQBC9C/6HZYTe7CYeaondFi0qPYjQtHoes2MS&#10;zM6G3Wma/nu3UOhtHu9zFqvRdWqgEFvPBvJpBoq48rbl2sB+93Y/BxUF2WLnmQycKMJqeXuzwML6&#10;I29pKKVWKYRjgQYakb7QOlYNOYxT3xMn7tcHh5JgqLUNeEzhrtMPWTbTDltODQ32tG6o+isPzsDP&#10;+qUMrx/bL5nvZBwOn+8uz7+NmdyNz0+ghEa5ii/ujU3zH+H8SzpA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4sxwgAAANsAAAAPAAAAAAAAAAAAAAAAAJgCAABkcnMvZG93&#10;bnJldi54bWxQSwUGAAAAAAQABAD1AAAAhwMAAAAA&#10;" fillcolor="#eaf1dd [662]" strokecolor="#eaf1dd [662]" strokeweight="2pt"/>
            <v:shape id="Freeform 18" o:spid="_x0000_s1114" style="position:absolute;width:174171;height:308927;visibility:visible;mso-wrap-style:square;v-text-anchor:middle" coordsize="610447,9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upO8YA&#10;AADbAAAADwAAAGRycy9kb3ducmV2LnhtbESPQWvCQBCF74X+h2UKvenGUqWkrmJbRCmCVXvpbchO&#10;s6HZ2ZDdJtFf3zkIvc3w3rz3zXw5+Fp11MYqsIHJOANFXARbcWng87QePYGKCdliHZgMnCnCcnF7&#10;M8fchp4P1B1TqSSEY44GXEpNrnUsHHmM49AQi/YdWo9J1rbUtsVewn2tH7Jspj1WLA0OG3p1VPwc&#10;f72B3WW/7rvs3b18nCZ0Pqy+3jaPU2Pu74bVM6hEQ/o3X6+3VvAFVn6RA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4upO8YAAADbAAAADwAAAAAAAAAAAAAAAACYAgAAZHJz&#10;L2Rvd25yZXYueG1sUEsFBgAAAAAEAAQA9QAAAIsDAAAAAA==&#10;" path="m228601,v1129,69991,2257,139982,3386,209973l,397086,15240,915246r594360,7620c609882,748170,610165,573475,610447,398779l396240,211666,381000,846,228601,xe" filled="f" strokecolor="black [3200]" strokeweight="2pt">
              <v:path arrowok="t" o:connecttype="custom" o:connectlocs="65224,0;66190,70288;0,132924;4348,306376;173929,308927;174171,133490;113054,70855;108706,283;65224,0" o:connectangles="0,0,0,0,0,0,0,0,0"/>
            </v:shape>
          </v:group>
        </w:pict>
      </w:r>
      <w:r w:rsidRPr="00AB5751">
        <w:rPr>
          <w:rFonts w:ascii="Times New Roman" w:hAnsi="Times New Roman" w:cs="Times New Roman"/>
          <w:noProof/>
          <w:sz w:val="24"/>
          <w:szCs w:val="24"/>
          <w:lang w:eastAsia="en-GB"/>
        </w:rPr>
        <w:pict>
          <v:rect id="Rectangle 31" o:spid="_x0000_s1112" style="position:absolute;margin-left:5.55pt;margin-top:89pt;width:132.85pt;height:33.85pt;z-index:251662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" fillcolor="white [3201]" strokecolor="#4f81bd [3204]" strokeweight="2pt">
            <v:textbox>
              <w:txbxContent>
                <w:p w:rsidR="00AA4801" w:rsidRDefault="00AA4801" w:rsidP="0064073C">
                  <w:pPr>
                    <w:jc w:val="right"/>
                  </w:pPr>
                  <w:r>
                    <w:t>15°C</w:t>
                  </w:r>
                </w:p>
              </w:txbxContent>
            </v:textbox>
          </v:rect>
        </w:pict>
      </w:r>
      <w:r w:rsidR="00D5603B">
        <w:rPr>
          <w:rFonts w:ascii="Times New Roman" w:hAnsi="Times New Roman" w:cs="Times New Roman"/>
          <w:b/>
          <w:sz w:val="24"/>
          <w:szCs w:val="24"/>
        </w:rPr>
        <w:br w:type="page"/>
      </w:r>
    </w:p>
    <w:p w:rsidR="00756992" w:rsidRDefault="00756992">
      <w:pPr>
        <w:spacing w:line="240" w:lineRule="auto"/>
        <w:jc w:val="both"/>
        <w:rPr>
          <w:rFonts w:ascii="Times New Roman" w:hAnsi="Times New Roman" w:cs="Times New Roman"/>
          <w:b/>
          <w:sz w:val="24"/>
          <w:szCs w:val="24"/>
        </w:rPr>
        <w:pPrChange w:id="2013" w:author="Garcia Carreras, Bernardo" w:date="2017-03-15T20:33:00Z">
          <w:pPr>
            <w:spacing w:line="480" w:lineRule="auto"/>
            <w:jc w:val="both"/>
          </w:pPr>
        </w:pPrChange>
      </w:pPr>
    </w:p>
    <w:p w:rsidR="00756992" w:rsidRDefault="00460AFF">
      <w:pPr>
        <w:spacing w:line="240" w:lineRule="auto"/>
        <w:jc w:val="both"/>
        <w:rPr>
          <w:rFonts w:ascii="Times New Roman" w:hAnsi="Times New Roman" w:cs="Times New Roman"/>
          <w:b/>
          <w:sz w:val="24"/>
          <w:szCs w:val="24"/>
        </w:rPr>
        <w:pPrChange w:id="2014" w:author="Garcia Carreras, Bernardo" w:date="2017-03-15T20:33:00Z">
          <w:pPr>
            <w:spacing w:line="480" w:lineRule="auto"/>
            <w:jc w:val="both"/>
          </w:pPr>
        </w:pPrChange>
      </w:pPr>
      <w:r>
        <w:rPr>
          <w:rFonts w:ascii="Times New Roman" w:hAnsi="Times New Roman" w:cs="Times New Roman"/>
          <w:noProof/>
          <w:sz w:val="24"/>
          <w:szCs w:val="24"/>
          <w:lang w:val="en-US"/>
        </w:rPr>
        <w:drawing>
          <wp:inline distT="0" distB="0" distL="0" distR="0">
            <wp:extent cx="5727700" cy="4298950"/>
            <wp:effectExtent l="0" t="0" r="6350" b="6350"/>
            <wp:docPr id="217" name="Picture 217" descr="C:\Users\eb516\Mes Documents\POST-DOC\Lab strains algae competition project\Competition experiment\invasion from low dens competition trial\competition analysis\plot_FSC_day15_T15P30_lda_temp_phosp_no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b516\Mes Documents\POST-DOC\Lab strains algae competition project\Competition experiment\invasion from low dens competition trial\competition analysis\plot_FSC_day15_T15P30_lda_temp_phosp_no_out.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700" cy="4298950"/>
                    </a:xfrm>
                    <a:prstGeom prst="rect">
                      <a:avLst/>
                    </a:prstGeom>
                    <a:noFill/>
                    <a:ln>
                      <a:noFill/>
                    </a:ln>
                  </pic:spPr>
                </pic:pic>
              </a:graphicData>
            </a:graphic>
          </wp:inline>
        </w:drawing>
      </w:r>
    </w:p>
    <w:p w:rsidR="00756992" w:rsidRDefault="007A670F">
      <w:pPr>
        <w:pStyle w:val="Heading2"/>
        <w:spacing w:line="240" w:lineRule="auto"/>
        <w:pPrChange w:id="2015" w:author="Garcia Carreras, Bernardo" w:date="2017-03-15T20:33:00Z">
          <w:pPr>
            <w:pStyle w:val="Heading2"/>
          </w:pPr>
        </w:pPrChange>
      </w:pPr>
      <w:r>
        <w:t>Figure S2:</w:t>
      </w:r>
    </w:p>
    <w:p w:rsidR="00756992" w:rsidRDefault="007A670F">
      <w:pPr>
        <w:spacing w:line="240" w:lineRule="auto"/>
        <w:jc w:val="both"/>
        <w:rPr>
          <w:rFonts w:ascii="Times New Roman" w:hAnsi="Times New Roman" w:cs="Times New Roman"/>
          <w:sz w:val="24"/>
          <w:szCs w:val="24"/>
        </w:rPr>
        <w:pPrChange w:id="2016" w:author="Garcia Carreras, Bernardo" w:date="2017-03-15T20:33:00Z">
          <w:pPr>
            <w:spacing w:line="480" w:lineRule="auto"/>
            <w:jc w:val="both"/>
          </w:pPr>
        </w:pPrChange>
      </w:pPr>
      <w:r>
        <w:rPr>
          <w:rFonts w:ascii="Times New Roman" w:hAnsi="Times New Roman" w:cs="Times New Roman"/>
          <w:b/>
          <w:sz w:val="24"/>
          <w:szCs w:val="24"/>
        </w:rPr>
        <w:t xml:space="preserve"> </w:t>
      </w:r>
      <w:proofErr w:type="gramStart"/>
      <w:r w:rsidRPr="007A670F">
        <w:rPr>
          <w:rFonts w:ascii="Times New Roman" w:hAnsi="Times New Roman" w:cs="Times New Roman"/>
          <w:sz w:val="24"/>
          <w:szCs w:val="24"/>
        </w:rPr>
        <w:t>Example of discrimination between species among pairs of species, here for species grown at 15°C in</w:t>
      </w:r>
      <w:r>
        <w:rPr>
          <w:rFonts w:ascii="Times New Roman" w:hAnsi="Times New Roman" w:cs="Times New Roman"/>
          <w:sz w:val="24"/>
          <w:szCs w:val="24"/>
        </w:rPr>
        <w:t xml:space="preserve"> </w:t>
      </w:r>
      <w:r w:rsidR="00460AFF">
        <w:rPr>
          <w:rFonts w:ascii="Times New Roman" w:hAnsi="Times New Roman" w:cs="Times New Roman"/>
          <w:sz w:val="24"/>
          <w:szCs w:val="24"/>
        </w:rPr>
        <w:t xml:space="preserve">saturating nutrient </w:t>
      </w:r>
      <w:r>
        <w:rPr>
          <w:rFonts w:ascii="Times New Roman" w:hAnsi="Times New Roman" w:cs="Times New Roman"/>
          <w:sz w:val="24"/>
          <w:szCs w:val="24"/>
        </w:rPr>
        <w:t>condit</w:t>
      </w:r>
      <w:r w:rsidRPr="007A670F">
        <w:rPr>
          <w:rFonts w:ascii="Times New Roman" w:hAnsi="Times New Roman" w:cs="Times New Roman"/>
          <w:sz w:val="24"/>
          <w:szCs w:val="24"/>
        </w:rPr>
        <w:t>ions</w:t>
      </w:r>
      <w:r w:rsidR="006B7EB2">
        <w:rPr>
          <w:rFonts w:ascii="Times New Roman" w:hAnsi="Times New Roman" w:cs="Times New Roman"/>
          <w:sz w:val="24"/>
          <w:szCs w:val="24"/>
        </w:rPr>
        <w:t xml:space="preserve"> after 14 days of experiment</w:t>
      </w:r>
      <w:r w:rsidRPr="007A670F">
        <w:rPr>
          <w:rFonts w:ascii="Times New Roman" w:hAnsi="Times New Roman" w:cs="Times New Roman"/>
          <w:sz w:val="24"/>
          <w:szCs w:val="24"/>
        </w:rPr>
        <w:t>.</w:t>
      </w:r>
      <w:proofErr w:type="gramEnd"/>
      <w:r w:rsidRPr="007A670F">
        <w:rPr>
          <w:rFonts w:ascii="Times New Roman" w:hAnsi="Times New Roman" w:cs="Times New Roman"/>
          <w:sz w:val="24"/>
          <w:szCs w:val="24"/>
        </w:rPr>
        <w:t xml:space="preserve"> </w:t>
      </w:r>
      <w:r>
        <w:rPr>
          <w:rFonts w:ascii="Times New Roman" w:hAnsi="Times New Roman" w:cs="Times New Roman"/>
          <w:sz w:val="24"/>
          <w:szCs w:val="24"/>
        </w:rPr>
        <w:t>Each dot represents a cell</w:t>
      </w:r>
      <w:r w:rsidR="003A20EA">
        <w:rPr>
          <w:rFonts w:ascii="Times New Roman" w:hAnsi="Times New Roman" w:cs="Times New Roman"/>
          <w:sz w:val="24"/>
          <w:szCs w:val="24"/>
        </w:rPr>
        <w:t xml:space="preserve">, here mapped on FSC.H (size proxy) and FL3.H (chlorophyll a proxy) characteristics from the flow </w:t>
      </w:r>
      <w:proofErr w:type="spellStart"/>
      <w:r w:rsidR="003A20EA">
        <w:rPr>
          <w:rFonts w:ascii="Times New Roman" w:hAnsi="Times New Roman" w:cs="Times New Roman"/>
          <w:sz w:val="24"/>
          <w:szCs w:val="24"/>
        </w:rPr>
        <w:t>cytometer</w:t>
      </w:r>
      <w:proofErr w:type="spellEnd"/>
      <w:r>
        <w:rPr>
          <w:rFonts w:ascii="Times New Roman" w:hAnsi="Times New Roman" w:cs="Times New Roman"/>
          <w:sz w:val="24"/>
          <w:szCs w:val="24"/>
        </w:rPr>
        <w:t>. C</w:t>
      </w:r>
      <w:r w:rsidRPr="007A670F">
        <w:rPr>
          <w:rFonts w:ascii="Times New Roman" w:hAnsi="Times New Roman" w:cs="Times New Roman"/>
          <w:sz w:val="24"/>
          <w:szCs w:val="24"/>
        </w:rPr>
        <w:t>olo</w:t>
      </w:r>
      <w:r>
        <w:rPr>
          <w:rFonts w:ascii="Times New Roman" w:hAnsi="Times New Roman" w:cs="Times New Roman"/>
          <w:sz w:val="24"/>
          <w:szCs w:val="24"/>
        </w:rPr>
        <w:t>u</w:t>
      </w:r>
      <w:r w:rsidRPr="007A670F">
        <w:rPr>
          <w:rFonts w:ascii="Times New Roman" w:hAnsi="Times New Roman" w:cs="Times New Roman"/>
          <w:sz w:val="24"/>
          <w:szCs w:val="24"/>
        </w:rPr>
        <w:t xml:space="preserve">rs represent the species predicted by the discrimination algorithm. The discrimination algorithm is a linear </w:t>
      </w:r>
      <w:proofErr w:type="spellStart"/>
      <w:r w:rsidRPr="007A670F">
        <w:rPr>
          <w:rFonts w:ascii="Times New Roman" w:hAnsi="Times New Roman" w:cs="Times New Roman"/>
          <w:sz w:val="24"/>
          <w:szCs w:val="24"/>
        </w:rPr>
        <w:t>discriminant</w:t>
      </w:r>
      <w:proofErr w:type="spellEnd"/>
      <w:r w:rsidRPr="007A670F">
        <w:rPr>
          <w:rFonts w:ascii="Times New Roman" w:hAnsi="Times New Roman" w:cs="Times New Roman"/>
          <w:sz w:val="24"/>
          <w:szCs w:val="24"/>
        </w:rPr>
        <w:t xml:space="preserve"> analysis trained with flow </w:t>
      </w:r>
      <w:proofErr w:type="spellStart"/>
      <w:r w:rsidRPr="007A670F">
        <w:rPr>
          <w:rFonts w:ascii="Times New Roman" w:hAnsi="Times New Roman" w:cs="Times New Roman"/>
          <w:sz w:val="24"/>
          <w:szCs w:val="24"/>
        </w:rPr>
        <w:t>cytometer</w:t>
      </w:r>
      <w:proofErr w:type="spellEnd"/>
      <w:r w:rsidRPr="007A670F">
        <w:rPr>
          <w:rFonts w:ascii="Times New Roman" w:hAnsi="Times New Roman" w:cs="Times New Roman"/>
          <w:sz w:val="24"/>
          <w:szCs w:val="24"/>
        </w:rPr>
        <w:t xml:space="preserve"> data (FSC.H, FSC.A, SSC.H, SSC.A, FL1.H, FL1.A, FL2.H, FL2.A, FL3.H, FL3.A, FL4.H, and FL4.A) from the species grown in isolates at the same temperature and nutrient conditions.</w:t>
      </w:r>
      <w:r w:rsidR="00322C0C">
        <w:rPr>
          <w:rFonts w:ascii="Times New Roman" w:hAnsi="Times New Roman" w:cs="Times New Roman"/>
          <w:sz w:val="24"/>
          <w:szCs w:val="24"/>
        </w:rPr>
        <w:t xml:space="preserve"> </w:t>
      </w:r>
      <w:del w:id="2017" w:author="Garcia Carreras, Bernardo" w:date="2017-02-22T15:33:00Z">
        <w:r w:rsidR="00322C0C" w:rsidDel="00EE5CF3">
          <w:rPr>
            <w:rFonts w:ascii="Times New Roman" w:hAnsi="Times New Roman" w:cs="Times New Roman"/>
            <w:sz w:val="24"/>
            <w:szCs w:val="24"/>
          </w:rPr>
          <w:delText>You can see for instance</w:delText>
        </w:r>
      </w:del>
      <w:ins w:id="2018" w:author="Garcia Carreras, Bernardo" w:date="2017-02-22T15:33:00Z">
        <w:r w:rsidR="00EE5CF3">
          <w:rPr>
            <w:rFonts w:ascii="Times New Roman" w:hAnsi="Times New Roman" w:cs="Times New Roman"/>
            <w:sz w:val="24"/>
            <w:szCs w:val="24"/>
          </w:rPr>
          <w:t>For example,</w:t>
        </w:r>
      </w:ins>
      <w:r w:rsidR="00322C0C">
        <w:rPr>
          <w:rFonts w:ascii="Times New Roman" w:hAnsi="Times New Roman" w:cs="Times New Roman"/>
          <w:sz w:val="24"/>
          <w:szCs w:val="24"/>
        </w:rPr>
        <w:t xml:space="preserve"> </w:t>
      </w:r>
      <w:del w:id="2019" w:author="Garcia Carreras, Bernardo" w:date="2017-02-22T15:33:00Z">
        <w:r w:rsidR="00322C0C" w:rsidDel="00EE5CF3">
          <w:rPr>
            <w:rFonts w:ascii="Times New Roman" w:hAnsi="Times New Roman" w:cs="Times New Roman"/>
            <w:sz w:val="24"/>
            <w:szCs w:val="24"/>
          </w:rPr>
          <w:delText xml:space="preserve">that in the </w:delText>
        </w:r>
        <w:r w:rsidR="00322C0C" w:rsidRPr="00322C0C" w:rsidDel="00EE5CF3">
          <w:rPr>
            <w:rFonts w:ascii="Times New Roman" w:hAnsi="Times New Roman" w:cs="Times New Roman"/>
            <w:i/>
            <w:sz w:val="24"/>
            <w:szCs w:val="24"/>
          </w:rPr>
          <w:delText>Chlorella-Chlamydomonas</w:delText>
        </w:r>
        <w:r w:rsidR="00322C0C" w:rsidDel="00EE5CF3">
          <w:rPr>
            <w:rFonts w:ascii="Times New Roman" w:hAnsi="Times New Roman" w:cs="Times New Roman"/>
            <w:sz w:val="24"/>
            <w:szCs w:val="24"/>
          </w:rPr>
          <w:delText xml:space="preserve"> pair, </w:delText>
        </w:r>
      </w:del>
      <w:proofErr w:type="spellStart"/>
      <w:r w:rsidR="00322C0C" w:rsidRPr="00322C0C">
        <w:rPr>
          <w:rFonts w:ascii="Times New Roman" w:hAnsi="Times New Roman" w:cs="Times New Roman"/>
          <w:i/>
          <w:sz w:val="24"/>
          <w:szCs w:val="24"/>
        </w:rPr>
        <w:t>Chlamydomonas</w:t>
      </w:r>
      <w:proofErr w:type="spellEnd"/>
      <w:r w:rsidR="00322C0C">
        <w:rPr>
          <w:rFonts w:ascii="Times New Roman" w:hAnsi="Times New Roman" w:cs="Times New Roman"/>
          <w:sz w:val="24"/>
          <w:szCs w:val="24"/>
        </w:rPr>
        <w:t xml:space="preserve"> </w:t>
      </w:r>
      <w:del w:id="2020" w:author="Garcia Carreras, Bernardo" w:date="2017-02-22T15:33:00Z">
        <w:r w:rsidR="00322C0C" w:rsidDel="00EE5CF3">
          <w:rPr>
            <w:rFonts w:ascii="Times New Roman" w:hAnsi="Times New Roman" w:cs="Times New Roman"/>
            <w:sz w:val="24"/>
            <w:szCs w:val="24"/>
          </w:rPr>
          <w:delText xml:space="preserve">seems to </w:delText>
        </w:r>
      </w:del>
      <w:proofErr w:type="gramStart"/>
      <w:r w:rsidR="00322C0C">
        <w:rPr>
          <w:rFonts w:ascii="Times New Roman" w:hAnsi="Times New Roman" w:cs="Times New Roman"/>
          <w:sz w:val="24"/>
          <w:szCs w:val="24"/>
        </w:rPr>
        <w:t>outcompete</w:t>
      </w:r>
      <w:ins w:id="2021" w:author="Garcia Carreras, Bernardo" w:date="2017-02-22T15:33:00Z">
        <w:r w:rsidR="00EE5CF3">
          <w:rPr>
            <w:rFonts w:ascii="Times New Roman" w:hAnsi="Times New Roman" w:cs="Times New Roman"/>
            <w:sz w:val="24"/>
            <w:szCs w:val="24"/>
          </w:rPr>
          <w:t>s</w:t>
        </w:r>
      </w:ins>
      <w:proofErr w:type="gramEnd"/>
      <w:r w:rsidR="00322C0C">
        <w:rPr>
          <w:rFonts w:ascii="Times New Roman" w:hAnsi="Times New Roman" w:cs="Times New Roman"/>
          <w:sz w:val="24"/>
          <w:szCs w:val="24"/>
        </w:rPr>
        <w:t xml:space="preserve"> </w:t>
      </w:r>
      <w:r w:rsidR="00322C0C" w:rsidRPr="00322C0C">
        <w:rPr>
          <w:rFonts w:ascii="Times New Roman" w:hAnsi="Times New Roman" w:cs="Times New Roman"/>
          <w:i/>
          <w:sz w:val="24"/>
          <w:szCs w:val="24"/>
        </w:rPr>
        <w:t>Chlorella</w:t>
      </w:r>
      <w:r w:rsidR="00B63E4E">
        <w:rPr>
          <w:rFonts w:ascii="Times New Roman" w:hAnsi="Times New Roman" w:cs="Times New Roman"/>
          <w:i/>
          <w:sz w:val="24"/>
          <w:szCs w:val="24"/>
        </w:rPr>
        <w:t xml:space="preserve"> </w:t>
      </w:r>
      <w:r w:rsidR="00B63E4E" w:rsidRPr="00B63E4E">
        <w:rPr>
          <w:rFonts w:ascii="Times New Roman" w:hAnsi="Times New Roman" w:cs="Times New Roman"/>
          <w:sz w:val="24"/>
          <w:szCs w:val="24"/>
        </w:rPr>
        <w:t>in these nutrient and temperature conditions</w:t>
      </w:r>
      <w:r w:rsidR="00322C0C" w:rsidRPr="00B63E4E">
        <w:rPr>
          <w:rFonts w:ascii="Times New Roman" w:hAnsi="Times New Roman" w:cs="Times New Roman"/>
          <w:sz w:val="24"/>
          <w:szCs w:val="24"/>
        </w:rPr>
        <w:t>.</w:t>
      </w:r>
      <w:r w:rsidR="00BC78FC">
        <w:rPr>
          <w:rFonts w:ascii="Times New Roman" w:hAnsi="Times New Roman" w:cs="Times New Roman"/>
          <w:b/>
          <w:sz w:val="24"/>
          <w:szCs w:val="24"/>
        </w:rPr>
        <w:br w:type="page"/>
      </w:r>
    </w:p>
    <w:p w:rsidR="00756992" w:rsidRDefault="00756992">
      <w:pPr>
        <w:spacing w:line="240" w:lineRule="auto"/>
        <w:jc w:val="center"/>
        <w:rPr>
          <w:ins w:id="2022" w:author="Garcia Carreras, Bernardo" w:date="2017-03-15T18:48:00Z"/>
        </w:rPr>
        <w:pPrChange w:id="2023" w:author="Garcia Carreras, Bernardo" w:date="2017-03-15T20:33:00Z">
          <w:pPr/>
        </w:pPrChange>
      </w:pPr>
      <w:ins w:id="2024" w:author="Garcia Carreras, Bernardo" w:date="2017-03-15T18:48:00Z">
        <w:r>
          <w:rPr>
            <w:noProof/>
            <w:lang w:val="en-US"/>
          </w:rPr>
          <w:lastRenderedPageBreak/>
          <w:drawing>
            <wp:inline distT="0" distB="0" distL="0" distR="0">
              <wp:extent cx="571500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vire_comp_flips.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0" cy="2476500"/>
                      </a:xfrm>
                      <a:prstGeom prst="rect">
                        <a:avLst/>
                      </a:prstGeom>
                    </pic:spPr>
                  </pic:pic>
                </a:graphicData>
              </a:graphic>
            </wp:inline>
          </w:drawing>
        </w:r>
      </w:ins>
    </w:p>
    <w:p w:rsidR="00756992" w:rsidRDefault="00A2358A">
      <w:pPr>
        <w:pStyle w:val="Heading2"/>
        <w:spacing w:line="240" w:lineRule="auto"/>
        <w:rPr>
          <w:ins w:id="2025" w:author="Garcia Carreras, Bernardo" w:date="2017-03-15T18:48:00Z"/>
        </w:rPr>
        <w:pPrChange w:id="2026" w:author="Garcia Carreras, Bernardo" w:date="2017-03-15T20:33:00Z">
          <w:pPr>
            <w:pStyle w:val="Heading2"/>
          </w:pPr>
        </w:pPrChange>
      </w:pPr>
      <w:ins w:id="2027" w:author="Garcia Carreras, Bernardo" w:date="2017-03-15T18:48:00Z">
        <w:r>
          <w:t>Figure S3:</w:t>
        </w:r>
      </w:ins>
    </w:p>
    <w:p w:rsidR="00756992" w:rsidRDefault="00A2358A">
      <w:pPr>
        <w:spacing w:line="240" w:lineRule="auto"/>
        <w:jc w:val="both"/>
        <w:rPr>
          <w:ins w:id="2028" w:author="Garcia Carreras, Bernardo" w:date="2017-03-15T18:47:00Z"/>
          <w:rFonts w:asciiTheme="majorHAnsi" w:eastAsiaTheme="majorEastAsia" w:hAnsiTheme="majorHAnsi" w:cstheme="majorBidi"/>
          <w:b/>
          <w:bCs/>
          <w:sz w:val="26"/>
          <w:szCs w:val="26"/>
        </w:rPr>
        <w:pPrChange w:id="2029" w:author="Garcia Carreras, Bernardo" w:date="2017-03-15T20:33:00Z">
          <w:pPr/>
        </w:pPrChange>
      </w:pPr>
      <w:ins w:id="2030" w:author="Garcia Carreras, Bernardo" w:date="2017-03-15T18:48:00Z">
        <w:r>
          <w:rPr>
            <w:rFonts w:ascii="Times New Roman" w:hAnsi="Times New Roman" w:cs="Times New Roman"/>
            <w:b/>
            <w:sz w:val="24"/>
            <w:szCs w:val="24"/>
          </w:rPr>
          <w:t xml:space="preserve"> </w:t>
        </w:r>
      </w:ins>
      <w:proofErr w:type="gramStart"/>
      <w:ins w:id="2031" w:author="Garcia Carreras, Bernardo" w:date="2017-03-15T18:50:00Z">
        <w:r w:rsidR="00323181">
          <w:rPr>
            <w:rFonts w:ascii="Times New Roman" w:hAnsi="Times New Roman" w:cs="Times New Roman"/>
            <w:sz w:val="24"/>
            <w:szCs w:val="24"/>
          </w:rPr>
          <w:t>Reversals of competitive outcomes</w:t>
        </w:r>
      </w:ins>
      <w:ins w:id="2032" w:author="Garcia Carreras, Bernardo" w:date="2017-03-15T18:51:00Z">
        <w:r w:rsidR="00323181">
          <w:rPr>
            <w:rFonts w:ascii="Times New Roman" w:hAnsi="Times New Roman" w:cs="Times New Roman"/>
            <w:sz w:val="24"/>
            <w:szCs w:val="24"/>
          </w:rPr>
          <w:t xml:space="preserve"> and traits</w:t>
        </w:r>
      </w:ins>
      <w:ins w:id="2033" w:author="Garcia Carreras, Bernardo" w:date="2017-03-15T18:50:00Z">
        <w:r w:rsidR="00323181">
          <w:rPr>
            <w:rFonts w:ascii="Times New Roman" w:hAnsi="Times New Roman" w:cs="Times New Roman"/>
            <w:sz w:val="24"/>
            <w:szCs w:val="24"/>
          </w:rPr>
          <w:t xml:space="preserve"> due to temperature.</w:t>
        </w:r>
        <w:proofErr w:type="gramEnd"/>
        <w:r w:rsidR="00323181">
          <w:rPr>
            <w:rFonts w:ascii="Times New Roman" w:hAnsi="Times New Roman" w:cs="Times New Roman"/>
            <w:sz w:val="24"/>
            <w:szCs w:val="24"/>
          </w:rPr>
          <w:t xml:space="preserve"> </w:t>
        </w:r>
      </w:ins>
      <w:ins w:id="2034" w:author="Garcia Carreras, Bernardo" w:date="2017-03-15T18:52:00Z">
        <w:r w:rsidR="00323181">
          <w:rPr>
            <w:rFonts w:ascii="Times New Roman" w:hAnsi="Times New Roman" w:cs="Times New Roman"/>
            <w:sz w:val="24"/>
            <w:szCs w:val="24"/>
          </w:rPr>
          <w:t xml:space="preserve">Red boxes mean no reversal, while green boxes mean a reversal was observed between 15°C and 25°C. The different columns are for different competitions (e.g., species 1 vs. species 2). </w:t>
        </w:r>
      </w:ins>
      <w:ins w:id="2035" w:author="Garcia Carreras, Bernardo" w:date="2017-03-15T18:50:00Z">
        <w:r w:rsidR="00323181">
          <w:rPr>
            <w:rFonts w:ascii="Times New Roman" w:hAnsi="Times New Roman" w:cs="Times New Roman"/>
            <w:sz w:val="24"/>
            <w:szCs w:val="24"/>
          </w:rPr>
          <w:t>‘Comp</w:t>
        </w:r>
      </w:ins>
      <w:ins w:id="2036" w:author="Garcia Carreras, Bernardo" w:date="2017-03-15T18:51:00Z">
        <w:r w:rsidR="00323181">
          <w:rPr>
            <w:rFonts w:ascii="Times New Roman" w:hAnsi="Times New Roman" w:cs="Times New Roman"/>
            <w:sz w:val="24"/>
            <w:szCs w:val="24"/>
          </w:rPr>
          <w:t xml:space="preserve">.’ refers to the experimentally observed competitive outcome, </w:t>
        </w:r>
      </w:ins>
      <w:ins w:id="2037" w:author="Garcia Carreras, Bernardo" w:date="2017-03-15T18:53:00Z">
        <w:r w:rsidR="00323181">
          <w:rPr>
            <w:rFonts w:ascii="Times New Roman" w:hAnsi="Times New Roman" w:cs="Times New Roman"/>
            <w:sz w:val="24"/>
            <w:szCs w:val="24"/>
          </w:rPr>
          <w:t xml:space="preserve">while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323181">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323181">
          <w:rPr>
            <w:rFonts w:ascii="Times New Roman" w:hAnsi="Times New Roman" w:cs="Times New Roman"/>
            <w:sz w:val="24"/>
            <w:szCs w:val="24"/>
          </w:rPr>
          <w:t xml:space="preserve"> </w:t>
        </w:r>
        <w:proofErr w:type="gramStart"/>
        <w:r w:rsidR="00323181">
          <w:rPr>
            <w:rFonts w:ascii="Times New Roman" w:hAnsi="Times New Roman" w:cs="Times New Roman"/>
            <w:sz w:val="24"/>
            <w:szCs w:val="24"/>
          </w:rPr>
          <w:t>refer</w:t>
        </w:r>
        <w:proofErr w:type="gramEnd"/>
        <w:r w:rsidR="00323181">
          <w:rPr>
            <w:rFonts w:ascii="Times New Roman" w:hAnsi="Times New Roman" w:cs="Times New Roman"/>
            <w:sz w:val="24"/>
            <w:szCs w:val="24"/>
          </w:rPr>
          <w:t xml:space="preserve"> to species’ traits that </w:t>
        </w:r>
      </w:ins>
      <w:ins w:id="2038" w:author="Garcia Carreras, Bernardo" w:date="2017-03-15T21:29:00Z">
        <w:r w:rsidR="00CC33F1">
          <w:rPr>
            <w:rFonts w:ascii="Times New Roman" w:hAnsi="Times New Roman" w:cs="Times New Roman"/>
            <w:sz w:val="24"/>
            <w:szCs w:val="24"/>
          </w:rPr>
          <w:t>define</w:t>
        </w:r>
      </w:ins>
      <w:bookmarkStart w:id="2039" w:name="_GoBack"/>
      <w:bookmarkEnd w:id="2039"/>
      <w:ins w:id="2040" w:author="Garcia Carreras, Bernardo" w:date="2017-03-15T18:53:00Z">
        <w:r w:rsidR="00323181">
          <w:rPr>
            <w:rFonts w:ascii="Times New Roman" w:hAnsi="Times New Roman" w:cs="Times New Roman"/>
            <w:sz w:val="24"/>
            <w:szCs w:val="24"/>
          </w:rPr>
          <w:t xml:space="preserve"> the Monod curve. Results are shown for the two nutrient concentrations separately. </w:t>
        </w:r>
      </w:ins>
      <w:ins w:id="2041" w:author="Garcia Carreras, Bernardo" w:date="2017-03-15T18:54:00Z">
        <w:r w:rsidR="00323181">
          <w:rPr>
            <w:rFonts w:ascii="Times New Roman" w:hAnsi="Times New Roman" w:cs="Times New Roman"/>
            <w:sz w:val="24"/>
            <w:szCs w:val="24"/>
          </w:rPr>
          <w:t xml:space="preserve">For example, for species 1 vs. species 2, no reversals were observed in competitive outcomes or traits, while for species 1 vs. species 3, a reversal was observed in both the competitive outcome and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323181">
          <w:rPr>
            <w:rFonts w:ascii="Times New Roman" w:hAnsi="Times New Roman" w:cs="Times New Roman"/>
            <w:sz w:val="24"/>
            <w:szCs w:val="24"/>
          </w:rPr>
          <w:t xml:space="preserve"> (at both nutrient concentrations), but not in </w:t>
        </w:r>
      </w:ins>
      <m:oMath>
        <m:sSub>
          <m:sSubPr>
            <m:ctrlPr>
              <w:ins w:id="2042" w:author="Garcia Carreras, Bernardo" w:date="2017-03-15T18:55:00Z">
                <w:rPr>
                  <w:rFonts w:ascii="Cambria Math" w:hAnsi="Cambria Math" w:cs="Times New Roman"/>
                  <w:i/>
                  <w:sz w:val="24"/>
                  <w:szCs w:val="24"/>
                </w:rPr>
              </w:ins>
            </m:ctrlPr>
          </m:sSubPr>
          <m:e>
            <w:ins w:id="2043" w:author="Garcia Carreras, Bernardo" w:date="2017-03-15T18:55:00Z">
              <m:r>
                <w:rPr>
                  <w:rFonts w:ascii="Cambria Math" w:hAnsi="Cambria Math" w:cs="Times New Roman"/>
                  <w:sz w:val="24"/>
                  <w:szCs w:val="24"/>
                </w:rPr>
                <m:t>K</m:t>
              </m:r>
            </w:ins>
          </m:e>
          <m:sub>
            <w:ins w:id="2044" w:author="Garcia Carreras, Bernardo" w:date="2017-03-15T18:55:00Z">
              <m:r>
                <w:rPr>
                  <w:rFonts w:ascii="Cambria Math" w:hAnsi="Cambria Math" w:cs="Times New Roman"/>
                  <w:sz w:val="24"/>
                  <w:szCs w:val="24"/>
                </w:rPr>
                <m:t>S</m:t>
              </m:r>
            </w:ins>
          </m:sub>
        </m:sSub>
        <w:ins w:id="2045" w:author="Garcia Carreras, Bernardo" w:date="2017-03-15T18:55:00Z"/>
      </m:oMath>
      <w:r w:rsidR="00323181">
        <w:rPr>
          <w:rFonts w:ascii="Times New Roman" w:hAnsi="Times New Roman" w:cs="Times New Roman"/>
          <w:sz w:val="24"/>
          <w:szCs w:val="24"/>
        </w:rPr>
        <w:t>.</w:t>
      </w:r>
      <w:ins w:id="2046" w:author="Garcia Carreras, Bernardo" w:date="2017-03-15T18:47:00Z">
        <w:r>
          <w:br w:type="page"/>
        </w:r>
      </w:ins>
    </w:p>
    <w:p w:rsidR="00756992" w:rsidRDefault="00756992">
      <w:pPr>
        <w:spacing w:line="240" w:lineRule="auto"/>
        <w:rPr>
          <w:del w:id="2047" w:author="Garcia Carreras, Bernardo" w:date="2017-03-14T14:55:00Z"/>
        </w:rPr>
        <w:pPrChange w:id="2048" w:author="Garcia Carreras, Bernardo" w:date="2017-03-15T20:33:00Z">
          <w:pPr/>
        </w:pPrChange>
      </w:pPr>
      <w:del w:id="2049" w:author="Garcia Carreras, Bernardo" w:date="2017-03-14T14:55:00Z">
        <w:r>
          <w:rPr>
            <w:noProof/>
            <w:lang w:val="en-US"/>
          </w:rPr>
          <w:lastRenderedPageBreak/>
          <w:drawing>
            <wp:inline distT="0" distB="0" distL="0" distR="0">
              <wp:extent cx="5262594" cy="26312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262594" cy="2631297"/>
                      </a:xfrm>
                      <a:prstGeom prst="rect">
                        <a:avLst/>
                      </a:prstGeom>
                    </pic:spPr>
                  </pic:pic>
                </a:graphicData>
              </a:graphic>
            </wp:inline>
          </w:drawing>
        </w:r>
        <w:r w:rsidR="00525F69" w:rsidDel="001F5E29">
          <w:delText xml:space="preserve"> </w:delText>
        </w:r>
      </w:del>
    </w:p>
    <w:p w:rsidR="00756992" w:rsidRDefault="00525F69">
      <w:pPr>
        <w:pStyle w:val="Heading2"/>
        <w:spacing w:line="240" w:lineRule="auto"/>
        <w:rPr>
          <w:del w:id="2050" w:author="Garcia Carreras, Bernardo" w:date="2017-03-14T14:55:00Z"/>
        </w:rPr>
        <w:pPrChange w:id="2051" w:author="Garcia Carreras, Bernardo" w:date="2017-03-15T20:33:00Z">
          <w:pPr>
            <w:pStyle w:val="Heading2"/>
          </w:pPr>
        </w:pPrChange>
      </w:pPr>
      <w:commentRangeStart w:id="2052"/>
      <w:del w:id="2053" w:author="Garcia Carreras, Bernardo" w:date="2017-03-14T14:55:00Z">
        <w:r w:rsidRPr="00525F69" w:rsidDel="001F5E29">
          <w:delText xml:space="preserve">Figure </w:delText>
        </w:r>
        <w:commentRangeEnd w:id="2052"/>
        <w:r w:rsidR="00EE5CF3" w:rsidDel="001F5E29">
          <w:rPr>
            <w:rStyle w:val="CommentReference"/>
            <w:rFonts w:asciiTheme="minorHAnsi" w:eastAsiaTheme="minorEastAsia" w:hAnsiTheme="minorHAnsi" w:cstheme="minorBidi"/>
            <w:b w:val="0"/>
            <w:bCs w:val="0"/>
          </w:rPr>
          <w:commentReference w:id="2052"/>
        </w:r>
        <w:r w:rsidRPr="00525F69" w:rsidDel="001F5E29">
          <w:delText xml:space="preserve">S3: </w:delText>
        </w:r>
      </w:del>
    </w:p>
    <w:p w:rsidR="00756992" w:rsidRDefault="00525F69">
      <w:pPr>
        <w:spacing w:line="240" w:lineRule="auto"/>
        <w:jc w:val="both"/>
        <w:rPr>
          <w:del w:id="2054" w:author="Garcia Carreras, Bernardo" w:date="2017-03-14T14:55:00Z"/>
        </w:rPr>
        <w:pPrChange w:id="2055" w:author="Garcia Carreras, Bernardo" w:date="2017-03-15T20:33:00Z">
          <w:pPr>
            <w:jc w:val="both"/>
          </w:pPr>
        </w:pPrChange>
      </w:pPr>
      <w:del w:id="2056" w:author="Garcia Carreras, Bernardo" w:date="2017-03-14T14:55:00Z">
        <w:r w:rsidRPr="00525F69" w:rsidDel="001F5E29">
          <w:rPr>
            <w:rFonts w:ascii="Times New Roman" w:hAnsi="Times New Roman" w:cs="Times New Roman"/>
            <w:sz w:val="24"/>
            <w:szCs w:val="24"/>
          </w:rPr>
          <w:delText>Histograms of the proportion of competitive outcomes correctly predicted (left)</w:delText>
        </w:r>
        <w:r w:rsidDel="001F5E29">
          <w:rPr>
            <w:rFonts w:ascii="Times New Roman" w:hAnsi="Times New Roman" w:cs="Times New Roman"/>
            <w:sz w:val="24"/>
            <w:szCs w:val="24"/>
          </w:rPr>
          <w:delText xml:space="preserve"> </w:delText>
        </w:r>
        <w:r w:rsidRPr="00525F69" w:rsidDel="001F5E29">
          <w:rPr>
            <w:rFonts w:ascii="Times New Roman" w:hAnsi="Times New Roman" w:cs="Times New Roman"/>
            <w:sz w:val="24"/>
            <w:szCs w:val="24"/>
          </w:rPr>
          <w:delText>and R</w:delText>
        </w:r>
      </w:del>
      <w:del w:id="2057" w:author="Garcia Carreras, Bernardo" w:date="2017-02-22T15:34:00Z">
        <w:r w:rsidRPr="00525F69" w:rsidDel="00EE5CF3">
          <w:rPr>
            <w:rFonts w:ascii="Times New Roman" w:hAnsi="Times New Roman" w:cs="Times New Roman"/>
            <w:sz w:val="24"/>
            <w:szCs w:val="24"/>
          </w:rPr>
          <w:delText xml:space="preserve"> 2</w:delText>
        </w:r>
      </w:del>
      <w:del w:id="2058" w:author="Garcia Carreras, Bernardo" w:date="2017-03-14T14:55:00Z">
        <w:r w:rsidRPr="00525F69" w:rsidDel="001F5E29">
          <w:rPr>
            <w:rFonts w:ascii="Times New Roman" w:hAnsi="Times New Roman" w:cs="Times New Roman"/>
            <w:sz w:val="24"/>
            <w:szCs w:val="24"/>
          </w:rPr>
          <w:delText xml:space="preserve"> of the line</w:delText>
        </w:r>
        <w:r w:rsidDel="001F5E29">
          <w:rPr>
            <w:rFonts w:ascii="Times New Roman" w:hAnsi="Times New Roman" w:cs="Times New Roman"/>
            <w:sz w:val="24"/>
            <w:szCs w:val="24"/>
          </w:rPr>
          <w:delText>ar regression (right, see Fig. 4</w:delText>
        </w:r>
        <w:r w:rsidRPr="00525F69" w:rsidDel="001F5E29">
          <w:rPr>
            <w:rFonts w:ascii="Times New Roman" w:hAnsi="Times New Roman" w:cs="Times New Roman"/>
            <w:sz w:val="24"/>
            <w:szCs w:val="24"/>
          </w:rPr>
          <w:delText>) for the 10,000 random shu</w:delText>
        </w:r>
        <w:r w:rsidRPr="00525F69" w:rsidDel="001F5E29">
          <w:rPr>
            <w:rFonts w:ascii="Cambria Math" w:hAnsi="Cambria Math" w:cs="Cambria Math"/>
            <w:sz w:val="24"/>
            <w:szCs w:val="24"/>
          </w:rPr>
          <w:delText>ﬄ</w:delText>
        </w:r>
        <w:r w:rsidDel="001F5E29">
          <w:rPr>
            <w:rFonts w:ascii="Times New Roman" w:hAnsi="Times New Roman" w:cs="Times New Roman"/>
            <w:sz w:val="24"/>
            <w:szCs w:val="24"/>
          </w:rPr>
          <w:delText xml:space="preserve">es of both </w:delText>
        </w:r>
      </w:del>
      <w:del w:id="2059" w:author="Garcia Carreras, Bernardo" w:date="2017-02-22T15:34:00Z">
        <w:r w:rsidDel="00EE5CF3">
          <w:rPr>
            <w:rFonts w:ascii="Times New Roman" w:hAnsi="Times New Roman" w:cs="Times New Roman"/>
            <w:sz w:val="24"/>
            <w:szCs w:val="24"/>
          </w:rPr>
          <w:delText>μ</w:delText>
        </w:r>
        <w:r w:rsidRPr="00525F69" w:rsidDel="00EE5CF3">
          <w:rPr>
            <w:rFonts w:ascii="Times New Roman" w:hAnsi="Times New Roman" w:cs="Times New Roman"/>
            <w:sz w:val="24"/>
            <w:szCs w:val="24"/>
          </w:rPr>
          <w:delText>max</w:delText>
        </w:r>
        <w:r w:rsidDel="00EE5CF3">
          <w:rPr>
            <w:rFonts w:ascii="Times New Roman" w:hAnsi="Times New Roman" w:cs="Times New Roman"/>
            <w:sz w:val="24"/>
            <w:szCs w:val="24"/>
          </w:rPr>
          <w:delText xml:space="preserve"> </w:delText>
        </w:r>
      </w:del>
      <w:del w:id="2060" w:author="Garcia Carreras, Bernardo" w:date="2017-03-14T14:55:00Z">
        <w:r w:rsidRPr="00525F69" w:rsidDel="001F5E29">
          <w:rPr>
            <w:rFonts w:ascii="Times New Roman" w:hAnsi="Times New Roman" w:cs="Times New Roman"/>
            <w:sz w:val="24"/>
            <w:szCs w:val="24"/>
          </w:rPr>
          <w:delText>and</w:delText>
        </w:r>
      </w:del>
      <w:del w:id="2061" w:author="Garcia Carreras, Bernardo" w:date="2017-02-22T15:34:00Z">
        <w:r w:rsidRPr="00525F69" w:rsidDel="00EE5CF3">
          <w:rPr>
            <w:rFonts w:ascii="Times New Roman" w:hAnsi="Times New Roman" w:cs="Times New Roman"/>
            <w:sz w:val="24"/>
            <w:szCs w:val="24"/>
          </w:rPr>
          <w:delText xml:space="preserve"> K</w:delText>
        </w:r>
        <w:r w:rsidDel="00EE5CF3">
          <w:rPr>
            <w:rFonts w:ascii="Times New Roman" w:hAnsi="Times New Roman" w:cs="Times New Roman"/>
            <w:sz w:val="24"/>
            <w:szCs w:val="24"/>
          </w:rPr>
          <w:delText>s</w:delText>
        </w:r>
      </w:del>
      <w:del w:id="2062" w:author="Garcia Carreras, Bernardo" w:date="2017-03-14T14:55:00Z">
        <w:r w:rsidRPr="00525F69" w:rsidDel="001F5E29">
          <w:rPr>
            <w:rFonts w:ascii="Times New Roman" w:hAnsi="Times New Roman" w:cs="Times New Roman"/>
            <w:sz w:val="24"/>
            <w:szCs w:val="24"/>
          </w:rPr>
          <w:delText>. Red lines indicate the performance of the model. There were 590 random parameter</w:delText>
        </w:r>
        <w:r w:rsidDel="001F5E29">
          <w:rPr>
            <w:rFonts w:ascii="Times New Roman" w:hAnsi="Times New Roman" w:cs="Times New Roman"/>
            <w:sz w:val="24"/>
            <w:szCs w:val="24"/>
          </w:rPr>
          <w:delText xml:space="preserve"> </w:delText>
        </w:r>
        <w:r w:rsidRPr="00525F69" w:rsidDel="001F5E29">
          <w:rPr>
            <w:rFonts w:ascii="Times New Roman" w:hAnsi="Times New Roman" w:cs="Times New Roman"/>
            <w:sz w:val="24"/>
            <w:szCs w:val="24"/>
          </w:rPr>
          <w:delText>combinations that correctly predicted a greater number of competitive outcomes, and 500</w:delText>
        </w:r>
        <w:r w:rsidDel="001F5E29">
          <w:rPr>
            <w:rFonts w:ascii="Times New Roman" w:hAnsi="Times New Roman" w:cs="Times New Roman"/>
            <w:sz w:val="24"/>
            <w:szCs w:val="24"/>
          </w:rPr>
          <w:delText xml:space="preserve"> that had a higher R</w:delText>
        </w:r>
        <w:r w:rsidRPr="00525F69" w:rsidDel="001F5E29">
          <w:rPr>
            <w:rFonts w:ascii="Times New Roman" w:hAnsi="Times New Roman" w:cs="Times New Roman"/>
            <w:sz w:val="24"/>
            <w:szCs w:val="24"/>
            <w:vertAlign w:val="superscript"/>
          </w:rPr>
          <w:delText>2</w:delText>
        </w:r>
        <w:r w:rsidRPr="00525F69" w:rsidDel="001F5E29">
          <w:rPr>
            <w:rFonts w:ascii="Times New Roman" w:hAnsi="Times New Roman" w:cs="Times New Roman"/>
            <w:sz w:val="24"/>
            <w:szCs w:val="24"/>
          </w:rPr>
          <w:delText>.</w:delText>
        </w:r>
        <w:r w:rsidDel="001F5E29">
          <w:delText xml:space="preserve"> </w:delText>
        </w:r>
      </w:del>
    </w:p>
    <w:p w:rsidR="00756992" w:rsidRDefault="00525F69">
      <w:pPr>
        <w:spacing w:line="240" w:lineRule="auto"/>
        <w:rPr>
          <w:del w:id="2063" w:author="Garcia Carreras, Bernardo" w:date="2017-03-14T14:56:00Z"/>
        </w:rPr>
        <w:pPrChange w:id="2064" w:author="Garcia Carreras, Bernardo" w:date="2017-03-15T20:33:00Z">
          <w:pPr/>
        </w:pPrChange>
      </w:pPr>
      <w:del w:id="2065" w:author="Garcia Carreras, Bernardo" w:date="2017-03-14T14:56:00Z">
        <w:r w:rsidDel="001F5E29">
          <w:br w:type="page"/>
        </w:r>
      </w:del>
    </w:p>
    <w:p w:rsidR="00756992" w:rsidRDefault="00756992">
      <w:pPr>
        <w:spacing w:line="240" w:lineRule="auto"/>
        <w:jc w:val="both"/>
        <w:rPr>
          <w:del w:id="2066" w:author="Garcia Carreras, Bernardo" w:date="2017-03-14T14:55:00Z"/>
          <w:rFonts w:ascii="Times New Roman" w:hAnsi="Times New Roman" w:cs="Times New Roman"/>
          <w:sz w:val="24"/>
          <w:szCs w:val="24"/>
        </w:rPr>
        <w:pPrChange w:id="2067" w:author="Garcia Carreras, Bernardo" w:date="2017-03-15T20:33:00Z">
          <w:pPr>
            <w:jc w:val="both"/>
          </w:pPr>
        </w:pPrChange>
      </w:pPr>
      <w:del w:id="2068" w:author="Garcia Carreras, Bernardo" w:date="2017-03-14T14:55:00Z">
        <w:r>
          <w:rPr>
            <w:noProof/>
            <w:lang w:val="en-US"/>
          </w:rPr>
          <w:lastRenderedPageBreak/>
          <w:drawing>
            <wp:inline distT="0" distB="0" distL="0" distR="0">
              <wp:extent cx="5313391" cy="2621137"/>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313391" cy="2621137"/>
                      </a:xfrm>
                      <a:prstGeom prst="rect">
                        <a:avLst/>
                      </a:prstGeom>
                    </pic:spPr>
                  </pic:pic>
                </a:graphicData>
              </a:graphic>
            </wp:inline>
          </w:drawing>
        </w:r>
      </w:del>
    </w:p>
    <w:p w:rsidR="00756992" w:rsidRDefault="00525F69">
      <w:pPr>
        <w:pStyle w:val="Heading2"/>
        <w:spacing w:line="240" w:lineRule="auto"/>
        <w:rPr>
          <w:del w:id="2069" w:author="Garcia Carreras, Bernardo" w:date="2017-03-14T14:55:00Z"/>
        </w:rPr>
        <w:pPrChange w:id="2070" w:author="Garcia Carreras, Bernardo" w:date="2017-03-15T20:33:00Z">
          <w:pPr>
            <w:pStyle w:val="Heading2"/>
          </w:pPr>
        </w:pPrChange>
      </w:pPr>
      <w:del w:id="2071" w:author="Garcia Carreras, Bernardo" w:date="2017-03-14T14:55:00Z">
        <w:r w:rsidDel="004E40B6">
          <w:delText>Fig S4:</w:delText>
        </w:r>
      </w:del>
    </w:p>
    <w:p w:rsidR="00756992" w:rsidRDefault="00525F69">
      <w:pPr>
        <w:spacing w:line="240" w:lineRule="auto"/>
        <w:jc w:val="both"/>
        <w:rPr>
          <w:del w:id="2072" w:author="Garcia Carreras, Bernardo" w:date="2017-03-14T14:55:00Z"/>
          <w:rFonts w:ascii="Times New Roman" w:hAnsi="Times New Roman" w:cs="Times New Roman"/>
          <w:sz w:val="24"/>
          <w:szCs w:val="24"/>
        </w:rPr>
        <w:pPrChange w:id="2073" w:author="Garcia Carreras, Bernardo" w:date="2017-03-15T20:33:00Z">
          <w:pPr>
            <w:jc w:val="both"/>
          </w:pPr>
        </w:pPrChange>
      </w:pPr>
      <w:del w:id="2074" w:author="Garcia Carreras, Bernardo" w:date="2017-03-14T14:55:00Z">
        <w:r w:rsidRPr="00525F69" w:rsidDel="004E40B6">
          <w:rPr>
            <w:rFonts w:ascii="Times New Roman" w:hAnsi="Times New Roman" w:cs="Times New Roman"/>
            <w:sz w:val="24"/>
            <w:szCs w:val="24"/>
          </w:rPr>
          <w:delText xml:space="preserve">As in Fig. S3, but where only </w:delText>
        </w:r>
      </w:del>
      <w:del w:id="2075" w:author="Garcia Carreras, Bernardo" w:date="2017-02-22T15:35:00Z">
        <w:r w:rsidRPr="00525F69" w:rsidDel="00EE5CF3">
          <w:rPr>
            <w:rFonts w:ascii="Times New Roman" w:hAnsi="Times New Roman" w:cs="Times New Roman"/>
            <w:sz w:val="24"/>
            <w:szCs w:val="24"/>
          </w:rPr>
          <w:delText xml:space="preserve">μmax </w:delText>
        </w:r>
      </w:del>
      <w:del w:id="2076" w:author="Garcia Carreras, Bernardo" w:date="2017-03-14T14:55:00Z">
        <w:r w:rsidRPr="00525F69" w:rsidDel="004E40B6">
          <w:rPr>
            <w:rFonts w:ascii="Times New Roman" w:hAnsi="Times New Roman" w:cs="Times New Roman"/>
            <w:sz w:val="24"/>
            <w:szCs w:val="24"/>
          </w:rPr>
          <w:delText>was shu</w:delText>
        </w:r>
        <w:r w:rsidRPr="00525F69" w:rsidDel="004E40B6">
          <w:rPr>
            <w:rFonts w:ascii="Cambria Math" w:hAnsi="Cambria Math" w:cs="Cambria Math"/>
            <w:sz w:val="24"/>
            <w:szCs w:val="24"/>
          </w:rPr>
          <w:delText>ﬄ</w:delText>
        </w:r>
        <w:r w:rsidRPr="00525F69" w:rsidDel="004E40B6">
          <w:rPr>
            <w:rFonts w:ascii="Times New Roman" w:hAnsi="Times New Roman" w:cs="Times New Roman"/>
            <w:sz w:val="24"/>
            <w:szCs w:val="24"/>
          </w:rPr>
          <w:delText xml:space="preserve">ed in each random run, while </w:delText>
        </w:r>
      </w:del>
      <w:del w:id="2077" w:author="Garcia Carreras, Bernardo" w:date="2017-02-22T15:35:00Z">
        <w:r w:rsidRPr="00525F69" w:rsidDel="00EE5CF3">
          <w:rPr>
            <w:rFonts w:ascii="Times New Roman" w:hAnsi="Times New Roman" w:cs="Times New Roman"/>
            <w:sz w:val="24"/>
            <w:szCs w:val="24"/>
          </w:rPr>
          <w:delText xml:space="preserve">Ks </w:delText>
        </w:r>
      </w:del>
      <w:del w:id="2078" w:author="Garcia Carreras, Bernardo" w:date="2017-03-14T14:55:00Z">
        <w:r w:rsidRPr="00525F69" w:rsidDel="004E40B6">
          <w:rPr>
            <w:rFonts w:ascii="Times New Roman" w:hAnsi="Times New Roman" w:cs="Times New Roman"/>
            <w:sz w:val="24"/>
            <w:szCs w:val="24"/>
          </w:rPr>
          <w:delText>was held at the actual values. The distributions are very similar to those in Fig. S3, suggesting that shu</w:delText>
        </w:r>
        <w:r w:rsidRPr="00525F69" w:rsidDel="004E40B6">
          <w:rPr>
            <w:rFonts w:ascii="Cambria Math" w:hAnsi="Cambria Math" w:cs="Cambria Math"/>
            <w:sz w:val="24"/>
            <w:szCs w:val="24"/>
          </w:rPr>
          <w:delText>ﬄ</w:delText>
        </w:r>
        <w:r w:rsidRPr="00525F69" w:rsidDel="004E40B6">
          <w:rPr>
            <w:rFonts w:ascii="Times New Roman" w:hAnsi="Times New Roman" w:cs="Times New Roman"/>
            <w:sz w:val="24"/>
            <w:szCs w:val="24"/>
          </w:rPr>
          <w:delText xml:space="preserve">ing </w:delText>
        </w:r>
      </w:del>
      <w:del w:id="2079" w:author="Garcia Carreras, Bernardo" w:date="2017-02-22T15:35:00Z">
        <w:r w:rsidRPr="00525F69" w:rsidDel="00EE5CF3">
          <w:rPr>
            <w:rFonts w:ascii="Times New Roman" w:hAnsi="Times New Roman" w:cs="Times New Roman"/>
            <w:sz w:val="24"/>
            <w:szCs w:val="24"/>
          </w:rPr>
          <w:delText xml:space="preserve">K </w:delText>
        </w:r>
      </w:del>
      <w:del w:id="2080" w:author="Garcia Carreras, Bernardo" w:date="2017-03-14T14:55:00Z">
        <w:r w:rsidRPr="00525F69" w:rsidDel="004E40B6">
          <w:rPr>
            <w:rFonts w:ascii="Times New Roman" w:hAnsi="Times New Roman" w:cs="Times New Roman"/>
            <w:sz w:val="24"/>
            <w:szCs w:val="24"/>
          </w:rPr>
          <w:delText>has little e</w:delText>
        </w:r>
        <w:r w:rsidRPr="00525F69" w:rsidDel="004E40B6">
          <w:rPr>
            <w:rFonts w:ascii="Cambria Math" w:hAnsi="Cambria Math" w:cs="Cambria Math"/>
            <w:sz w:val="24"/>
            <w:szCs w:val="24"/>
          </w:rPr>
          <w:delText>ﬀ</w:delText>
        </w:r>
        <w:r w:rsidRPr="00525F69" w:rsidDel="004E40B6">
          <w:rPr>
            <w:rFonts w:ascii="Times New Roman" w:hAnsi="Times New Roman" w:cs="Times New Roman"/>
            <w:sz w:val="24"/>
            <w:szCs w:val="24"/>
          </w:rPr>
          <w:delText xml:space="preserve">ect. </w:delText>
        </w:r>
      </w:del>
    </w:p>
    <w:p w:rsidR="00756992" w:rsidRDefault="00525F69">
      <w:pPr>
        <w:spacing w:line="240" w:lineRule="auto"/>
        <w:rPr>
          <w:del w:id="2081" w:author="Garcia Carreras, Bernardo" w:date="2017-03-14T14:55:00Z"/>
          <w:rFonts w:ascii="Times New Roman" w:hAnsi="Times New Roman" w:cs="Times New Roman"/>
          <w:sz w:val="24"/>
          <w:szCs w:val="24"/>
        </w:rPr>
        <w:pPrChange w:id="2082" w:author="Garcia Carreras, Bernardo" w:date="2017-03-15T20:33:00Z">
          <w:pPr/>
        </w:pPrChange>
      </w:pPr>
      <w:del w:id="2083" w:author="Garcia Carreras, Bernardo" w:date="2017-03-14T14:55:00Z">
        <w:r w:rsidDel="004E40B6">
          <w:rPr>
            <w:rFonts w:ascii="Times New Roman" w:hAnsi="Times New Roman" w:cs="Times New Roman"/>
            <w:sz w:val="24"/>
            <w:szCs w:val="24"/>
          </w:rPr>
          <w:br w:type="page"/>
        </w:r>
      </w:del>
    </w:p>
    <w:p w:rsidR="00756992" w:rsidRDefault="00756992">
      <w:pPr>
        <w:spacing w:line="240" w:lineRule="auto"/>
        <w:jc w:val="both"/>
        <w:rPr>
          <w:del w:id="2084" w:author="Garcia Carreras, Bernardo" w:date="2017-03-14T14:55:00Z"/>
          <w:rFonts w:ascii="Times New Roman" w:hAnsi="Times New Roman" w:cs="Times New Roman"/>
          <w:sz w:val="24"/>
          <w:szCs w:val="24"/>
        </w:rPr>
        <w:pPrChange w:id="2085" w:author="Garcia Carreras, Bernardo" w:date="2017-03-15T20:33:00Z">
          <w:pPr>
            <w:jc w:val="both"/>
          </w:pPr>
        </w:pPrChange>
      </w:pPr>
      <w:del w:id="2086" w:author="Garcia Carreras, Bernardo" w:date="2017-03-14T14:55:00Z">
        <w:r>
          <w:rPr>
            <w:noProof/>
            <w:lang w:val="en-US"/>
          </w:rPr>
          <w:lastRenderedPageBreak/>
          <w:drawing>
            <wp:inline distT="0" distB="0" distL="0" distR="0">
              <wp:extent cx="5293072" cy="2544941"/>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293072" cy="2544941"/>
                      </a:xfrm>
                      <a:prstGeom prst="rect">
                        <a:avLst/>
                      </a:prstGeom>
                    </pic:spPr>
                  </pic:pic>
                </a:graphicData>
              </a:graphic>
            </wp:inline>
          </w:drawing>
        </w:r>
      </w:del>
    </w:p>
    <w:p w:rsidR="00756992" w:rsidRDefault="00525F69">
      <w:pPr>
        <w:pStyle w:val="Heading2"/>
        <w:spacing w:line="240" w:lineRule="auto"/>
        <w:rPr>
          <w:del w:id="2087" w:author="Garcia Carreras, Bernardo" w:date="2017-03-14T14:55:00Z"/>
        </w:rPr>
        <w:pPrChange w:id="2088" w:author="Garcia Carreras, Bernardo" w:date="2017-03-15T20:33:00Z">
          <w:pPr>
            <w:pStyle w:val="Heading2"/>
          </w:pPr>
        </w:pPrChange>
      </w:pPr>
      <w:del w:id="2089" w:author="Garcia Carreras, Bernardo" w:date="2017-03-14T14:55:00Z">
        <w:r w:rsidDel="004E40B6">
          <w:delText>Fig S5:</w:delText>
        </w:r>
      </w:del>
    </w:p>
    <w:p w:rsidR="00756992" w:rsidRDefault="00525F69">
      <w:pPr>
        <w:spacing w:line="240" w:lineRule="auto"/>
        <w:jc w:val="both"/>
        <w:rPr>
          <w:del w:id="2090" w:author="Garcia Carreras, Bernardo" w:date="2017-03-14T14:55:00Z"/>
          <w:rFonts w:ascii="Times New Roman" w:hAnsi="Times New Roman" w:cs="Times New Roman"/>
          <w:sz w:val="24"/>
          <w:szCs w:val="24"/>
        </w:rPr>
        <w:pPrChange w:id="2091" w:author="Garcia Carreras, Bernardo" w:date="2017-03-15T20:33:00Z">
          <w:pPr>
            <w:jc w:val="both"/>
          </w:pPr>
        </w:pPrChange>
      </w:pPr>
      <w:del w:id="2092" w:author="Garcia Carreras, Bernardo" w:date="2017-03-14T14:55:00Z">
        <w:r w:rsidRPr="00525F69" w:rsidDel="004E40B6">
          <w:rPr>
            <w:rFonts w:ascii="Times New Roman" w:hAnsi="Times New Roman" w:cs="Times New Roman"/>
            <w:sz w:val="24"/>
            <w:szCs w:val="24"/>
          </w:rPr>
          <w:delText>As in Fi</w:delText>
        </w:r>
        <w:r w:rsidDel="004E40B6">
          <w:rPr>
            <w:rFonts w:ascii="Times New Roman" w:hAnsi="Times New Roman" w:cs="Times New Roman"/>
            <w:sz w:val="24"/>
            <w:szCs w:val="24"/>
          </w:rPr>
          <w:delText>g. S3</w:delText>
        </w:r>
        <w:r w:rsidRPr="00525F69" w:rsidDel="004E40B6">
          <w:rPr>
            <w:rFonts w:ascii="Times New Roman" w:hAnsi="Times New Roman" w:cs="Times New Roman"/>
            <w:sz w:val="24"/>
            <w:szCs w:val="24"/>
          </w:rPr>
          <w:delText xml:space="preserve">, but where only </w:delText>
        </w:r>
      </w:del>
      <w:del w:id="2093" w:author="Garcia Carreras, Bernardo" w:date="2017-02-22T15:35:00Z">
        <w:r w:rsidRPr="00525F69" w:rsidDel="00EE5CF3">
          <w:rPr>
            <w:rFonts w:ascii="Times New Roman" w:hAnsi="Times New Roman" w:cs="Times New Roman"/>
            <w:sz w:val="24"/>
            <w:szCs w:val="24"/>
          </w:rPr>
          <w:delText>K</w:delText>
        </w:r>
        <w:r w:rsidDel="00EE5CF3">
          <w:rPr>
            <w:rFonts w:ascii="Times New Roman" w:hAnsi="Times New Roman" w:cs="Times New Roman"/>
            <w:sz w:val="24"/>
            <w:szCs w:val="24"/>
          </w:rPr>
          <w:delText>s</w:delText>
        </w:r>
        <w:r w:rsidRPr="00525F69" w:rsidDel="00EE5CF3">
          <w:rPr>
            <w:rFonts w:ascii="Times New Roman" w:hAnsi="Times New Roman" w:cs="Times New Roman"/>
            <w:sz w:val="24"/>
            <w:szCs w:val="24"/>
          </w:rPr>
          <w:delText xml:space="preserve"> </w:delText>
        </w:r>
      </w:del>
      <w:del w:id="2094" w:author="Garcia Carreras, Bernardo" w:date="2017-03-14T14:55:00Z">
        <w:r w:rsidRPr="00525F69" w:rsidDel="004E40B6">
          <w:rPr>
            <w:rFonts w:ascii="Times New Roman" w:hAnsi="Times New Roman" w:cs="Times New Roman"/>
            <w:sz w:val="24"/>
            <w:szCs w:val="24"/>
          </w:rPr>
          <w:delText>was shu</w:delText>
        </w:r>
        <w:r w:rsidRPr="00525F69" w:rsidDel="004E40B6">
          <w:rPr>
            <w:rFonts w:ascii="Cambria Math" w:hAnsi="Cambria Math" w:cs="Cambria Math"/>
            <w:sz w:val="24"/>
            <w:szCs w:val="24"/>
          </w:rPr>
          <w:delText>ﬄ</w:delText>
        </w:r>
        <w:r w:rsidDel="004E40B6">
          <w:rPr>
            <w:rFonts w:ascii="Times New Roman" w:hAnsi="Times New Roman" w:cs="Times New Roman"/>
            <w:sz w:val="24"/>
            <w:szCs w:val="24"/>
          </w:rPr>
          <w:delText xml:space="preserve">ed in each random run, while </w:delText>
        </w:r>
      </w:del>
      <w:del w:id="2095" w:author="Garcia Carreras, Bernardo" w:date="2017-02-22T15:36:00Z">
        <w:r w:rsidDel="00EE5CF3">
          <w:rPr>
            <w:rFonts w:ascii="Times New Roman" w:hAnsi="Times New Roman" w:cs="Times New Roman"/>
            <w:sz w:val="24"/>
            <w:szCs w:val="24"/>
          </w:rPr>
          <w:delText>μ</w:delText>
        </w:r>
        <w:r w:rsidRPr="00525F69" w:rsidDel="00EE5CF3">
          <w:rPr>
            <w:rFonts w:ascii="Times New Roman" w:hAnsi="Times New Roman" w:cs="Times New Roman"/>
            <w:sz w:val="24"/>
            <w:szCs w:val="24"/>
          </w:rPr>
          <w:delText xml:space="preserve">max </w:delText>
        </w:r>
      </w:del>
      <w:del w:id="2096" w:author="Garcia Carreras, Bernardo" w:date="2017-03-14T14:55:00Z">
        <w:r w:rsidRPr="00525F69" w:rsidDel="004E40B6">
          <w:rPr>
            <w:rFonts w:ascii="Times New Roman" w:hAnsi="Times New Roman" w:cs="Times New Roman"/>
            <w:sz w:val="24"/>
            <w:szCs w:val="24"/>
          </w:rPr>
          <w:delText>was</w:delText>
        </w:r>
        <w:r w:rsidDel="004E40B6">
          <w:rPr>
            <w:rFonts w:ascii="Times New Roman" w:hAnsi="Times New Roman" w:cs="Times New Roman"/>
            <w:sz w:val="24"/>
            <w:szCs w:val="24"/>
          </w:rPr>
          <w:delText xml:space="preserve"> </w:delText>
        </w:r>
        <w:r w:rsidRPr="00525F69" w:rsidDel="004E40B6">
          <w:rPr>
            <w:rFonts w:ascii="Times New Roman" w:hAnsi="Times New Roman" w:cs="Times New Roman"/>
            <w:sz w:val="24"/>
            <w:szCs w:val="24"/>
          </w:rPr>
          <w:delText>held at the actual values. The distributions are very di</w:delText>
        </w:r>
        <w:r w:rsidRPr="00525F69" w:rsidDel="004E40B6">
          <w:rPr>
            <w:rFonts w:ascii="Cambria Math" w:hAnsi="Cambria Math" w:cs="Cambria Math"/>
            <w:sz w:val="24"/>
            <w:szCs w:val="24"/>
          </w:rPr>
          <w:delText>ﬀ</w:delText>
        </w:r>
        <w:r w:rsidRPr="00525F69" w:rsidDel="004E40B6">
          <w:rPr>
            <w:rFonts w:ascii="Times New Roman" w:hAnsi="Times New Roman" w:cs="Times New Roman"/>
            <w:sz w:val="24"/>
            <w:szCs w:val="24"/>
          </w:rPr>
          <w:delText>erent, with a far greater proportion</w:delText>
        </w:r>
        <w:r w:rsidDel="004E40B6">
          <w:rPr>
            <w:rFonts w:ascii="Times New Roman" w:hAnsi="Times New Roman" w:cs="Times New Roman"/>
            <w:sz w:val="24"/>
            <w:szCs w:val="24"/>
          </w:rPr>
          <w:delText xml:space="preserve"> </w:delText>
        </w:r>
        <w:r w:rsidRPr="00525F69" w:rsidDel="004E40B6">
          <w:rPr>
            <w:rFonts w:ascii="Times New Roman" w:hAnsi="Times New Roman" w:cs="Times New Roman"/>
            <w:sz w:val="24"/>
            <w:szCs w:val="24"/>
          </w:rPr>
          <w:delText>of the runs performing better than the model with actual values, implying again that while</w:delText>
        </w:r>
        <w:r w:rsidDel="004E40B6">
          <w:rPr>
            <w:rFonts w:ascii="Times New Roman" w:hAnsi="Times New Roman" w:cs="Times New Roman"/>
            <w:sz w:val="24"/>
            <w:szCs w:val="24"/>
          </w:rPr>
          <w:delText xml:space="preserve"> </w:delText>
        </w:r>
      </w:del>
      <w:del w:id="2097" w:author="Garcia Carreras, Bernardo" w:date="2017-02-22T15:36:00Z">
        <w:r w:rsidDel="00EE5CF3">
          <w:rPr>
            <w:rFonts w:ascii="Times New Roman" w:hAnsi="Times New Roman" w:cs="Times New Roman"/>
            <w:sz w:val="24"/>
            <w:szCs w:val="24"/>
          </w:rPr>
          <w:delText>μ</w:delText>
        </w:r>
        <w:r w:rsidRPr="00525F69" w:rsidDel="00EE5CF3">
          <w:rPr>
            <w:rFonts w:ascii="Times New Roman" w:hAnsi="Times New Roman" w:cs="Times New Roman"/>
            <w:sz w:val="24"/>
            <w:szCs w:val="24"/>
          </w:rPr>
          <w:delText xml:space="preserve">max </w:delText>
        </w:r>
      </w:del>
      <w:del w:id="2098" w:author="Garcia Carreras, Bernardo" w:date="2017-03-14T14:55:00Z">
        <w:r w:rsidRPr="00525F69" w:rsidDel="004E40B6">
          <w:rPr>
            <w:rFonts w:ascii="Times New Roman" w:hAnsi="Times New Roman" w:cs="Times New Roman"/>
            <w:sz w:val="24"/>
            <w:szCs w:val="24"/>
          </w:rPr>
          <w:delText xml:space="preserve">is essential to correctly predict a competitive outcome, </w:delText>
        </w:r>
      </w:del>
      <w:del w:id="2099" w:author="Garcia Carreras, Bernardo" w:date="2017-02-22T15:36:00Z">
        <w:r w:rsidRPr="00525F69" w:rsidDel="00EE5CF3">
          <w:rPr>
            <w:rFonts w:ascii="Times New Roman" w:hAnsi="Times New Roman" w:cs="Times New Roman"/>
            <w:sz w:val="24"/>
            <w:szCs w:val="24"/>
          </w:rPr>
          <w:delText>K</w:delText>
        </w:r>
        <w:r w:rsidDel="00EE5CF3">
          <w:rPr>
            <w:rFonts w:ascii="Times New Roman" w:hAnsi="Times New Roman" w:cs="Times New Roman"/>
            <w:sz w:val="24"/>
            <w:szCs w:val="24"/>
          </w:rPr>
          <w:delText>s</w:delText>
        </w:r>
        <w:r w:rsidRPr="00525F69" w:rsidDel="00EE5CF3">
          <w:rPr>
            <w:rFonts w:ascii="Times New Roman" w:hAnsi="Times New Roman" w:cs="Times New Roman"/>
            <w:sz w:val="24"/>
            <w:szCs w:val="24"/>
          </w:rPr>
          <w:delText xml:space="preserve"> </w:delText>
        </w:r>
      </w:del>
      <w:del w:id="2100" w:author="Garcia Carreras, Bernardo" w:date="2017-03-14T14:55:00Z">
        <w:r w:rsidRPr="00525F69" w:rsidDel="004E40B6">
          <w:rPr>
            <w:rFonts w:ascii="Times New Roman" w:hAnsi="Times New Roman" w:cs="Times New Roman"/>
            <w:sz w:val="24"/>
            <w:szCs w:val="24"/>
          </w:rPr>
          <w:delText xml:space="preserve">is not. </w:delText>
        </w:r>
      </w:del>
    </w:p>
    <w:p w:rsidR="00756992" w:rsidRDefault="00525F69">
      <w:pPr>
        <w:spacing w:line="240" w:lineRule="auto"/>
        <w:rPr>
          <w:del w:id="2101" w:author="Garcia Carreras, Bernardo" w:date="2017-03-14T14:55:00Z"/>
          <w:rFonts w:ascii="Times New Roman" w:hAnsi="Times New Roman" w:cs="Times New Roman"/>
          <w:sz w:val="24"/>
          <w:szCs w:val="24"/>
        </w:rPr>
        <w:pPrChange w:id="2102" w:author="Garcia Carreras, Bernardo" w:date="2017-03-15T20:33:00Z">
          <w:pPr/>
        </w:pPrChange>
      </w:pPr>
      <w:del w:id="2103" w:author="Garcia Carreras, Bernardo" w:date="2017-03-14T14:55:00Z">
        <w:r w:rsidDel="004E40B6">
          <w:rPr>
            <w:rFonts w:ascii="Times New Roman" w:hAnsi="Times New Roman" w:cs="Times New Roman"/>
            <w:sz w:val="24"/>
            <w:szCs w:val="24"/>
          </w:rPr>
          <w:br w:type="page"/>
        </w:r>
      </w:del>
    </w:p>
    <w:p w:rsidR="00756992" w:rsidRDefault="00756992">
      <w:pPr>
        <w:spacing w:line="240" w:lineRule="auto"/>
        <w:jc w:val="both"/>
        <w:rPr>
          <w:del w:id="2104" w:author="Garcia Carreras, Bernardo" w:date="2017-03-14T14:55:00Z"/>
          <w:rFonts w:ascii="Times New Roman" w:hAnsi="Times New Roman" w:cs="Times New Roman"/>
          <w:sz w:val="24"/>
          <w:szCs w:val="24"/>
        </w:rPr>
        <w:pPrChange w:id="2105" w:author="Garcia Carreras, Bernardo" w:date="2017-03-15T20:33:00Z">
          <w:pPr>
            <w:jc w:val="both"/>
          </w:pPr>
        </w:pPrChange>
      </w:pPr>
      <w:del w:id="2106" w:author="Garcia Carreras, Bernardo" w:date="2017-03-14T14:55:00Z">
        <w:r>
          <w:rPr>
            <w:noProof/>
            <w:lang w:val="en-US"/>
          </w:rPr>
          <w:lastRenderedPageBreak/>
          <w:drawing>
            <wp:inline distT="0" distB="0" distL="0" distR="0">
              <wp:extent cx="3372936" cy="2936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372936" cy="2936080"/>
                      </a:xfrm>
                      <a:prstGeom prst="rect">
                        <a:avLst/>
                      </a:prstGeom>
                    </pic:spPr>
                  </pic:pic>
                </a:graphicData>
              </a:graphic>
            </wp:inline>
          </w:drawing>
        </w:r>
      </w:del>
    </w:p>
    <w:p w:rsidR="00756992" w:rsidRDefault="00525F69">
      <w:pPr>
        <w:pStyle w:val="Heading2"/>
        <w:spacing w:line="240" w:lineRule="auto"/>
        <w:rPr>
          <w:del w:id="2107" w:author="Garcia Carreras, Bernardo" w:date="2017-03-14T14:55:00Z"/>
        </w:rPr>
        <w:pPrChange w:id="2108" w:author="Garcia Carreras, Bernardo" w:date="2017-03-15T20:33:00Z">
          <w:pPr>
            <w:pStyle w:val="Heading2"/>
          </w:pPr>
        </w:pPrChange>
      </w:pPr>
      <w:del w:id="2109" w:author="Garcia Carreras, Bernardo" w:date="2017-03-14T14:55:00Z">
        <w:r w:rsidDel="004E40B6">
          <w:delText>Fig S6</w:delText>
        </w:r>
      </w:del>
    </w:p>
    <w:p w:rsidR="00756992" w:rsidRDefault="00525F69">
      <w:pPr>
        <w:spacing w:line="240" w:lineRule="auto"/>
        <w:jc w:val="both"/>
        <w:rPr>
          <w:del w:id="2110" w:author="Garcia Carreras, Bernardo" w:date="2017-03-14T14:55:00Z"/>
          <w:rFonts w:ascii="Times New Roman" w:hAnsi="Times New Roman" w:cs="Times New Roman"/>
          <w:sz w:val="24"/>
          <w:szCs w:val="24"/>
        </w:rPr>
        <w:pPrChange w:id="2111" w:author="Garcia Carreras, Bernardo" w:date="2017-03-15T20:33:00Z">
          <w:pPr>
            <w:jc w:val="both"/>
          </w:pPr>
        </w:pPrChange>
      </w:pPr>
      <w:del w:id="2112" w:author="Garcia Carreras, Bernardo" w:date="2017-03-14T14:55:00Z">
        <w:r w:rsidDel="004E40B6">
          <w:rPr>
            <w:rFonts w:ascii="Times New Roman" w:hAnsi="Times New Roman" w:cs="Times New Roman"/>
            <w:sz w:val="24"/>
            <w:szCs w:val="24"/>
          </w:rPr>
          <w:delText xml:space="preserve">Using ratios of individual </w:delText>
        </w:r>
      </w:del>
      <w:del w:id="2113" w:author="Garcia Carreras, Bernardo" w:date="2017-02-22T15:37:00Z">
        <w:r w:rsidDel="009F56E0">
          <w:rPr>
            <w:rFonts w:ascii="Times New Roman" w:hAnsi="Times New Roman" w:cs="Times New Roman"/>
            <w:sz w:val="24"/>
            <w:szCs w:val="24"/>
          </w:rPr>
          <w:delText>μ</w:delText>
        </w:r>
        <w:r w:rsidRPr="00525F69" w:rsidDel="009F56E0">
          <w:rPr>
            <w:rFonts w:ascii="Times New Roman" w:hAnsi="Times New Roman" w:cs="Times New Roman"/>
            <w:sz w:val="24"/>
            <w:szCs w:val="24"/>
          </w:rPr>
          <w:delText xml:space="preserve">max </w:delText>
        </w:r>
      </w:del>
      <w:del w:id="2114" w:author="Garcia Carreras, Bernardo" w:date="2017-03-14T14:55:00Z">
        <w:r w:rsidRPr="00525F69" w:rsidDel="004E40B6">
          <w:rPr>
            <w:rFonts w:ascii="Times New Roman" w:hAnsi="Times New Roman" w:cs="Times New Roman"/>
            <w:sz w:val="24"/>
            <w:szCs w:val="24"/>
          </w:rPr>
          <w:delText>values to predict c</w:delText>
        </w:r>
        <w:r w:rsidDel="004E40B6">
          <w:rPr>
            <w:rFonts w:ascii="Times New Roman" w:hAnsi="Times New Roman" w:cs="Times New Roman"/>
            <w:sz w:val="24"/>
            <w:szCs w:val="24"/>
          </w:rPr>
          <w:delText xml:space="preserve">ompetitive outcomes. The x-axis is deﬁned as </w:delText>
        </w:r>
      </w:del>
      <w:del w:id="2115" w:author="Garcia Carreras, Bernardo" w:date="2017-02-22T15:37:00Z">
        <w:r w:rsidDel="009F56E0">
          <w:rPr>
            <w:rFonts w:ascii="Times New Roman" w:hAnsi="Times New Roman" w:cs="Times New Roman"/>
            <w:sz w:val="24"/>
            <w:szCs w:val="24"/>
          </w:rPr>
          <w:delText>μmax,A /(μ</w:delText>
        </w:r>
        <w:r w:rsidRPr="00525F69" w:rsidDel="009F56E0">
          <w:rPr>
            <w:rFonts w:ascii="Times New Roman" w:hAnsi="Times New Roman" w:cs="Times New Roman"/>
            <w:sz w:val="24"/>
            <w:szCs w:val="24"/>
            <w:vertAlign w:val="subscript"/>
          </w:rPr>
          <w:delText xml:space="preserve">max,A </w:delText>
        </w:r>
        <w:r w:rsidDel="009F56E0">
          <w:rPr>
            <w:rFonts w:ascii="Times New Roman" w:hAnsi="Times New Roman" w:cs="Times New Roman"/>
            <w:sz w:val="24"/>
            <w:szCs w:val="24"/>
          </w:rPr>
          <w:delText>+ μ</w:delText>
        </w:r>
        <w:r w:rsidRPr="00525F69" w:rsidDel="009F56E0">
          <w:rPr>
            <w:rFonts w:ascii="Times New Roman" w:hAnsi="Times New Roman" w:cs="Times New Roman"/>
            <w:sz w:val="24"/>
            <w:szCs w:val="24"/>
            <w:vertAlign w:val="subscript"/>
          </w:rPr>
          <w:delText>max,B</w:delText>
        </w:r>
        <w:r w:rsidRPr="00525F69" w:rsidDel="009F56E0">
          <w:rPr>
            <w:rFonts w:ascii="Times New Roman" w:hAnsi="Times New Roman" w:cs="Times New Roman"/>
            <w:sz w:val="24"/>
            <w:szCs w:val="24"/>
          </w:rPr>
          <w:delText xml:space="preserve"> ).</w:delText>
        </w:r>
      </w:del>
      <w:del w:id="2116" w:author="Garcia Carreras, Bernardo" w:date="2017-03-14T14:55:00Z">
        <w:r w:rsidRPr="00525F69" w:rsidDel="004E40B6">
          <w:rPr>
            <w:rFonts w:ascii="Times New Roman" w:hAnsi="Times New Roman" w:cs="Times New Roman"/>
            <w:sz w:val="24"/>
            <w:szCs w:val="24"/>
          </w:rPr>
          <w:delText xml:space="preserve"> </w:delText>
        </w:r>
        <w:r w:rsidRPr="00525F69" w:rsidDel="004E40B6">
          <w:rPr>
            <w:rFonts w:ascii="Times New Roman" w:hAnsi="Times New Roman" w:cs="Times New Roman"/>
            <w:sz w:val="24"/>
            <w:szCs w:val="24"/>
          </w:rPr>
          <w:br w:type="page"/>
        </w:r>
      </w:del>
    </w:p>
    <w:p w:rsidR="00756992" w:rsidRDefault="00027BCB">
      <w:pPr>
        <w:pStyle w:val="Heading2"/>
        <w:spacing w:line="240" w:lineRule="auto"/>
        <w:pPrChange w:id="2117" w:author="Garcia Carreras, Bernardo" w:date="2017-03-15T20:33:00Z">
          <w:pPr>
            <w:pStyle w:val="Heading2"/>
          </w:pPr>
        </w:pPrChange>
      </w:pPr>
      <w:r>
        <w:lastRenderedPageBreak/>
        <w:t>Table S1</w:t>
      </w:r>
      <w:r w:rsidR="007A670F">
        <w:t xml:space="preserve">: </w:t>
      </w:r>
    </w:p>
    <w:p w:rsidR="00756992" w:rsidRDefault="007A670F">
      <w:pPr>
        <w:spacing w:line="240" w:lineRule="auto"/>
        <w:jc w:val="both"/>
        <w:rPr>
          <w:rFonts w:ascii="Times New Roman" w:hAnsi="Times New Roman" w:cs="Times New Roman"/>
          <w:b/>
          <w:sz w:val="24"/>
          <w:szCs w:val="24"/>
        </w:rPr>
        <w:pPrChange w:id="2118" w:author="Garcia Carreras, Bernardo" w:date="2017-03-15T20:33:00Z">
          <w:pPr>
            <w:spacing w:line="480" w:lineRule="auto"/>
            <w:jc w:val="both"/>
          </w:pPr>
        </w:pPrChange>
      </w:pPr>
      <w:r>
        <w:rPr>
          <w:rFonts w:ascii="Times New Roman" w:hAnsi="Times New Roman" w:cs="Times New Roman"/>
          <w:b/>
          <w:sz w:val="24"/>
          <w:szCs w:val="24"/>
        </w:rPr>
        <w:t>Detailed information about the 6 species</w:t>
      </w:r>
    </w:p>
    <w:tbl>
      <w:tblPr>
        <w:tblStyle w:val="TableGrid"/>
        <w:tblW w:w="9322" w:type="dxa"/>
        <w:tblBorders>
          <w:left w:val="none" w:sz="0" w:space="0" w:color="auto"/>
          <w:right w:val="none" w:sz="0" w:space="0" w:color="auto"/>
          <w:insideH w:val="none" w:sz="0" w:space="0" w:color="auto"/>
          <w:insideV w:val="none" w:sz="0" w:space="0" w:color="auto"/>
        </w:tblBorders>
        <w:tblLayout w:type="fixed"/>
        <w:tblLook w:val="04A0"/>
      </w:tblPr>
      <w:tblGrid>
        <w:gridCol w:w="3227"/>
        <w:gridCol w:w="1843"/>
        <w:gridCol w:w="1984"/>
        <w:gridCol w:w="851"/>
        <w:gridCol w:w="1417"/>
      </w:tblGrid>
      <w:tr w:rsidR="00D5603B" w:rsidRPr="005D70C5" w:rsidTr="00535744">
        <w:tc>
          <w:tcPr>
            <w:tcW w:w="3227" w:type="dxa"/>
            <w:tcBorders>
              <w:top w:val="single" w:sz="4" w:space="0" w:color="auto"/>
              <w:bottom w:val="single" w:sz="4" w:space="0" w:color="auto"/>
            </w:tcBorders>
          </w:tcPr>
          <w:p w:rsidR="00756992" w:rsidRDefault="00D5603B">
            <w:pPr>
              <w:jc w:val="both"/>
              <w:rPr>
                <w:rFonts w:ascii="Times New Roman" w:hAnsi="Times New Roman" w:cs="Times New Roman"/>
                <w:b/>
                <w:sz w:val="20"/>
                <w:szCs w:val="24"/>
              </w:rPr>
              <w:pPrChange w:id="2119" w:author="Garcia Carreras, Bernardo" w:date="2017-03-15T20:33:00Z">
                <w:pPr>
                  <w:spacing w:after="200" w:line="480" w:lineRule="auto"/>
                  <w:jc w:val="both"/>
                </w:pPr>
              </w:pPrChange>
            </w:pPr>
            <w:r w:rsidRPr="00B135ED">
              <w:rPr>
                <w:rFonts w:ascii="Times New Roman" w:hAnsi="Times New Roman" w:cs="Times New Roman"/>
                <w:b/>
                <w:sz w:val="20"/>
                <w:szCs w:val="24"/>
              </w:rPr>
              <w:t>Species name</w:t>
            </w:r>
          </w:p>
        </w:tc>
        <w:tc>
          <w:tcPr>
            <w:tcW w:w="1843" w:type="dxa"/>
            <w:tcBorders>
              <w:top w:val="single" w:sz="4" w:space="0" w:color="auto"/>
              <w:bottom w:val="single" w:sz="4" w:space="0" w:color="auto"/>
            </w:tcBorders>
          </w:tcPr>
          <w:p w:rsidR="00756992" w:rsidRDefault="00D5603B">
            <w:pPr>
              <w:jc w:val="both"/>
              <w:rPr>
                <w:rFonts w:ascii="Times New Roman" w:hAnsi="Times New Roman" w:cs="Times New Roman"/>
                <w:b/>
                <w:sz w:val="20"/>
                <w:szCs w:val="24"/>
              </w:rPr>
              <w:pPrChange w:id="2120" w:author="Garcia Carreras, Bernardo" w:date="2017-03-15T20:33:00Z">
                <w:pPr>
                  <w:spacing w:after="200" w:line="480" w:lineRule="auto"/>
                  <w:jc w:val="both"/>
                </w:pPr>
              </w:pPrChange>
            </w:pPr>
            <w:r w:rsidRPr="00B135ED">
              <w:rPr>
                <w:rFonts w:ascii="Times New Roman" w:hAnsi="Times New Roman" w:cs="Times New Roman"/>
                <w:b/>
                <w:sz w:val="20"/>
                <w:szCs w:val="24"/>
              </w:rPr>
              <w:t>Class</w:t>
            </w:r>
          </w:p>
        </w:tc>
        <w:tc>
          <w:tcPr>
            <w:tcW w:w="1984" w:type="dxa"/>
            <w:tcBorders>
              <w:top w:val="single" w:sz="4" w:space="0" w:color="auto"/>
              <w:bottom w:val="single" w:sz="4" w:space="0" w:color="auto"/>
            </w:tcBorders>
          </w:tcPr>
          <w:p w:rsidR="00756992" w:rsidRDefault="00D5603B">
            <w:pPr>
              <w:jc w:val="both"/>
              <w:rPr>
                <w:rFonts w:ascii="Times New Roman" w:hAnsi="Times New Roman" w:cs="Times New Roman"/>
                <w:b/>
                <w:sz w:val="20"/>
                <w:szCs w:val="24"/>
              </w:rPr>
              <w:pPrChange w:id="2121" w:author="Garcia Carreras, Bernardo" w:date="2017-03-15T20:33:00Z">
                <w:pPr>
                  <w:spacing w:after="200" w:line="480" w:lineRule="auto"/>
                  <w:jc w:val="both"/>
                </w:pPr>
              </w:pPrChange>
            </w:pPr>
            <w:r w:rsidRPr="00B135ED">
              <w:rPr>
                <w:rFonts w:ascii="Times New Roman" w:hAnsi="Times New Roman" w:cs="Times New Roman"/>
                <w:b/>
                <w:sz w:val="20"/>
                <w:szCs w:val="24"/>
              </w:rPr>
              <w:t>Order</w:t>
            </w:r>
          </w:p>
        </w:tc>
        <w:tc>
          <w:tcPr>
            <w:tcW w:w="851" w:type="dxa"/>
            <w:tcBorders>
              <w:top w:val="single" w:sz="4" w:space="0" w:color="auto"/>
              <w:bottom w:val="single" w:sz="4" w:space="0" w:color="auto"/>
            </w:tcBorders>
          </w:tcPr>
          <w:p w:rsidR="00756992" w:rsidRDefault="00D5603B">
            <w:pPr>
              <w:jc w:val="both"/>
              <w:rPr>
                <w:rFonts w:ascii="Times New Roman" w:hAnsi="Times New Roman" w:cs="Times New Roman"/>
                <w:b/>
                <w:sz w:val="20"/>
                <w:szCs w:val="24"/>
              </w:rPr>
              <w:pPrChange w:id="2122" w:author="Garcia Carreras, Bernardo" w:date="2017-03-15T20:33:00Z">
                <w:pPr>
                  <w:spacing w:after="200" w:line="480" w:lineRule="auto"/>
                  <w:jc w:val="both"/>
                </w:pPr>
              </w:pPrChange>
            </w:pPr>
            <w:r w:rsidRPr="00B135ED">
              <w:rPr>
                <w:rFonts w:ascii="Times New Roman" w:hAnsi="Times New Roman" w:cs="Times New Roman"/>
                <w:b/>
                <w:sz w:val="20"/>
                <w:szCs w:val="24"/>
              </w:rPr>
              <w:t>Strain</w:t>
            </w:r>
          </w:p>
        </w:tc>
        <w:tc>
          <w:tcPr>
            <w:tcW w:w="1417" w:type="dxa"/>
            <w:tcBorders>
              <w:top w:val="single" w:sz="4" w:space="0" w:color="auto"/>
              <w:bottom w:val="single" w:sz="4" w:space="0" w:color="auto"/>
            </w:tcBorders>
          </w:tcPr>
          <w:p w:rsidR="00756992" w:rsidRDefault="00D5603B">
            <w:pPr>
              <w:jc w:val="both"/>
              <w:rPr>
                <w:rFonts w:ascii="Times New Roman" w:hAnsi="Times New Roman" w:cs="Times New Roman"/>
                <w:b/>
                <w:sz w:val="20"/>
                <w:szCs w:val="24"/>
              </w:rPr>
              <w:pPrChange w:id="2123" w:author="Garcia Carreras, Bernardo" w:date="2017-03-15T20:33:00Z">
                <w:pPr>
                  <w:spacing w:after="200" w:line="480" w:lineRule="auto"/>
                  <w:jc w:val="both"/>
                </w:pPr>
              </w:pPrChange>
            </w:pPr>
            <w:r w:rsidRPr="00B135ED">
              <w:rPr>
                <w:rFonts w:ascii="Times New Roman" w:hAnsi="Times New Roman" w:cs="Times New Roman"/>
                <w:b/>
                <w:sz w:val="20"/>
                <w:szCs w:val="24"/>
              </w:rPr>
              <w:t>Origin</w:t>
            </w:r>
          </w:p>
        </w:tc>
      </w:tr>
      <w:tr w:rsidR="00D5603B" w:rsidRPr="005D70C5" w:rsidTr="00535744">
        <w:tc>
          <w:tcPr>
            <w:tcW w:w="3227" w:type="dxa"/>
            <w:tcBorders>
              <w:top w:val="single" w:sz="4" w:space="0" w:color="auto"/>
            </w:tcBorders>
          </w:tcPr>
          <w:p w:rsidR="00756992" w:rsidRDefault="00D5603B">
            <w:pPr>
              <w:jc w:val="both"/>
              <w:rPr>
                <w:rFonts w:ascii="Times New Roman" w:hAnsi="Times New Roman" w:cs="Times New Roman"/>
                <w:i/>
                <w:sz w:val="20"/>
                <w:szCs w:val="24"/>
              </w:rPr>
              <w:pPrChange w:id="2124" w:author="Garcia Carreras, Bernardo" w:date="2017-03-15T20:33:00Z">
                <w:pPr>
                  <w:spacing w:after="200" w:line="480" w:lineRule="auto"/>
                  <w:jc w:val="both"/>
                </w:pPr>
              </w:pPrChange>
            </w:pPr>
            <w:proofErr w:type="spellStart"/>
            <w:r w:rsidRPr="00B135ED">
              <w:rPr>
                <w:rFonts w:ascii="Times New Roman" w:hAnsi="Times New Roman" w:cs="Times New Roman"/>
                <w:i/>
                <w:sz w:val="20"/>
                <w:szCs w:val="24"/>
              </w:rPr>
              <w:t>Ankistrodesmus</w:t>
            </w:r>
            <w:proofErr w:type="spellEnd"/>
            <w:r w:rsidRPr="00B135ED">
              <w:rPr>
                <w:rFonts w:ascii="Times New Roman" w:hAnsi="Times New Roman" w:cs="Times New Roman"/>
                <w:i/>
                <w:sz w:val="20"/>
                <w:szCs w:val="24"/>
              </w:rPr>
              <w:t xml:space="preserve"> </w:t>
            </w:r>
            <w:proofErr w:type="spellStart"/>
            <w:r w:rsidRPr="00B135ED">
              <w:rPr>
                <w:rFonts w:ascii="Times New Roman" w:hAnsi="Times New Roman" w:cs="Times New Roman"/>
                <w:i/>
                <w:sz w:val="20"/>
                <w:szCs w:val="24"/>
              </w:rPr>
              <w:t>nannoselene</w:t>
            </w:r>
            <w:proofErr w:type="spellEnd"/>
            <w:r w:rsidRPr="00B135ED">
              <w:rPr>
                <w:rFonts w:ascii="Times New Roman" w:hAnsi="Times New Roman" w:cs="Times New Roman"/>
                <w:i/>
                <w:sz w:val="20"/>
                <w:szCs w:val="24"/>
              </w:rPr>
              <w:t xml:space="preserve"> </w:t>
            </w:r>
          </w:p>
          <w:p w:rsidR="00756992" w:rsidRDefault="00D5603B">
            <w:pPr>
              <w:jc w:val="both"/>
              <w:rPr>
                <w:rFonts w:ascii="Times New Roman" w:hAnsi="Times New Roman" w:cs="Times New Roman"/>
                <w:b/>
                <w:sz w:val="20"/>
                <w:szCs w:val="24"/>
              </w:rPr>
              <w:pPrChange w:id="2125" w:author="Garcia Carreras, Bernardo" w:date="2017-03-15T20:33:00Z">
                <w:pPr>
                  <w:spacing w:after="200" w:line="480" w:lineRule="auto"/>
                  <w:jc w:val="both"/>
                </w:pPr>
              </w:pPrChange>
            </w:pPr>
            <w:proofErr w:type="spellStart"/>
            <w:r w:rsidRPr="00B135ED">
              <w:rPr>
                <w:rFonts w:ascii="Times New Roman" w:hAnsi="Times New Roman" w:cs="Times New Roman"/>
                <w:sz w:val="20"/>
                <w:szCs w:val="24"/>
              </w:rPr>
              <w:t>Skuja</w:t>
            </w:r>
            <w:proofErr w:type="spellEnd"/>
            <w:r w:rsidRPr="00B135ED">
              <w:rPr>
                <w:rFonts w:ascii="Times New Roman" w:hAnsi="Times New Roman" w:cs="Times New Roman"/>
                <w:sz w:val="20"/>
                <w:szCs w:val="24"/>
              </w:rPr>
              <w:t xml:space="preserve"> (1948)</w:t>
            </w:r>
          </w:p>
        </w:tc>
        <w:tc>
          <w:tcPr>
            <w:tcW w:w="1843" w:type="dxa"/>
            <w:tcBorders>
              <w:top w:val="single" w:sz="4" w:space="0" w:color="auto"/>
            </w:tcBorders>
          </w:tcPr>
          <w:p w:rsidR="00756992" w:rsidRDefault="00D5603B">
            <w:pPr>
              <w:jc w:val="both"/>
              <w:rPr>
                <w:rFonts w:ascii="Times New Roman" w:hAnsi="Times New Roman" w:cs="Times New Roman"/>
                <w:sz w:val="20"/>
                <w:szCs w:val="24"/>
              </w:rPr>
              <w:pPrChange w:id="2126" w:author="Garcia Carreras, Bernardo" w:date="2017-03-15T20:33:00Z">
                <w:pPr>
                  <w:spacing w:after="200" w:line="480" w:lineRule="auto"/>
                  <w:jc w:val="both"/>
                </w:pPr>
              </w:pPrChange>
            </w:pPr>
            <w:proofErr w:type="spellStart"/>
            <w:r w:rsidRPr="00B135ED">
              <w:rPr>
                <w:rFonts w:ascii="Times New Roman" w:hAnsi="Times New Roman" w:cs="Times New Roman"/>
                <w:sz w:val="20"/>
                <w:szCs w:val="24"/>
              </w:rPr>
              <w:t>Chlorophyceae</w:t>
            </w:r>
            <w:proofErr w:type="spellEnd"/>
          </w:p>
        </w:tc>
        <w:tc>
          <w:tcPr>
            <w:tcW w:w="1984" w:type="dxa"/>
            <w:tcBorders>
              <w:top w:val="single" w:sz="4" w:space="0" w:color="auto"/>
            </w:tcBorders>
          </w:tcPr>
          <w:p w:rsidR="00756992" w:rsidRDefault="00D5603B">
            <w:pPr>
              <w:jc w:val="both"/>
              <w:rPr>
                <w:rFonts w:ascii="Times New Roman" w:hAnsi="Times New Roman" w:cs="Times New Roman"/>
                <w:sz w:val="20"/>
                <w:szCs w:val="24"/>
              </w:rPr>
              <w:pPrChange w:id="2127" w:author="Garcia Carreras, Bernardo" w:date="2017-03-15T20:33:00Z">
                <w:pPr>
                  <w:spacing w:after="200" w:line="480" w:lineRule="auto"/>
                  <w:jc w:val="both"/>
                </w:pPr>
              </w:pPrChange>
            </w:pPr>
            <w:proofErr w:type="spellStart"/>
            <w:r w:rsidRPr="00B135ED">
              <w:rPr>
                <w:rFonts w:ascii="Times New Roman" w:hAnsi="Times New Roman" w:cs="Times New Roman"/>
                <w:sz w:val="20"/>
                <w:szCs w:val="24"/>
              </w:rPr>
              <w:t>Sphaeropleales</w:t>
            </w:r>
            <w:proofErr w:type="spellEnd"/>
          </w:p>
        </w:tc>
        <w:tc>
          <w:tcPr>
            <w:tcW w:w="851" w:type="dxa"/>
            <w:tcBorders>
              <w:top w:val="single" w:sz="4" w:space="0" w:color="auto"/>
            </w:tcBorders>
          </w:tcPr>
          <w:p w:rsidR="00756992" w:rsidRDefault="00D5603B">
            <w:pPr>
              <w:jc w:val="both"/>
              <w:rPr>
                <w:rFonts w:ascii="Times New Roman" w:hAnsi="Times New Roman" w:cs="Times New Roman"/>
                <w:sz w:val="20"/>
                <w:szCs w:val="24"/>
              </w:rPr>
              <w:pPrChange w:id="2128" w:author="Garcia Carreras, Bernardo" w:date="2017-03-15T20:33:00Z">
                <w:pPr>
                  <w:spacing w:after="200" w:line="480" w:lineRule="auto"/>
                  <w:jc w:val="both"/>
                </w:pPr>
              </w:pPrChange>
            </w:pPr>
            <w:r w:rsidRPr="00B135ED">
              <w:rPr>
                <w:rFonts w:ascii="Times New Roman" w:hAnsi="Times New Roman" w:cs="Times New Roman"/>
                <w:sz w:val="20"/>
                <w:szCs w:val="24"/>
              </w:rPr>
              <w:t>CCAP 202/6A</w:t>
            </w:r>
          </w:p>
        </w:tc>
        <w:tc>
          <w:tcPr>
            <w:tcW w:w="1417" w:type="dxa"/>
            <w:tcBorders>
              <w:top w:val="single" w:sz="4" w:space="0" w:color="auto"/>
            </w:tcBorders>
          </w:tcPr>
          <w:p w:rsidR="00756992" w:rsidRDefault="00D5603B">
            <w:pPr>
              <w:jc w:val="both"/>
              <w:rPr>
                <w:rFonts w:ascii="Times New Roman" w:hAnsi="Times New Roman" w:cs="Times New Roman"/>
                <w:sz w:val="20"/>
                <w:szCs w:val="24"/>
              </w:rPr>
              <w:pPrChange w:id="2129" w:author="Garcia Carreras, Bernardo" w:date="2017-03-15T20:33:00Z">
                <w:pPr>
                  <w:spacing w:after="200" w:line="480" w:lineRule="auto"/>
                  <w:jc w:val="both"/>
                </w:pPr>
              </w:pPrChange>
            </w:pPr>
            <w:proofErr w:type="spellStart"/>
            <w:r w:rsidRPr="00B135ED">
              <w:rPr>
                <w:rFonts w:ascii="Times New Roman" w:hAnsi="Times New Roman" w:cs="Times New Roman"/>
                <w:sz w:val="20"/>
                <w:szCs w:val="24"/>
              </w:rPr>
              <w:t>Siggeforsajon</w:t>
            </w:r>
            <w:proofErr w:type="spellEnd"/>
            <w:r w:rsidRPr="00B135ED">
              <w:rPr>
                <w:rFonts w:ascii="Times New Roman" w:hAnsi="Times New Roman" w:cs="Times New Roman"/>
                <w:sz w:val="20"/>
                <w:szCs w:val="24"/>
              </w:rPr>
              <w:t>, Sweden</w:t>
            </w:r>
          </w:p>
        </w:tc>
      </w:tr>
      <w:tr w:rsidR="00D5603B" w:rsidRPr="005D70C5" w:rsidTr="00535744">
        <w:tc>
          <w:tcPr>
            <w:tcW w:w="3227" w:type="dxa"/>
          </w:tcPr>
          <w:p w:rsidR="00756992" w:rsidRDefault="00D5603B">
            <w:pPr>
              <w:jc w:val="both"/>
              <w:rPr>
                <w:rFonts w:ascii="Times New Roman" w:hAnsi="Times New Roman" w:cs="Times New Roman"/>
                <w:i/>
                <w:sz w:val="20"/>
                <w:szCs w:val="24"/>
              </w:rPr>
              <w:pPrChange w:id="2130" w:author="Garcia Carreras, Bernardo" w:date="2017-03-15T20:33:00Z">
                <w:pPr>
                  <w:spacing w:after="200" w:line="480" w:lineRule="auto"/>
                  <w:jc w:val="both"/>
                </w:pPr>
              </w:pPrChange>
            </w:pPr>
            <w:proofErr w:type="spellStart"/>
            <w:r>
              <w:rPr>
                <w:rFonts w:ascii="Times New Roman" w:hAnsi="Times New Roman" w:cs="Times New Roman"/>
                <w:i/>
                <w:sz w:val="20"/>
                <w:szCs w:val="24"/>
              </w:rPr>
              <w:t>Chlamydomonas</w:t>
            </w:r>
            <w:proofErr w:type="spellEnd"/>
            <w:r>
              <w:rPr>
                <w:rFonts w:ascii="Times New Roman" w:hAnsi="Times New Roman" w:cs="Times New Roman"/>
                <w:i/>
                <w:sz w:val="20"/>
                <w:szCs w:val="24"/>
              </w:rPr>
              <w:t xml:space="preserve"> </w:t>
            </w:r>
            <w:proofErr w:type="spellStart"/>
            <w:r>
              <w:rPr>
                <w:rFonts w:ascii="Times New Roman" w:hAnsi="Times New Roman" w:cs="Times New Roman"/>
                <w:i/>
                <w:sz w:val="20"/>
                <w:szCs w:val="24"/>
              </w:rPr>
              <w:t>moewusii</w:t>
            </w:r>
            <w:proofErr w:type="spellEnd"/>
          </w:p>
          <w:p w:rsidR="00756992" w:rsidRDefault="00D5603B">
            <w:pPr>
              <w:jc w:val="both"/>
              <w:rPr>
                <w:rFonts w:ascii="Times New Roman" w:hAnsi="Times New Roman" w:cs="Times New Roman"/>
                <w:b/>
                <w:sz w:val="20"/>
                <w:szCs w:val="24"/>
              </w:rPr>
              <w:pPrChange w:id="2131" w:author="Garcia Carreras, Bernardo" w:date="2017-03-15T20:33:00Z">
                <w:pPr>
                  <w:spacing w:after="200" w:line="480" w:lineRule="auto"/>
                  <w:jc w:val="both"/>
                </w:pPr>
              </w:pPrChange>
            </w:pPr>
            <w:proofErr w:type="spellStart"/>
            <w:r w:rsidRPr="00B135ED">
              <w:rPr>
                <w:rFonts w:ascii="Times New Roman" w:hAnsi="Times New Roman" w:cs="Times New Roman"/>
                <w:sz w:val="20"/>
                <w:szCs w:val="24"/>
              </w:rPr>
              <w:t>Gerlof</w:t>
            </w:r>
            <w:proofErr w:type="spellEnd"/>
            <w:r w:rsidRPr="00B135ED">
              <w:rPr>
                <w:rFonts w:ascii="Times New Roman" w:hAnsi="Times New Roman" w:cs="Times New Roman"/>
                <w:sz w:val="20"/>
                <w:szCs w:val="24"/>
              </w:rPr>
              <w:t xml:space="preserve"> (1940)</w:t>
            </w:r>
          </w:p>
        </w:tc>
        <w:tc>
          <w:tcPr>
            <w:tcW w:w="1843" w:type="dxa"/>
          </w:tcPr>
          <w:p w:rsidR="00756992" w:rsidRDefault="00D5603B">
            <w:pPr>
              <w:jc w:val="both"/>
              <w:rPr>
                <w:rFonts w:ascii="Times New Roman" w:hAnsi="Times New Roman" w:cs="Times New Roman"/>
                <w:sz w:val="20"/>
                <w:szCs w:val="24"/>
              </w:rPr>
              <w:pPrChange w:id="2132" w:author="Garcia Carreras, Bernardo" w:date="2017-03-15T20:33:00Z">
                <w:pPr>
                  <w:spacing w:after="200" w:line="480" w:lineRule="auto"/>
                  <w:jc w:val="both"/>
                </w:pPr>
              </w:pPrChange>
            </w:pPr>
            <w:proofErr w:type="spellStart"/>
            <w:r w:rsidRPr="00B135ED">
              <w:rPr>
                <w:rFonts w:ascii="Times New Roman" w:hAnsi="Times New Roman" w:cs="Times New Roman"/>
                <w:sz w:val="20"/>
                <w:szCs w:val="24"/>
              </w:rPr>
              <w:t>Chlorophyceae</w:t>
            </w:r>
            <w:proofErr w:type="spellEnd"/>
          </w:p>
        </w:tc>
        <w:tc>
          <w:tcPr>
            <w:tcW w:w="1984" w:type="dxa"/>
          </w:tcPr>
          <w:p w:rsidR="00756992" w:rsidRDefault="00D5603B">
            <w:pPr>
              <w:jc w:val="both"/>
              <w:rPr>
                <w:rFonts w:ascii="Times New Roman" w:hAnsi="Times New Roman" w:cs="Times New Roman"/>
                <w:sz w:val="20"/>
                <w:szCs w:val="24"/>
              </w:rPr>
              <w:pPrChange w:id="2133" w:author="Garcia Carreras, Bernardo" w:date="2017-03-15T20:33:00Z">
                <w:pPr>
                  <w:spacing w:after="200" w:line="480" w:lineRule="auto"/>
                  <w:jc w:val="both"/>
                </w:pPr>
              </w:pPrChange>
            </w:pPr>
            <w:proofErr w:type="spellStart"/>
            <w:r w:rsidRPr="00B135ED">
              <w:rPr>
                <w:rFonts w:ascii="Times New Roman" w:hAnsi="Times New Roman" w:cs="Times New Roman"/>
                <w:sz w:val="20"/>
                <w:szCs w:val="24"/>
              </w:rPr>
              <w:t>Chlamydomonadales</w:t>
            </w:r>
            <w:proofErr w:type="spellEnd"/>
          </w:p>
        </w:tc>
        <w:tc>
          <w:tcPr>
            <w:tcW w:w="851" w:type="dxa"/>
          </w:tcPr>
          <w:p w:rsidR="00756992" w:rsidRDefault="00D5603B">
            <w:pPr>
              <w:jc w:val="both"/>
              <w:rPr>
                <w:rFonts w:ascii="Times New Roman" w:hAnsi="Times New Roman" w:cs="Times New Roman"/>
                <w:sz w:val="20"/>
                <w:szCs w:val="24"/>
              </w:rPr>
              <w:pPrChange w:id="2134" w:author="Garcia Carreras, Bernardo" w:date="2017-03-15T20:33:00Z">
                <w:pPr>
                  <w:spacing w:after="200" w:line="480" w:lineRule="auto"/>
                  <w:jc w:val="both"/>
                </w:pPr>
              </w:pPrChange>
            </w:pPr>
            <w:r w:rsidRPr="00B135ED">
              <w:rPr>
                <w:rFonts w:ascii="Times New Roman" w:hAnsi="Times New Roman" w:cs="Times New Roman"/>
                <w:sz w:val="20"/>
                <w:szCs w:val="24"/>
              </w:rPr>
              <w:t>CCAP 11/5A</w:t>
            </w:r>
          </w:p>
        </w:tc>
        <w:tc>
          <w:tcPr>
            <w:tcW w:w="1417" w:type="dxa"/>
          </w:tcPr>
          <w:p w:rsidR="00756992" w:rsidRDefault="00D5603B">
            <w:pPr>
              <w:jc w:val="both"/>
              <w:rPr>
                <w:rFonts w:ascii="Times New Roman" w:hAnsi="Times New Roman" w:cs="Times New Roman"/>
                <w:sz w:val="20"/>
                <w:szCs w:val="24"/>
              </w:rPr>
              <w:pPrChange w:id="2135" w:author="Garcia Carreras, Bernardo" w:date="2017-03-15T20:33:00Z">
                <w:pPr>
                  <w:spacing w:after="200" w:line="480" w:lineRule="auto"/>
                  <w:jc w:val="both"/>
                </w:pPr>
              </w:pPrChange>
            </w:pPr>
            <w:r w:rsidRPr="00B135ED">
              <w:rPr>
                <w:rFonts w:ascii="Times New Roman" w:hAnsi="Times New Roman" w:cs="Times New Roman"/>
                <w:sz w:val="20"/>
                <w:szCs w:val="24"/>
              </w:rPr>
              <w:t>Freshwater</w:t>
            </w:r>
          </w:p>
          <w:p w:rsidR="00756992" w:rsidRDefault="00756992">
            <w:pPr>
              <w:jc w:val="both"/>
              <w:rPr>
                <w:rFonts w:ascii="Times New Roman" w:hAnsi="Times New Roman" w:cs="Times New Roman"/>
                <w:sz w:val="20"/>
                <w:szCs w:val="24"/>
              </w:rPr>
              <w:pPrChange w:id="2136" w:author="Garcia Carreras, Bernardo" w:date="2017-03-15T20:33:00Z">
                <w:pPr>
                  <w:spacing w:after="200" w:line="480" w:lineRule="auto"/>
                  <w:jc w:val="both"/>
                </w:pPr>
              </w:pPrChange>
            </w:pPr>
          </w:p>
        </w:tc>
      </w:tr>
      <w:tr w:rsidR="00D5603B" w:rsidRPr="005D70C5" w:rsidTr="00535744">
        <w:tc>
          <w:tcPr>
            <w:tcW w:w="3227" w:type="dxa"/>
          </w:tcPr>
          <w:p w:rsidR="00756992" w:rsidRDefault="00D5603B">
            <w:pPr>
              <w:jc w:val="both"/>
              <w:rPr>
                <w:rFonts w:ascii="Times New Roman" w:hAnsi="Times New Roman" w:cs="Times New Roman"/>
                <w:i/>
                <w:sz w:val="20"/>
                <w:szCs w:val="24"/>
              </w:rPr>
              <w:pPrChange w:id="2137" w:author="Garcia Carreras, Bernardo" w:date="2017-03-15T20:33:00Z">
                <w:pPr>
                  <w:spacing w:after="200" w:line="480" w:lineRule="auto"/>
                  <w:jc w:val="both"/>
                </w:pPr>
              </w:pPrChange>
            </w:pPr>
            <w:r>
              <w:rPr>
                <w:rFonts w:ascii="Times New Roman" w:hAnsi="Times New Roman" w:cs="Times New Roman"/>
                <w:i/>
                <w:sz w:val="20"/>
                <w:szCs w:val="24"/>
              </w:rPr>
              <w:t xml:space="preserve">Chlorella </w:t>
            </w:r>
            <w:proofErr w:type="spellStart"/>
            <w:r>
              <w:rPr>
                <w:rFonts w:ascii="Times New Roman" w:hAnsi="Times New Roman" w:cs="Times New Roman"/>
                <w:i/>
                <w:sz w:val="20"/>
                <w:szCs w:val="24"/>
              </w:rPr>
              <w:t>sorokiniana</w:t>
            </w:r>
            <w:proofErr w:type="spellEnd"/>
          </w:p>
          <w:p w:rsidR="00756992" w:rsidRDefault="00D5603B">
            <w:pPr>
              <w:jc w:val="both"/>
              <w:rPr>
                <w:rFonts w:ascii="Times New Roman" w:hAnsi="Times New Roman" w:cs="Times New Roman"/>
                <w:b/>
                <w:sz w:val="20"/>
                <w:szCs w:val="24"/>
              </w:rPr>
              <w:pPrChange w:id="2138" w:author="Garcia Carreras, Bernardo" w:date="2017-03-15T20:33:00Z">
                <w:pPr>
                  <w:spacing w:after="200" w:line="480" w:lineRule="auto"/>
                  <w:jc w:val="both"/>
                </w:pPr>
              </w:pPrChange>
            </w:pPr>
            <w:proofErr w:type="spellStart"/>
            <w:r w:rsidRPr="00B135ED">
              <w:rPr>
                <w:rFonts w:ascii="Times New Roman" w:hAnsi="Times New Roman" w:cs="Times New Roman"/>
                <w:sz w:val="20"/>
                <w:szCs w:val="24"/>
              </w:rPr>
              <w:t>Shihira</w:t>
            </w:r>
            <w:proofErr w:type="spellEnd"/>
            <w:r w:rsidRPr="00B135ED">
              <w:rPr>
                <w:rFonts w:ascii="Times New Roman" w:hAnsi="Times New Roman" w:cs="Times New Roman"/>
                <w:sz w:val="20"/>
                <w:szCs w:val="24"/>
              </w:rPr>
              <w:t xml:space="preserve"> &amp; Krauss (1965)</w:t>
            </w:r>
          </w:p>
        </w:tc>
        <w:tc>
          <w:tcPr>
            <w:tcW w:w="1843" w:type="dxa"/>
          </w:tcPr>
          <w:p w:rsidR="00756992" w:rsidRDefault="00D5603B">
            <w:pPr>
              <w:jc w:val="both"/>
              <w:rPr>
                <w:rFonts w:ascii="Times New Roman" w:hAnsi="Times New Roman" w:cs="Times New Roman"/>
                <w:sz w:val="20"/>
                <w:szCs w:val="24"/>
              </w:rPr>
              <w:pPrChange w:id="2139" w:author="Garcia Carreras, Bernardo" w:date="2017-03-15T20:33:00Z">
                <w:pPr>
                  <w:spacing w:after="200" w:line="480" w:lineRule="auto"/>
                  <w:jc w:val="both"/>
                </w:pPr>
              </w:pPrChange>
            </w:pPr>
            <w:proofErr w:type="spellStart"/>
            <w:r w:rsidRPr="00B135ED">
              <w:rPr>
                <w:rFonts w:ascii="Times New Roman" w:hAnsi="Times New Roman" w:cs="Times New Roman"/>
                <w:sz w:val="20"/>
                <w:szCs w:val="24"/>
              </w:rPr>
              <w:t>Trebouxiophyceae</w:t>
            </w:r>
            <w:proofErr w:type="spellEnd"/>
          </w:p>
        </w:tc>
        <w:tc>
          <w:tcPr>
            <w:tcW w:w="1984" w:type="dxa"/>
          </w:tcPr>
          <w:p w:rsidR="00756992" w:rsidRDefault="00D5603B">
            <w:pPr>
              <w:jc w:val="both"/>
              <w:rPr>
                <w:rFonts w:ascii="Times New Roman" w:hAnsi="Times New Roman" w:cs="Times New Roman"/>
                <w:sz w:val="20"/>
                <w:szCs w:val="24"/>
              </w:rPr>
              <w:pPrChange w:id="2140" w:author="Garcia Carreras, Bernardo" w:date="2017-03-15T20:33:00Z">
                <w:pPr>
                  <w:spacing w:after="200" w:line="480" w:lineRule="auto"/>
                  <w:jc w:val="both"/>
                </w:pPr>
              </w:pPrChange>
            </w:pPr>
            <w:proofErr w:type="spellStart"/>
            <w:r w:rsidRPr="00B135ED">
              <w:rPr>
                <w:rFonts w:ascii="Times New Roman" w:hAnsi="Times New Roman" w:cs="Times New Roman"/>
                <w:sz w:val="20"/>
                <w:szCs w:val="24"/>
              </w:rPr>
              <w:t>Chlorellales</w:t>
            </w:r>
            <w:proofErr w:type="spellEnd"/>
          </w:p>
        </w:tc>
        <w:tc>
          <w:tcPr>
            <w:tcW w:w="851" w:type="dxa"/>
          </w:tcPr>
          <w:p w:rsidR="00756992" w:rsidRDefault="00D5603B">
            <w:pPr>
              <w:jc w:val="both"/>
              <w:rPr>
                <w:rFonts w:ascii="Times New Roman" w:hAnsi="Times New Roman" w:cs="Times New Roman"/>
                <w:sz w:val="20"/>
                <w:szCs w:val="24"/>
              </w:rPr>
              <w:pPrChange w:id="2141" w:author="Garcia Carreras, Bernardo" w:date="2017-03-15T20:33:00Z">
                <w:pPr>
                  <w:spacing w:after="200" w:line="480" w:lineRule="auto"/>
                  <w:jc w:val="both"/>
                </w:pPr>
              </w:pPrChange>
            </w:pPr>
            <w:r w:rsidRPr="00B135ED">
              <w:rPr>
                <w:rFonts w:ascii="Times New Roman" w:hAnsi="Times New Roman" w:cs="Times New Roman"/>
                <w:sz w:val="20"/>
                <w:szCs w:val="24"/>
              </w:rPr>
              <w:t>CCAP 211/8K</w:t>
            </w:r>
          </w:p>
        </w:tc>
        <w:tc>
          <w:tcPr>
            <w:tcW w:w="1417" w:type="dxa"/>
          </w:tcPr>
          <w:p w:rsidR="00756992" w:rsidRDefault="00D5603B">
            <w:pPr>
              <w:jc w:val="both"/>
              <w:rPr>
                <w:rFonts w:ascii="Times New Roman" w:hAnsi="Times New Roman" w:cs="Times New Roman"/>
                <w:sz w:val="20"/>
                <w:szCs w:val="24"/>
              </w:rPr>
              <w:pPrChange w:id="2142" w:author="Garcia Carreras, Bernardo" w:date="2017-03-15T20:33:00Z">
                <w:pPr>
                  <w:spacing w:after="200" w:line="480" w:lineRule="auto"/>
                  <w:jc w:val="both"/>
                </w:pPr>
              </w:pPrChange>
            </w:pPr>
            <w:r w:rsidRPr="00B135ED">
              <w:rPr>
                <w:rFonts w:ascii="Times New Roman" w:hAnsi="Times New Roman" w:cs="Times New Roman"/>
                <w:sz w:val="20"/>
                <w:szCs w:val="24"/>
              </w:rPr>
              <w:t>Austin, Texas, USA</w:t>
            </w:r>
          </w:p>
        </w:tc>
      </w:tr>
      <w:tr w:rsidR="00D5603B" w:rsidRPr="005D70C5" w:rsidTr="00535744">
        <w:tc>
          <w:tcPr>
            <w:tcW w:w="3227" w:type="dxa"/>
          </w:tcPr>
          <w:p w:rsidR="00756992" w:rsidRDefault="00D5603B">
            <w:pPr>
              <w:jc w:val="both"/>
              <w:rPr>
                <w:rFonts w:ascii="Times New Roman" w:hAnsi="Times New Roman" w:cs="Times New Roman"/>
                <w:sz w:val="20"/>
                <w:szCs w:val="24"/>
              </w:rPr>
              <w:pPrChange w:id="2143" w:author="Garcia Carreras, Bernardo" w:date="2017-03-15T20:33:00Z">
                <w:pPr>
                  <w:spacing w:after="200" w:line="480" w:lineRule="auto"/>
                  <w:jc w:val="both"/>
                </w:pPr>
              </w:pPrChange>
            </w:pPr>
            <w:proofErr w:type="spellStart"/>
            <w:r w:rsidRPr="00B135ED">
              <w:rPr>
                <w:rFonts w:ascii="Times New Roman" w:hAnsi="Times New Roman" w:cs="Times New Roman"/>
                <w:i/>
                <w:sz w:val="20"/>
                <w:szCs w:val="24"/>
              </w:rPr>
              <w:t>Monoraphidium</w:t>
            </w:r>
            <w:proofErr w:type="spellEnd"/>
            <w:r w:rsidRPr="00B135ED">
              <w:rPr>
                <w:rFonts w:ascii="Times New Roman" w:hAnsi="Times New Roman" w:cs="Times New Roman"/>
                <w:i/>
                <w:sz w:val="20"/>
                <w:szCs w:val="24"/>
              </w:rPr>
              <w:t xml:space="preserve"> </w:t>
            </w:r>
            <w:proofErr w:type="spellStart"/>
            <w:r w:rsidRPr="00B135ED">
              <w:rPr>
                <w:rFonts w:ascii="Times New Roman" w:hAnsi="Times New Roman" w:cs="Times New Roman"/>
                <w:i/>
                <w:sz w:val="20"/>
                <w:szCs w:val="24"/>
              </w:rPr>
              <w:t>minutum</w:t>
            </w:r>
            <w:proofErr w:type="spellEnd"/>
            <w:r w:rsidRPr="00B135ED">
              <w:rPr>
                <w:rFonts w:ascii="Times New Roman" w:hAnsi="Times New Roman" w:cs="Times New Roman"/>
                <w:i/>
                <w:sz w:val="20"/>
                <w:szCs w:val="24"/>
              </w:rPr>
              <w:t xml:space="preserve"> </w:t>
            </w:r>
            <w:r w:rsidRPr="00B135ED">
              <w:rPr>
                <w:rFonts w:ascii="Times New Roman" w:hAnsi="Times New Roman" w:cs="Times New Roman"/>
                <w:sz w:val="20"/>
                <w:szCs w:val="24"/>
              </w:rPr>
              <w:t>(</w:t>
            </w:r>
            <w:proofErr w:type="spellStart"/>
            <w:r w:rsidRPr="00B135ED">
              <w:rPr>
                <w:rFonts w:ascii="Times New Roman" w:hAnsi="Times New Roman" w:cs="Times New Roman"/>
                <w:sz w:val="20"/>
                <w:szCs w:val="24"/>
              </w:rPr>
              <w:t>Nägeli</w:t>
            </w:r>
            <w:proofErr w:type="spellEnd"/>
            <w:r w:rsidRPr="00B135ED">
              <w:rPr>
                <w:rFonts w:ascii="Times New Roman" w:hAnsi="Times New Roman" w:cs="Times New Roman"/>
                <w:sz w:val="20"/>
                <w:szCs w:val="24"/>
              </w:rPr>
              <w:t xml:space="preserve">) </w:t>
            </w:r>
          </w:p>
          <w:p w:rsidR="00756992" w:rsidRDefault="00D5603B">
            <w:pPr>
              <w:jc w:val="both"/>
              <w:rPr>
                <w:rFonts w:ascii="Times New Roman" w:hAnsi="Times New Roman" w:cs="Times New Roman"/>
                <w:i/>
                <w:sz w:val="20"/>
                <w:szCs w:val="24"/>
              </w:rPr>
              <w:pPrChange w:id="2144" w:author="Garcia Carreras, Bernardo" w:date="2017-03-15T20:33:00Z">
                <w:pPr>
                  <w:spacing w:after="200" w:line="480" w:lineRule="auto"/>
                  <w:jc w:val="both"/>
                </w:pPr>
              </w:pPrChange>
            </w:pPr>
            <w:proofErr w:type="spellStart"/>
            <w:r w:rsidRPr="00B135ED">
              <w:rPr>
                <w:rFonts w:ascii="Times New Roman" w:hAnsi="Times New Roman" w:cs="Times New Roman"/>
                <w:sz w:val="20"/>
                <w:szCs w:val="24"/>
              </w:rPr>
              <w:t>Komarkova-Legnerova</w:t>
            </w:r>
            <w:proofErr w:type="spellEnd"/>
            <w:r w:rsidRPr="00B135ED">
              <w:rPr>
                <w:rFonts w:ascii="Times New Roman" w:hAnsi="Times New Roman" w:cs="Times New Roman"/>
                <w:sz w:val="20"/>
                <w:szCs w:val="24"/>
              </w:rPr>
              <w:t xml:space="preserve"> (1969)</w:t>
            </w:r>
          </w:p>
        </w:tc>
        <w:tc>
          <w:tcPr>
            <w:tcW w:w="1843" w:type="dxa"/>
          </w:tcPr>
          <w:p w:rsidR="00756992" w:rsidRDefault="00D5603B">
            <w:pPr>
              <w:jc w:val="both"/>
              <w:rPr>
                <w:rFonts w:ascii="Times New Roman" w:hAnsi="Times New Roman" w:cs="Times New Roman"/>
                <w:sz w:val="20"/>
                <w:szCs w:val="24"/>
              </w:rPr>
              <w:pPrChange w:id="2145" w:author="Garcia Carreras, Bernardo" w:date="2017-03-15T20:33:00Z">
                <w:pPr>
                  <w:spacing w:after="200" w:line="480" w:lineRule="auto"/>
                  <w:jc w:val="both"/>
                </w:pPr>
              </w:pPrChange>
            </w:pPr>
            <w:proofErr w:type="spellStart"/>
            <w:r w:rsidRPr="00B135ED">
              <w:rPr>
                <w:rFonts w:ascii="Times New Roman" w:hAnsi="Times New Roman" w:cs="Times New Roman"/>
                <w:sz w:val="20"/>
                <w:szCs w:val="24"/>
              </w:rPr>
              <w:t>Chlorophyceae</w:t>
            </w:r>
            <w:proofErr w:type="spellEnd"/>
          </w:p>
        </w:tc>
        <w:tc>
          <w:tcPr>
            <w:tcW w:w="1984" w:type="dxa"/>
          </w:tcPr>
          <w:p w:rsidR="00756992" w:rsidRDefault="00D5603B">
            <w:pPr>
              <w:jc w:val="both"/>
              <w:rPr>
                <w:rFonts w:ascii="Times New Roman" w:hAnsi="Times New Roman" w:cs="Times New Roman"/>
                <w:sz w:val="20"/>
                <w:szCs w:val="24"/>
              </w:rPr>
              <w:pPrChange w:id="2146" w:author="Garcia Carreras, Bernardo" w:date="2017-03-15T20:33:00Z">
                <w:pPr>
                  <w:spacing w:after="200" w:line="480" w:lineRule="auto"/>
                  <w:jc w:val="both"/>
                </w:pPr>
              </w:pPrChange>
            </w:pPr>
            <w:proofErr w:type="spellStart"/>
            <w:r w:rsidRPr="00B135ED">
              <w:rPr>
                <w:rFonts w:ascii="Times New Roman" w:hAnsi="Times New Roman" w:cs="Times New Roman"/>
                <w:sz w:val="20"/>
                <w:szCs w:val="24"/>
              </w:rPr>
              <w:t>Sphaeropleales</w:t>
            </w:r>
            <w:proofErr w:type="spellEnd"/>
          </w:p>
        </w:tc>
        <w:tc>
          <w:tcPr>
            <w:tcW w:w="851" w:type="dxa"/>
          </w:tcPr>
          <w:p w:rsidR="00756992" w:rsidRDefault="00D5603B">
            <w:pPr>
              <w:jc w:val="both"/>
              <w:rPr>
                <w:rFonts w:ascii="Times New Roman" w:hAnsi="Times New Roman" w:cs="Times New Roman"/>
                <w:sz w:val="20"/>
                <w:szCs w:val="24"/>
              </w:rPr>
              <w:pPrChange w:id="2147" w:author="Garcia Carreras, Bernardo" w:date="2017-03-15T20:33:00Z">
                <w:pPr>
                  <w:spacing w:after="200" w:line="480" w:lineRule="auto"/>
                  <w:jc w:val="both"/>
                </w:pPr>
              </w:pPrChange>
            </w:pPr>
            <w:r w:rsidRPr="00B135ED">
              <w:rPr>
                <w:rFonts w:ascii="Times New Roman" w:hAnsi="Times New Roman" w:cs="Times New Roman"/>
                <w:sz w:val="20"/>
                <w:szCs w:val="24"/>
              </w:rPr>
              <w:t>CCAP 278/3</w:t>
            </w:r>
          </w:p>
        </w:tc>
        <w:tc>
          <w:tcPr>
            <w:tcW w:w="1417" w:type="dxa"/>
          </w:tcPr>
          <w:p w:rsidR="00756992" w:rsidRDefault="00D5603B">
            <w:pPr>
              <w:jc w:val="both"/>
              <w:rPr>
                <w:rFonts w:ascii="Times New Roman" w:hAnsi="Times New Roman" w:cs="Times New Roman"/>
                <w:sz w:val="20"/>
                <w:szCs w:val="24"/>
              </w:rPr>
              <w:pPrChange w:id="2148" w:author="Garcia Carreras, Bernardo" w:date="2017-03-15T20:33:00Z">
                <w:pPr>
                  <w:spacing w:after="200" w:line="480" w:lineRule="auto"/>
                  <w:jc w:val="both"/>
                </w:pPr>
              </w:pPrChange>
            </w:pPr>
            <w:r w:rsidRPr="00B135ED">
              <w:rPr>
                <w:rFonts w:ascii="Times New Roman" w:hAnsi="Times New Roman" w:cs="Times New Roman"/>
                <w:sz w:val="20"/>
                <w:szCs w:val="24"/>
              </w:rPr>
              <w:t>Texas, USA</w:t>
            </w:r>
          </w:p>
        </w:tc>
      </w:tr>
      <w:tr w:rsidR="00D5603B" w:rsidRPr="005D70C5" w:rsidTr="00535744">
        <w:tc>
          <w:tcPr>
            <w:tcW w:w="3227" w:type="dxa"/>
          </w:tcPr>
          <w:p w:rsidR="00756992" w:rsidRDefault="00D5603B">
            <w:pPr>
              <w:jc w:val="both"/>
              <w:rPr>
                <w:rFonts w:ascii="Times New Roman" w:hAnsi="Times New Roman" w:cs="Times New Roman"/>
                <w:b/>
                <w:sz w:val="20"/>
                <w:szCs w:val="24"/>
              </w:rPr>
              <w:pPrChange w:id="2149" w:author="Garcia Carreras, Bernardo" w:date="2017-03-15T20:33:00Z">
                <w:pPr>
                  <w:spacing w:after="200" w:line="480" w:lineRule="auto"/>
                  <w:jc w:val="both"/>
                </w:pPr>
              </w:pPrChange>
            </w:pPr>
            <w:proofErr w:type="spellStart"/>
            <w:r w:rsidRPr="00B135ED">
              <w:rPr>
                <w:rFonts w:ascii="Times New Roman" w:hAnsi="Times New Roman" w:cs="Times New Roman"/>
                <w:i/>
                <w:sz w:val="20"/>
                <w:szCs w:val="24"/>
              </w:rPr>
              <w:t>Scenedesmus</w:t>
            </w:r>
            <w:proofErr w:type="spellEnd"/>
            <w:r w:rsidRPr="00B135ED">
              <w:rPr>
                <w:rFonts w:ascii="Times New Roman" w:hAnsi="Times New Roman" w:cs="Times New Roman"/>
                <w:i/>
                <w:sz w:val="20"/>
                <w:szCs w:val="24"/>
              </w:rPr>
              <w:t xml:space="preserve"> </w:t>
            </w:r>
            <w:proofErr w:type="spellStart"/>
            <w:r w:rsidRPr="00B135ED">
              <w:rPr>
                <w:rFonts w:ascii="Times New Roman" w:hAnsi="Times New Roman" w:cs="Times New Roman"/>
                <w:i/>
                <w:sz w:val="20"/>
                <w:szCs w:val="24"/>
              </w:rPr>
              <w:t>obliquus</w:t>
            </w:r>
            <w:proofErr w:type="spellEnd"/>
            <w:r w:rsidRPr="00B135ED">
              <w:rPr>
                <w:rFonts w:ascii="Times New Roman" w:hAnsi="Times New Roman" w:cs="Times New Roman"/>
                <w:i/>
                <w:sz w:val="20"/>
                <w:szCs w:val="24"/>
              </w:rPr>
              <w:t xml:space="preserve"> </w:t>
            </w:r>
            <w:r w:rsidRPr="00B135ED">
              <w:rPr>
                <w:rFonts w:ascii="Times New Roman" w:hAnsi="Times New Roman" w:cs="Times New Roman"/>
                <w:sz w:val="20"/>
                <w:szCs w:val="24"/>
              </w:rPr>
              <w:t xml:space="preserve">(Turpin) </w:t>
            </w:r>
            <w:proofErr w:type="spellStart"/>
            <w:r w:rsidRPr="00B135ED">
              <w:rPr>
                <w:rFonts w:ascii="Times New Roman" w:hAnsi="Times New Roman" w:cs="Times New Roman"/>
                <w:sz w:val="20"/>
                <w:szCs w:val="24"/>
              </w:rPr>
              <w:t>Kützing</w:t>
            </w:r>
            <w:proofErr w:type="spellEnd"/>
            <w:r w:rsidRPr="00B135ED">
              <w:rPr>
                <w:rFonts w:ascii="Times New Roman" w:hAnsi="Times New Roman" w:cs="Times New Roman"/>
                <w:sz w:val="20"/>
                <w:szCs w:val="24"/>
              </w:rPr>
              <w:t xml:space="preserve"> (1833)</w:t>
            </w:r>
          </w:p>
        </w:tc>
        <w:tc>
          <w:tcPr>
            <w:tcW w:w="1843" w:type="dxa"/>
          </w:tcPr>
          <w:p w:rsidR="00756992" w:rsidRDefault="00D5603B">
            <w:pPr>
              <w:jc w:val="both"/>
              <w:rPr>
                <w:rFonts w:ascii="Times New Roman" w:hAnsi="Times New Roman" w:cs="Times New Roman"/>
                <w:sz w:val="20"/>
                <w:szCs w:val="24"/>
              </w:rPr>
              <w:pPrChange w:id="2150" w:author="Garcia Carreras, Bernardo" w:date="2017-03-15T20:33:00Z">
                <w:pPr>
                  <w:spacing w:after="200" w:line="480" w:lineRule="auto"/>
                  <w:jc w:val="both"/>
                </w:pPr>
              </w:pPrChange>
            </w:pPr>
            <w:proofErr w:type="spellStart"/>
            <w:r w:rsidRPr="00B135ED">
              <w:rPr>
                <w:rFonts w:ascii="Times New Roman" w:hAnsi="Times New Roman" w:cs="Times New Roman"/>
                <w:sz w:val="20"/>
                <w:szCs w:val="24"/>
              </w:rPr>
              <w:t>Chlorophyceae</w:t>
            </w:r>
            <w:proofErr w:type="spellEnd"/>
          </w:p>
        </w:tc>
        <w:tc>
          <w:tcPr>
            <w:tcW w:w="1984" w:type="dxa"/>
          </w:tcPr>
          <w:p w:rsidR="00756992" w:rsidRDefault="00D5603B">
            <w:pPr>
              <w:jc w:val="both"/>
              <w:rPr>
                <w:rFonts w:ascii="Times New Roman" w:hAnsi="Times New Roman" w:cs="Times New Roman"/>
                <w:sz w:val="20"/>
                <w:szCs w:val="24"/>
              </w:rPr>
              <w:pPrChange w:id="2151" w:author="Garcia Carreras, Bernardo" w:date="2017-03-15T20:33:00Z">
                <w:pPr>
                  <w:spacing w:after="200" w:line="480" w:lineRule="auto"/>
                  <w:jc w:val="both"/>
                </w:pPr>
              </w:pPrChange>
            </w:pPr>
            <w:proofErr w:type="spellStart"/>
            <w:r w:rsidRPr="00B135ED">
              <w:rPr>
                <w:rFonts w:ascii="Times New Roman" w:hAnsi="Times New Roman" w:cs="Times New Roman"/>
                <w:sz w:val="20"/>
                <w:szCs w:val="24"/>
              </w:rPr>
              <w:t>Sphaeropleales</w:t>
            </w:r>
            <w:proofErr w:type="spellEnd"/>
          </w:p>
        </w:tc>
        <w:tc>
          <w:tcPr>
            <w:tcW w:w="851" w:type="dxa"/>
          </w:tcPr>
          <w:p w:rsidR="00756992" w:rsidRDefault="00D5603B">
            <w:pPr>
              <w:jc w:val="both"/>
              <w:rPr>
                <w:rFonts w:ascii="Times New Roman" w:hAnsi="Times New Roman" w:cs="Times New Roman"/>
                <w:sz w:val="20"/>
                <w:szCs w:val="24"/>
              </w:rPr>
              <w:pPrChange w:id="2152" w:author="Garcia Carreras, Bernardo" w:date="2017-03-15T20:33:00Z">
                <w:pPr>
                  <w:spacing w:after="200" w:line="480" w:lineRule="auto"/>
                  <w:jc w:val="both"/>
                </w:pPr>
              </w:pPrChange>
            </w:pPr>
            <w:r w:rsidRPr="00B135ED">
              <w:rPr>
                <w:rFonts w:ascii="Times New Roman" w:hAnsi="Times New Roman" w:cs="Times New Roman"/>
                <w:sz w:val="20"/>
                <w:szCs w:val="24"/>
              </w:rPr>
              <w:t>CCAP 276/3B</w:t>
            </w:r>
          </w:p>
        </w:tc>
        <w:tc>
          <w:tcPr>
            <w:tcW w:w="1417" w:type="dxa"/>
          </w:tcPr>
          <w:p w:rsidR="00756992" w:rsidRDefault="00D5603B">
            <w:pPr>
              <w:jc w:val="both"/>
              <w:rPr>
                <w:rFonts w:ascii="Times New Roman" w:hAnsi="Times New Roman" w:cs="Times New Roman"/>
                <w:sz w:val="20"/>
                <w:szCs w:val="24"/>
              </w:rPr>
              <w:pPrChange w:id="2153" w:author="Garcia Carreras, Bernardo" w:date="2017-03-15T20:33:00Z">
                <w:pPr>
                  <w:spacing w:after="200" w:line="480" w:lineRule="auto"/>
                  <w:jc w:val="both"/>
                </w:pPr>
              </w:pPrChange>
            </w:pPr>
            <w:r w:rsidRPr="00B135ED">
              <w:rPr>
                <w:rFonts w:ascii="Times New Roman" w:hAnsi="Times New Roman" w:cs="Times New Roman"/>
                <w:sz w:val="20"/>
                <w:szCs w:val="24"/>
              </w:rPr>
              <w:t>Lund, Sweden</w:t>
            </w:r>
          </w:p>
        </w:tc>
      </w:tr>
      <w:tr w:rsidR="00D5603B" w:rsidRPr="005D70C5" w:rsidTr="00535744">
        <w:tc>
          <w:tcPr>
            <w:tcW w:w="3227" w:type="dxa"/>
          </w:tcPr>
          <w:p w:rsidR="00756992" w:rsidRDefault="00D5603B">
            <w:pPr>
              <w:jc w:val="both"/>
              <w:rPr>
                <w:rFonts w:ascii="Times New Roman" w:hAnsi="Times New Roman" w:cs="Times New Roman"/>
                <w:i/>
                <w:sz w:val="20"/>
                <w:szCs w:val="24"/>
              </w:rPr>
              <w:pPrChange w:id="2154" w:author="Garcia Carreras, Bernardo" w:date="2017-03-15T20:33:00Z">
                <w:pPr>
                  <w:spacing w:after="200" w:line="480" w:lineRule="auto"/>
                  <w:jc w:val="both"/>
                </w:pPr>
              </w:pPrChange>
            </w:pPr>
            <w:proofErr w:type="spellStart"/>
            <w:r w:rsidRPr="00B135ED">
              <w:rPr>
                <w:rFonts w:ascii="Times New Roman" w:hAnsi="Times New Roman" w:cs="Times New Roman"/>
                <w:i/>
                <w:sz w:val="20"/>
                <w:szCs w:val="24"/>
              </w:rPr>
              <w:t>Selenastrum</w:t>
            </w:r>
            <w:proofErr w:type="spellEnd"/>
            <w:r w:rsidRPr="00B135ED">
              <w:rPr>
                <w:rFonts w:ascii="Times New Roman" w:hAnsi="Times New Roman" w:cs="Times New Roman"/>
                <w:i/>
                <w:sz w:val="20"/>
                <w:szCs w:val="24"/>
              </w:rPr>
              <w:t xml:space="preserve"> </w:t>
            </w:r>
            <w:proofErr w:type="spellStart"/>
            <w:r w:rsidRPr="00B135ED">
              <w:rPr>
                <w:rFonts w:ascii="Times New Roman" w:hAnsi="Times New Roman" w:cs="Times New Roman"/>
                <w:i/>
                <w:sz w:val="20"/>
                <w:szCs w:val="24"/>
              </w:rPr>
              <w:t>capricornutum</w:t>
            </w:r>
            <w:proofErr w:type="spellEnd"/>
            <w:r w:rsidRPr="00B135ED">
              <w:rPr>
                <w:rFonts w:ascii="Times New Roman" w:hAnsi="Times New Roman" w:cs="Times New Roman"/>
                <w:i/>
                <w:sz w:val="20"/>
                <w:szCs w:val="24"/>
              </w:rPr>
              <w:t xml:space="preserve"> </w:t>
            </w:r>
          </w:p>
          <w:p w:rsidR="00756992" w:rsidRDefault="00D5603B">
            <w:pPr>
              <w:jc w:val="both"/>
              <w:rPr>
                <w:rFonts w:ascii="Times New Roman" w:hAnsi="Times New Roman" w:cs="Times New Roman"/>
                <w:b/>
                <w:sz w:val="20"/>
                <w:szCs w:val="24"/>
              </w:rPr>
              <w:pPrChange w:id="2155" w:author="Garcia Carreras, Bernardo" w:date="2017-03-15T20:33:00Z">
                <w:pPr>
                  <w:spacing w:after="200" w:line="480" w:lineRule="auto"/>
                  <w:jc w:val="both"/>
                </w:pPr>
              </w:pPrChange>
            </w:pPr>
            <w:proofErr w:type="spellStart"/>
            <w:r w:rsidRPr="00B135ED">
              <w:rPr>
                <w:rFonts w:ascii="Times New Roman" w:hAnsi="Times New Roman" w:cs="Times New Roman"/>
                <w:sz w:val="20"/>
                <w:szCs w:val="24"/>
              </w:rPr>
              <w:t>Printz</w:t>
            </w:r>
            <w:proofErr w:type="spellEnd"/>
            <w:r w:rsidRPr="00B135ED">
              <w:rPr>
                <w:rFonts w:ascii="Times New Roman" w:hAnsi="Times New Roman" w:cs="Times New Roman"/>
                <w:sz w:val="20"/>
                <w:szCs w:val="24"/>
              </w:rPr>
              <w:t xml:space="preserve"> (1913)</w:t>
            </w:r>
          </w:p>
        </w:tc>
        <w:tc>
          <w:tcPr>
            <w:tcW w:w="1843" w:type="dxa"/>
          </w:tcPr>
          <w:p w:rsidR="00756992" w:rsidRDefault="00D5603B">
            <w:pPr>
              <w:jc w:val="both"/>
              <w:rPr>
                <w:rFonts w:ascii="Times New Roman" w:hAnsi="Times New Roman" w:cs="Times New Roman"/>
                <w:sz w:val="20"/>
                <w:szCs w:val="24"/>
              </w:rPr>
              <w:pPrChange w:id="2156" w:author="Garcia Carreras, Bernardo" w:date="2017-03-15T20:33:00Z">
                <w:pPr>
                  <w:spacing w:after="200" w:line="480" w:lineRule="auto"/>
                  <w:jc w:val="both"/>
                </w:pPr>
              </w:pPrChange>
            </w:pPr>
            <w:proofErr w:type="spellStart"/>
            <w:r w:rsidRPr="00B135ED">
              <w:rPr>
                <w:rFonts w:ascii="Times New Roman" w:hAnsi="Times New Roman" w:cs="Times New Roman"/>
                <w:sz w:val="20"/>
                <w:szCs w:val="24"/>
              </w:rPr>
              <w:t>Chlorophyceae</w:t>
            </w:r>
            <w:proofErr w:type="spellEnd"/>
          </w:p>
        </w:tc>
        <w:tc>
          <w:tcPr>
            <w:tcW w:w="1984" w:type="dxa"/>
          </w:tcPr>
          <w:p w:rsidR="00756992" w:rsidRDefault="00D5603B">
            <w:pPr>
              <w:jc w:val="both"/>
              <w:rPr>
                <w:rFonts w:ascii="Times New Roman" w:hAnsi="Times New Roman" w:cs="Times New Roman"/>
                <w:sz w:val="20"/>
                <w:szCs w:val="24"/>
              </w:rPr>
              <w:pPrChange w:id="2157" w:author="Garcia Carreras, Bernardo" w:date="2017-03-15T20:33:00Z">
                <w:pPr>
                  <w:spacing w:after="200" w:line="480" w:lineRule="auto"/>
                  <w:jc w:val="both"/>
                </w:pPr>
              </w:pPrChange>
            </w:pPr>
            <w:proofErr w:type="spellStart"/>
            <w:r w:rsidRPr="00B135ED">
              <w:rPr>
                <w:rFonts w:ascii="Times New Roman" w:hAnsi="Times New Roman" w:cs="Times New Roman"/>
                <w:sz w:val="20"/>
                <w:szCs w:val="24"/>
              </w:rPr>
              <w:t>Sphaeropleales</w:t>
            </w:r>
            <w:proofErr w:type="spellEnd"/>
          </w:p>
        </w:tc>
        <w:tc>
          <w:tcPr>
            <w:tcW w:w="851" w:type="dxa"/>
          </w:tcPr>
          <w:p w:rsidR="00756992" w:rsidRDefault="00D5603B">
            <w:pPr>
              <w:jc w:val="both"/>
              <w:rPr>
                <w:rFonts w:ascii="Times New Roman" w:hAnsi="Times New Roman" w:cs="Times New Roman"/>
                <w:sz w:val="20"/>
                <w:szCs w:val="24"/>
              </w:rPr>
              <w:pPrChange w:id="2158" w:author="Garcia Carreras, Bernardo" w:date="2017-03-15T20:33:00Z">
                <w:pPr>
                  <w:spacing w:after="200" w:line="480" w:lineRule="auto"/>
                  <w:jc w:val="both"/>
                </w:pPr>
              </w:pPrChange>
            </w:pPr>
            <w:r w:rsidRPr="00B135ED">
              <w:rPr>
                <w:rFonts w:ascii="Times New Roman" w:hAnsi="Times New Roman" w:cs="Times New Roman"/>
                <w:sz w:val="20"/>
                <w:szCs w:val="24"/>
              </w:rPr>
              <w:t>CCAP 278/4</w:t>
            </w:r>
          </w:p>
        </w:tc>
        <w:tc>
          <w:tcPr>
            <w:tcW w:w="1417" w:type="dxa"/>
          </w:tcPr>
          <w:p w:rsidR="00756992" w:rsidRDefault="00D5603B">
            <w:pPr>
              <w:jc w:val="both"/>
              <w:rPr>
                <w:rFonts w:ascii="Times New Roman" w:hAnsi="Times New Roman" w:cs="Times New Roman"/>
                <w:sz w:val="20"/>
                <w:szCs w:val="24"/>
              </w:rPr>
              <w:pPrChange w:id="2159" w:author="Garcia Carreras, Bernardo" w:date="2017-03-15T20:33:00Z">
                <w:pPr>
                  <w:spacing w:after="200" w:line="480" w:lineRule="auto"/>
                  <w:jc w:val="both"/>
                </w:pPr>
              </w:pPrChange>
            </w:pPr>
            <w:proofErr w:type="spellStart"/>
            <w:r w:rsidRPr="00B135ED">
              <w:rPr>
                <w:rFonts w:ascii="Times New Roman" w:hAnsi="Times New Roman" w:cs="Times New Roman"/>
                <w:sz w:val="20"/>
                <w:szCs w:val="24"/>
              </w:rPr>
              <w:t>Akershus</w:t>
            </w:r>
            <w:proofErr w:type="spellEnd"/>
            <w:r w:rsidRPr="00B135ED">
              <w:rPr>
                <w:rFonts w:ascii="Times New Roman" w:hAnsi="Times New Roman" w:cs="Times New Roman"/>
                <w:sz w:val="20"/>
                <w:szCs w:val="24"/>
              </w:rPr>
              <w:t>, Norway</w:t>
            </w:r>
          </w:p>
        </w:tc>
      </w:tr>
    </w:tbl>
    <w:p w:rsidR="00756992" w:rsidRDefault="00756992">
      <w:pPr>
        <w:spacing w:line="240" w:lineRule="auto"/>
        <w:jc w:val="both"/>
        <w:rPr>
          <w:rFonts w:ascii="Times New Roman" w:hAnsi="Times New Roman" w:cs="Times New Roman"/>
          <w:b/>
          <w:sz w:val="24"/>
          <w:szCs w:val="24"/>
        </w:rPr>
        <w:pPrChange w:id="2160" w:author="Garcia Carreras, Bernardo" w:date="2017-03-15T20:33:00Z">
          <w:pPr>
            <w:spacing w:line="480" w:lineRule="auto"/>
            <w:jc w:val="both"/>
          </w:pPr>
        </w:pPrChange>
      </w:pPr>
    </w:p>
    <w:p w:rsidR="00756992" w:rsidRDefault="00756992">
      <w:pPr>
        <w:spacing w:line="240" w:lineRule="auto"/>
        <w:jc w:val="both"/>
        <w:rPr>
          <w:rFonts w:ascii="Times New Roman" w:hAnsi="Times New Roman" w:cs="Times New Roman"/>
          <w:b/>
          <w:sz w:val="24"/>
          <w:szCs w:val="24"/>
        </w:rPr>
        <w:pPrChange w:id="2161" w:author="Garcia Carreras, Bernardo" w:date="2017-03-15T20:33:00Z">
          <w:pPr>
            <w:spacing w:line="480" w:lineRule="auto"/>
            <w:jc w:val="both"/>
          </w:pPr>
        </w:pPrChange>
      </w:pPr>
    </w:p>
    <w:p w:rsidR="00756992" w:rsidRDefault="00027BCB">
      <w:pPr>
        <w:pStyle w:val="Heading2"/>
        <w:spacing w:line="240" w:lineRule="auto"/>
        <w:pPrChange w:id="2162" w:author="Garcia Carreras, Bernardo" w:date="2017-03-15T20:33:00Z">
          <w:pPr>
            <w:pStyle w:val="Heading2"/>
          </w:pPr>
        </w:pPrChange>
      </w:pPr>
      <w:r>
        <w:t>Table S2</w:t>
      </w:r>
      <w:r w:rsidR="00C33385">
        <w:t xml:space="preserve">: </w:t>
      </w:r>
    </w:p>
    <w:p w:rsidR="00756992" w:rsidRDefault="00C33385">
      <w:pPr>
        <w:spacing w:line="240" w:lineRule="auto"/>
        <w:jc w:val="both"/>
        <w:rPr>
          <w:rFonts w:ascii="Times New Roman" w:hAnsi="Times New Roman" w:cs="Times New Roman"/>
          <w:b/>
          <w:sz w:val="24"/>
          <w:szCs w:val="24"/>
        </w:rPr>
        <w:pPrChange w:id="2163" w:author="Garcia Carreras, Bernardo" w:date="2017-03-15T20:33:00Z">
          <w:pPr>
            <w:spacing w:line="480" w:lineRule="auto"/>
            <w:jc w:val="both"/>
          </w:pPr>
        </w:pPrChange>
      </w:pPr>
      <w:r w:rsidRPr="00C33385">
        <w:rPr>
          <w:rFonts w:ascii="Times New Roman" w:hAnsi="Times New Roman" w:cs="Times New Roman"/>
          <w:sz w:val="24"/>
          <w:szCs w:val="24"/>
        </w:rPr>
        <w:t>Phosphate concentration levels</w:t>
      </w:r>
      <w:r w:rsidR="00F12B7A">
        <w:rPr>
          <w:rFonts w:ascii="Times New Roman" w:hAnsi="Times New Roman" w:cs="Times New Roman"/>
          <w:sz w:val="24"/>
          <w:szCs w:val="24"/>
        </w:rPr>
        <w:t xml:space="preserve"> in </w:t>
      </w:r>
      <w:r w:rsidR="00F12B7A" w:rsidRPr="00F12B7A">
        <w:rPr>
          <w:rFonts w:ascii="Times New Roman" w:hAnsi="Times New Roman" w:cs="Times New Roman"/>
          <w:sz w:val="24"/>
          <w:szCs w:val="24"/>
        </w:rPr>
        <w:t>µmol</w:t>
      </w:r>
      <w:ins w:id="2164" w:author="Garcia Carreras, Bernardo" w:date="2017-02-22T15:38:00Z">
        <w:r w:rsidR="00EF6A63">
          <w:rPr>
            <w:rFonts w:ascii="Times New Roman" w:hAnsi="Times New Roman" w:cs="Times New Roman"/>
            <w:sz w:val="24"/>
            <w:szCs w:val="24"/>
          </w:rPr>
          <w:t>·</w:t>
        </w:r>
      </w:ins>
      <w:del w:id="2165" w:author="Garcia Carreras, Bernardo" w:date="2017-02-22T15:38:00Z">
        <w:r w:rsidR="00F12B7A" w:rsidRPr="00F12B7A" w:rsidDel="00EF6A63">
          <w:rPr>
            <w:rFonts w:ascii="Times New Roman" w:hAnsi="Times New Roman" w:cs="Times New Roman"/>
            <w:sz w:val="24"/>
            <w:szCs w:val="24"/>
          </w:rPr>
          <w:delText>.</w:delText>
        </w:r>
      </w:del>
      <w:r w:rsidR="00F12B7A" w:rsidRPr="00F12B7A">
        <w:rPr>
          <w:rFonts w:ascii="Times New Roman" w:hAnsi="Times New Roman" w:cs="Times New Roman"/>
          <w:sz w:val="24"/>
          <w:szCs w:val="24"/>
        </w:rPr>
        <w:t>L</w:t>
      </w:r>
      <w:r w:rsidR="00F12B7A" w:rsidRPr="00F12B7A">
        <w:rPr>
          <w:rFonts w:ascii="Times New Roman" w:hAnsi="Times New Roman" w:cs="Times New Roman"/>
          <w:sz w:val="24"/>
          <w:szCs w:val="24"/>
          <w:vertAlign w:val="superscript"/>
        </w:rPr>
        <w:t>-1</w:t>
      </w:r>
      <w:r w:rsidR="00F12B7A" w:rsidRPr="00F12B7A">
        <w:rPr>
          <w:rFonts w:ascii="Times New Roman" w:hAnsi="Times New Roman" w:cs="Times New Roman"/>
          <w:sz w:val="24"/>
          <w:szCs w:val="24"/>
        </w:rPr>
        <w:t xml:space="preserve"> and µg</w:t>
      </w:r>
      <w:ins w:id="2166" w:author="Garcia Carreras, Bernardo" w:date="2017-02-22T15:38:00Z">
        <w:r w:rsidR="00EF6A63">
          <w:rPr>
            <w:rFonts w:ascii="Times New Roman" w:hAnsi="Times New Roman" w:cs="Times New Roman"/>
            <w:sz w:val="24"/>
            <w:szCs w:val="24"/>
          </w:rPr>
          <w:t>·</w:t>
        </w:r>
      </w:ins>
      <w:del w:id="2167" w:author="Garcia Carreras, Bernardo" w:date="2017-02-22T15:38:00Z">
        <w:r w:rsidR="00F12B7A" w:rsidRPr="00F12B7A" w:rsidDel="00EF6A63">
          <w:rPr>
            <w:rFonts w:ascii="Times New Roman" w:hAnsi="Times New Roman" w:cs="Times New Roman"/>
            <w:sz w:val="24"/>
            <w:szCs w:val="24"/>
          </w:rPr>
          <w:delText>.</w:delText>
        </w:r>
      </w:del>
      <w:r w:rsidR="00F12B7A" w:rsidRPr="00F12B7A">
        <w:rPr>
          <w:rFonts w:ascii="Times New Roman" w:hAnsi="Times New Roman" w:cs="Times New Roman"/>
          <w:sz w:val="24"/>
          <w:szCs w:val="24"/>
        </w:rPr>
        <w:t>L</w:t>
      </w:r>
      <w:r w:rsidR="00F12B7A" w:rsidRPr="00F12B7A">
        <w:rPr>
          <w:rFonts w:ascii="Times New Roman" w:hAnsi="Times New Roman" w:cs="Times New Roman"/>
          <w:sz w:val="24"/>
          <w:szCs w:val="24"/>
          <w:vertAlign w:val="superscript"/>
        </w:rPr>
        <w:t>-1</w:t>
      </w:r>
      <w:r w:rsidR="00F12B7A">
        <w:rPr>
          <w:rFonts w:ascii="Times New Roman" w:hAnsi="Times New Roman" w:cs="Times New Roman"/>
          <w:sz w:val="24"/>
          <w:szCs w:val="24"/>
        </w:rPr>
        <w:t>, and associated amoun</w:t>
      </w:r>
      <w:r w:rsidR="00236E16">
        <w:rPr>
          <w:rFonts w:ascii="Times New Roman" w:hAnsi="Times New Roman" w:cs="Times New Roman"/>
          <w:sz w:val="24"/>
          <w:szCs w:val="24"/>
        </w:rPr>
        <w:t>t</w:t>
      </w:r>
      <w:r w:rsidR="00F12B7A">
        <w:rPr>
          <w:rFonts w:ascii="Times New Roman" w:hAnsi="Times New Roman" w:cs="Times New Roman"/>
          <w:sz w:val="24"/>
          <w:szCs w:val="24"/>
        </w:rPr>
        <w:t xml:space="preserve">s of COMBO medium </w:t>
      </w:r>
      <w:r w:rsidR="00F12B7A" w:rsidRPr="00D46E49">
        <w:rPr>
          <w:rFonts w:ascii="Times New Roman" w:hAnsi="Times New Roman" w:cs="Times New Roman"/>
          <w:sz w:val="24"/>
          <w:szCs w:val="24"/>
        </w:rPr>
        <w:t>without potassi</w:t>
      </w:r>
      <w:r w:rsidR="00F12B7A">
        <w:rPr>
          <w:rFonts w:ascii="Times New Roman" w:hAnsi="Times New Roman" w:cs="Times New Roman"/>
          <w:sz w:val="24"/>
          <w:szCs w:val="24"/>
        </w:rPr>
        <w:t>um phosphate dibasic (</w:t>
      </w:r>
      <w:r w:rsidR="00F12B7A" w:rsidRPr="00D46E49">
        <w:rPr>
          <w:rFonts w:ascii="Times New Roman" w:hAnsi="Times New Roman" w:cs="Times New Roman"/>
          <w:sz w:val="24"/>
          <w:szCs w:val="24"/>
        </w:rPr>
        <w:t>P- COMBO)</w:t>
      </w:r>
      <w:r w:rsidR="00F12B7A">
        <w:rPr>
          <w:rFonts w:ascii="Times New Roman" w:hAnsi="Times New Roman" w:cs="Times New Roman"/>
          <w:sz w:val="24"/>
          <w:szCs w:val="24"/>
        </w:rPr>
        <w:t xml:space="preserve"> and normal COMBO medium (P+ COMBO) mixed together in 40 </w:t>
      </w:r>
      <w:del w:id="2168" w:author="Garcia Carreras, Bernardo" w:date="2017-02-22T15:38:00Z">
        <w:r w:rsidR="00F12B7A" w:rsidDel="00EF6A63">
          <w:rPr>
            <w:rFonts w:ascii="Times New Roman" w:hAnsi="Times New Roman" w:cs="Times New Roman"/>
            <w:sz w:val="24"/>
            <w:szCs w:val="24"/>
          </w:rPr>
          <w:delText xml:space="preserve">ml </w:delText>
        </w:r>
      </w:del>
      <w:proofErr w:type="spellStart"/>
      <w:ins w:id="2169" w:author="Garcia Carreras, Bernardo" w:date="2017-02-22T15:38:00Z">
        <w:r w:rsidR="00EF6A63">
          <w:rPr>
            <w:rFonts w:ascii="Times New Roman" w:hAnsi="Times New Roman" w:cs="Times New Roman"/>
            <w:sz w:val="24"/>
            <w:szCs w:val="24"/>
          </w:rPr>
          <w:t>mL</w:t>
        </w:r>
        <w:proofErr w:type="spellEnd"/>
        <w:r w:rsidR="00EF6A63">
          <w:rPr>
            <w:rFonts w:ascii="Times New Roman" w:hAnsi="Times New Roman" w:cs="Times New Roman"/>
            <w:sz w:val="24"/>
            <w:szCs w:val="24"/>
          </w:rPr>
          <w:t xml:space="preserve"> </w:t>
        </w:r>
      </w:ins>
      <w:proofErr w:type="spellStart"/>
      <w:r w:rsidR="00F12B7A">
        <w:rPr>
          <w:rFonts w:ascii="Times New Roman" w:hAnsi="Times New Roman" w:cs="Times New Roman"/>
          <w:sz w:val="24"/>
          <w:szCs w:val="24"/>
        </w:rPr>
        <w:t>nunclons</w:t>
      </w:r>
      <w:proofErr w:type="spellEnd"/>
      <w:r w:rsidR="00F12B7A">
        <w:rPr>
          <w:rFonts w:ascii="Times New Roman" w:hAnsi="Times New Roman" w:cs="Times New Roman"/>
          <w:sz w:val="24"/>
          <w:szCs w:val="24"/>
        </w:rPr>
        <w:t xml:space="preserve"> to obtain the phosphate concentration levels</w:t>
      </w:r>
      <w:r w:rsidR="00F12B7A" w:rsidRPr="00D46E49">
        <w:rPr>
          <w:rFonts w:ascii="Times New Roman" w:hAnsi="Times New Roman" w:cs="Times New Roman"/>
          <w:sz w:val="24"/>
          <w:szCs w:val="24"/>
        </w:rPr>
        <w:t>.</w:t>
      </w:r>
    </w:p>
    <w:tbl>
      <w:tblPr>
        <w:tblStyle w:val="TableGrid"/>
        <w:tblW w:w="0" w:type="auto"/>
        <w:tblBorders>
          <w:left w:val="none" w:sz="0" w:space="0" w:color="auto"/>
          <w:right w:val="none" w:sz="0" w:space="0" w:color="auto"/>
          <w:insideV w:val="none" w:sz="0" w:space="0" w:color="auto"/>
        </w:tblBorders>
        <w:tblLayout w:type="fixed"/>
        <w:tblLook w:val="04A0"/>
      </w:tblPr>
      <w:tblGrid>
        <w:gridCol w:w="1472"/>
        <w:gridCol w:w="597"/>
        <w:gridCol w:w="598"/>
        <w:gridCol w:w="598"/>
        <w:gridCol w:w="597"/>
        <w:gridCol w:w="598"/>
        <w:gridCol w:w="598"/>
        <w:gridCol w:w="597"/>
        <w:gridCol w:w="598"/>
        <w:gridCol w:w="598"/>
        <w:gridCol w:w="597"/>
        <w:gridCol w:w="598"/>
        <w:gridCol w:w="598"/>
        <w:gridCol w:w="598"/>
      </w:tblGrid>
      <w:tr w:rsidR="00F12B7A" w:rsidTr="006F3C64">
        <w:trPr>
          <w:trHeight w:val="294"/>
        </w:trPr>
        <w:tc>
          <w:tcPr>
            <w:tcW w:w="1472" w:type="dxa"/>
          </w:tcPr>
          <w:p w:rsidR="00F12B7A" w:rsidRPr="005E397F" w:rsidRDefault="00F12B7A" w:rsidP="00924FFC">
            <w:pPr>
              <w:rPr>
                <w:rFonts w:cs="Times New Roman"/>
                <w:sz w:val="18"/>
                <w:szCs w:val="18"/>
              </w:rPr>
            </w:pPr>
            <w:r w:rsidRPr="005E397F">
              <w:rPr>
                <w:rFonts w:cs="Times New Roman"/>
                <w:sz w:val="18"/>
                <w:szCs w:val="18"/>
              </w:rPr>
              <w:t>Phosphate concentration (µmol</w:t>
            </w:r>
            <w:ins w:id="2170" w:author="Garcia Carreras, Bernardo" w:date="2017-02-22T15:38:00Z">
              <w:r w:rsidR="00EF6A63">
                <w:rPr>
                  <w:rFonts w:ascii="Times New Roman" w:hAnsi="Times New Roman" w:cs="Times New Roman"/>
                  <w:sz w:val="24"/>
                  <w:szCs w:val="24"/>
                </w:rPr>
                <w:t>·</w:t>
              </w:r>
            </w:ins>
            <w:del w:id="2171" w:author="Garcia Carreras, Bernardo" w:date="2017-02-22T15:38:00Z">
              <w:r w:rsidRPr="005E397F" w:rsidDel="00EF6A63">
                <w:rPr>
                  <w:rFonts w:cs="Times New Roman"/>
                  <w:sz w:val="18"/>
                  <w:szCs w:val="18"/>
                </w:rPr>
                <w:delText>.</w:delText>
              </w:r>
            </w:del>
            <w:r w:rsidRPr="005E397F">
              <w:rPr>
                <w:rFonts w:cs="Times New Roman"/>
                <w:sz w:val="18"/>
                <w:szCs w:val="18"/>
              </w:rPr>
              <w:t>L</w:t>
            </w:r>
            <w:r w:rsidRPr="005E397F">
              <w:rPr>
                <w:rFonts w:cs="Times New Roman"/>
                <w:sz w:val="18"/>
                <w:szCs w:val="18"/>
                <w:vertAlign w:val="superscript"/>
              </w:rPr>
              <w:t>-1</w:t>
            </w:r>
            <w:r w:rsidRPr="005E397F">
              <w:rPr>
                <w:rFonts w:cs="Times New Roman"/>
                <w:sz w:val="18"/>
                <w:szCs w:val="18"/>
              </w:rPr>
              <w:t xml:space="preserve"> )</w:t>
            </w:r>
          </w:p>
        </w:tc>
        <w:tc>
          <w:tcPr>
            <w:tcW w:w="597" w:type="dxa"/>
          </w:tcPr>
          <w:p w:rsidR="00F12B7A" w:rsidRPr="005E397F" w:rsidRDefault="00F12B7A" w:rsidP="00924FFC">
            <w:pPr>
              <w:rPr>
                <w:rFonts w:cs="Times New Roman"/>
                <w:sz w:val="18"/>
                <w:szCs w:val="18"/>
              </w:rPr>
            </w:pPr>
            <w:r w:rsidRPr="005E397F">
              <w:rPr>
                <w:rFonts w:cs="Times New Roman"/>
                <w:sz w:val="18"/>
                <w:szCs w:val="18"/>
              </w:rPr>
              <w:t>50</w:t>
            </w:r>
          </w:p>
        </w:tc>
        <w:tc>
          <w:tcPr>
            <w:tcW w:w="598" w:type="dxa"/>
          </w:tcPr>
          <w:p w:rsidR="00F12B7A" w:rsidRPr="005E397F" w:rsidRDefault="00F12B7A" w:rsidP="00924FFC">
            <w:pPr>
              <w:rPr>
                <w:rFonts w:cs="Times New Roman"/>
                <w:sz w:val="18"/>
                <w:szCs w:val="18"/>
              </w:rPr>
            </w:pPr>
            <w:r w:rsidRPr="005E397F">
              <w:rPr>
                <w:rFonts w:cs="Times New Roman"/>
                <w:sz w:val="18"/>
                <w:szCs w:val="18"/>
              </w:rPr>
              <w:t>40</w:t>
            </w:r>
          </w:p>
        </w:tc>
        <w:tc>
          <w:tcPr>
            <w:tcW w:w="598" w:type="dxa"/>
          </w:tcPr>
          <w:p w:rsidR="00F12B7A" w:rsidRPr="005E397F" w:rsidRDefault="00F12B7A" w:rsidP="00924FFC">
            <w:pPr>
              <w:rPr>
                <w:rFonts w:cs="Times New Roman"/>
                <w:sz w:val="18"/>
                <w:szCs w:val="18"/>
              </w:rPr>
            </w:pPr>
            <w:r w:rsidRPr="005E397F">
              <w:rPr>
                <w:rFonts w:cs="Times New Roman"/>
                <w:sz w:val="18"/>
                <w:szCs w:val="18"/>
              </w:rPr>
              <w:t>30</w:t>
            </w:r>
          </w:p>
        </w:tc>
        <w:tc>
          <w:tcPr>
            <w:tcW w:w="597" w:type="dxa"/>
          </w:tcPr>
          <w:p w:rsidR="00F12B7A" w:rsidRPr="005E397F" w:rsidRDefault="00F12B7A" w:rsidP="00924FFC">
            <w:pPr>
              <w:rPr>
                <w:rFonts w:cs="Times New Roman"/>
                <w:sz w:val="18"/>
                <w:szCs w:val="18"/>
              </w:rPr>
            </w:pPr>
            <w:r w:rsidRPr="005E397F">
              <w:rPr>
                <w:rFonts w:cs="Times New Roman"/>
                <w:sz w:val="18"/>
                <w:szCs w:val="18"/>
              </w:rPr>
              <w:t>20</w:t>
            </w:r>
          </w:p>
        </w:tc>
        <w:tc>
          <w:tcPr>
            <w:tcW w:w="598" w:type="dxa"/>
          </w:tcPr>
          <w:p w:rsidR="00F12B7A" w:rsidRPr="005E397F" w:rsidRDefault="00F12B7A" w:rsidP="00924FFC">
            <w:pPr>
              <w:rPr>
                <w:rFonts w:cs="Times New Roman"/>
                <w:sz w:val="18"/>
                <w:szCs w:val="18"/>
              </w:rPr>
            </w:pPr>
            <w:r w:rsidRPr="005E397F">
              <w:rPr>
                <w:rFonts w:cs="Times New Roman"/>
                <w:sz w:val="18"/>
                <w:szCs w:val="18"/>
              </w:rPr>
              <w:t>10</w:t>
            </w:r>
          </w:p>
        </w:tc>
        <w:tc>
          <w:tcPr>
            <w:tcW w:w="598" w:type="dxa"/>
          </w:tcPr>
          <w:p w:rsidR="00F12B7A" w:rsidRPr="005E397F" w:rsidRDefault="00F12B7A" w:rsidP="00924FFC">
            <w:pPr>
              <w:rPr>
                <w:rFonts w:cs="Times New Roman"/>
                <w:sz w:val="18"/>
                <w:szCs w:val="18"/>
              </w:rPr>
            </w:pPr>
            <w:r w:rsidRPr="005E397F">
              <w:rPr>
                <w:rFonts w:cs="Times New Roman"/>
                <w:sz w:val="18"/>
                <w:szCs w:val="18"/>
              </w:rPr>
              <w:t>8</w:t>
            </w:r>
          </w:p>
        </w:tc>
        <w:tc>
          <w:tcPr>
            <w:tcW w:w="597" w:type="dxa"/>
          </w:tcPr>
          <w:p w:rsidR="00F12B7A" w:rsidRPr="005E397F" w:rsidRDefault="00F12B7A" w:rsidP="00924FFC">
            <w:pPr>
              <w:rPr>
                <w:rFonts w:cs="Times New Roman"/>
                <w:sz w:val="18"/>
                <w:szCs w:val="18"/>
              </w:rPr>
            </w:pPr>
            <w:r w:rsidRPr="005E397F">
              <w:rPr>
                <w:rFonts w:cs="Times New Roman"/>
                <w:sz w:val="18"/>
                <w:szCs w:val="18"/>
              </w:rPr>
              <w:t>6</w:t>
            </w:r>
          </w:p>
        </w:tc>
        <w:tc>
          <w:tcPr>
            <w:tcW w:w="598" w:type="dxa"/>
          </w:tcPr>
          <w:p w:rsidR="00F12B7A" w:rsidRPr="005E397F" w:rsidRDefault="00F12B7A" w:rsidP="00924FFC">
            <w:pPr>
              <w:rPr>
                <w:rFonts w:cs="Times New Roman"/>
                <w:sz w:val="18"/>
                <w:szCs w:val="18"/>
              </w:rPr>
            </w:pPr>
            <w:r w:rsidRPr="005E397F">
              <w:rPr>
                <w:rFonts w:cs="Times New Roman"/>
                <w:sz w:val="18"/>
                <w:szCs w:val="18"/>
              </w:rPr>
              <w:t>4</w:t>
            </w:r>
          </w:p>
        </w:tc>
        <w:tc>
          <w:tcPr>
            <w:tcW w:w="598" w:type="dxa"/>
          </w:tcPr>
          <w:p w:rsidR="00F12B7A" w:rsidRPr="005E397F" w:rsidRDefault="00F12B7A" w:rsidP="00924FFC">
            <w:pPr>
              <w:rPr>
                <w:rFonts w:cs="Times New Roman"/>
                <w:sz w:val="18"/>
                <w:szCs w:val="18"/>
              </w:rPr>
            </w:pPr>
            <w:r w:rsidRPr="005E397F">
              <w:rPr>
                <w:rFonts w:cs="Times New Roman"/>
                <w:sz w:val="18"/>
                <w:szCs w:val="18"/>
              </w:rPr>
              <w:t>2</w:t>
            </w:r>
          </w:p>
        </w:tc>
        <w:tc>
          <w:tcPr>
            <w:tcW w:w="597" w:type="dxa"/>
          </w:tcPr>
          <w:p w:rsidR="00F12B7A" w:rsidRPr="005E397F" w:rsidRDefault="00F12B7A" w:rsidP="00924FFC">
            <w:pPr>
              <w:rPr>
                <w:rFonts w:cs="Times New Roman"/>
                <w:sz w:val="18"/>
                <w:szCs w:val="18"/>
              </w:rPr>
            </w:pPr>
            <w:r w:rsidRPr="005E397F">
              <w:rPr>
                <w:rFonts w:cs="Times New Roman"/>
                <w:sz w:val="18"/>
                <w:szCs w:val="18"/>
              </w:rPr>
              <w:t>1</w:t>
            </w:r>
          </w:p>
        </w:tc>
        <w:tc>
          <w:tcPr>
            <w:tcW w:w="598" w:type="dxa"/>
          </w:tcPr>
          <w:p w:rsidR="00F12B7A" w:rsidRPr="005E397F" w:rsidRDefault="00F12B7A" w:rsidP="00924FFC">
            <w:pPr>
              <w:rPr>
                <w:rFonts w:cs="Times New Roman"/>
                <w:sz w:val="18"/>
                <w:szCs w:val="18"/>
              </w:rPr>
            </w:pPr>
            <w:r w:rsidRPr="005E397F">
              <w:rPr>
                <w:rFonts w:cs="Times New Roman"/>
                <w:sz w:val="18"/>
                <w:szCs w:val="18"/>
              </w:rPr>
              <w:t>0.5</w:t>
            </w:r>
          </w:p>
        </w:tc>
        <w:tc>
          <w:tcPr>
            <w:tcW w:w="598" w:type="dxa"/>
          </w:tcPr>
          <w:p w:rsidR="00F12B7A" w:rsidRPr="005E397F" w:rsidRDefault="00F12B7A" w:rsidP="00924FFC">
            <w:pPr>
              <w:rPr>
                <w:rFonts w:cs="Times New Roman"/>
                <w:sz w:val="18"/>
                <w:szCs w:val="18"/>
              </w:rPr>
            </w:pPr>
            <w:r w:rsidRPr="005E397F">
              <w:rPr>
                <w:rFonts w:cs="Times New Roman"/>
                <w:sz w:val="18"/>
                <w:szCs w:val="18"/>
              </w:rPr>
              <w:t>0.1</w:t>
            </w:r>
          </w:p>
        </w:tc>
        <w:tc>
          <w:tcPr>
            <w:tcW w:w="598" w:type="dxa"/>
          </w:tcPr>
          <w:p w:rsidR="00F12B7A" w:rsidRPr="005E397F" w:rsidRDefault="00F12B7A" w:rsidP="00924FFC">
            <w:pPr>
              <w:rPr>
                <w:rFonts w:cs="Times New Roman"/>
                <w:sz w:val="18"/>
                <w:szCs w:val="18"/>
              </w:rPr>
            </w:pPr>
            <w:r w:rsidRPr="005E397F">
              <w:rPr>
                <w:rFonts w:cs="Times New Roman"/>
                <w:sz w:val="18"/>
                <w:szCs w:val="18"/>
              </w:rPr>
              <w:t>0.01</w:t>
            </w:r>
          </w:p>
        </w:tc>
      </w:tr>
      <w:tr w:rsidR="00F12B7A" w:rsidTr="006F3C64">
        <w:trPr>
          <w:trHeight w:val="294"/>
        </w:trPr>
        <w:tc>
          <w:tcPr>
            <w:tcW w:w="1472" w:type="dxa"/>
          </w:tcPr>
          <w:p w:rsidR="00F12B7A" w:rsidRPr="005E397F" w:rsidRDefault="00F12B7A" w:rsidP="00924FFC">
            <w:pPr>
              <w:rPr>
                <w:rFonts w:cs="Times New Roman"/>
                <w:sz w:val="18"/>
                <w:szCs w:val="18"/>
              </w:rPr>
            </w:pPr>
            <w:r w:rsidRPr="005E397F">
              <w:rPr>
                <w:rFonts w:cs="Times New Roman"/>
                <w:sz w:val="18"/>
                <w:szCs w:val="18"/>
              </w:rPr>
              <w:t>Phosphate concentration (µg</w:t>
            </w:r>
            <w:ins w:id="2172" w:author="Garcia Carreras, Bernardo" w:date="2017-02-22T15:38:00Z">
              <w:r w:rsidR="00EF6A63">
                <w:rPr>
                  <w:rFonts w:ascii="Times New Roman" w:hAnsi="Times New Roman" w:cs="Times New Roman"/>
                  <w:sz w:val="24"/>
                  <w:szCs w:val="24"/>
                </w:rPr>
                <w:t>·</w:t>
              </w:r>
            </w:ins>
            <w:del w:id="2173" w:author="Garcia Carreras, Bernardo" w:date="2017-02-22T15:38:00Z">
              <w:r w:rsidRPr="005E397F" w:rsidDel="00EF6A63">
                <w:rPr>
                  <w:rFonts w:cs="Times New Roman"/>
                  <w:sz w:val="18"/>
                  <w:szCs w:val="18"/>
                </w:rPr>
                <w:delText>.</w:delText>
              </w:r>
            </w:del>
            <w:r w:rsidRPr="005E397F">
              <w:rPr>
                <w:rFonts w:cs="Times New Roman"/>
                <w:sz w:val="18"/>
                <w:szCs w:val="18"/>
              </w:rPr>
              <w:t>L</w:t>
            </w:r>
            <w:r w:rsidRPr="005E397F">
              <w:rPr>
                <w:rFonts w:cs="Times New Roman"/>
                <w:sz w:val="18"/>
                <w:szCs w:val="18"/>
                <w:vertAlign w:val="superscript"/>
              </w:rPr>
              <w:t>-1</w:t>
            </w:r>
            <w:r w:rsidRPr="005E397F">
              <w:rPr>
                <w:rFonts w:cs="Times New Roman"/>
                <w:sz w:val="18"/>
                <w:szCs w:val="18"/>
              </w:rPr>
              <w:t xml:space="preserve"> )</w:t>
            </w:r>
          </w:p>
        </w:tc>
        <w:tc>
          <w:tcPr>
            <w:tcW w:w="597" w:type="dxa"/>
          </w:tcPr>
          <w:p w:rsidR="00F12B7A" w:rsidRPr="005E397F" w:rsidRDefault="00F12B7A" w:rsidP="00924FFC">
            <w:pPr>
              <w:rPr>
                <w:rFonts w:cs="Times New Roman"/>
                <w:sz w:val="18"/>
                <w:szCs w:val="18"/>
              </w:rPr>
            </w:pPr>
            <w:r w:rsidRPr="005E397F">
              <w:rPr>
                <w:rFonts w:cs="Times New Roman"/>
                <w:sz w:val="18"/>
                <w:szCs w:val="18"/>
              </w:rPr>
              <w:t>4750</w:t>
            </w:r>
          </w:p>
        </w:tc>
        <w:tc>
          <w:tcPr>
            <w:tcW w:w="598" w:type="dxa"/>
          </w:tcPr>
          <w:p w:rsidR="00F12B7A" w:rsidRPr="005E397F" w:rsidRDefault="00F12B7A" w:rsidP="00924FFC">
            <w:pPr>
              <w:rPr>
                <w:rFonts w:cs="Times New Roman"/>
                <w:sz w:val="18"/>
                <w:szCs w:val="18"/>
              </w:rPr>
            </w:pPr>
            <w:r w:rsidRPr="005E397F">
              <w:rPr>
                <w:rFonts w:cs="Times New Roman"/>
                <w:sz w:val="18"/>
                <w:szCs w:val="18"/>
              </w:rPr>
              <w:t>1960</w:t>
            </w:r>
          </w:p>
        </w:tc>
        <w:tc>
          <w:tcPr>
            <w:tcW w:w="598" w:type="dxa"/>
          </w:tcPr>
          <w:p w:rsidR="00F12B7A" w:rsidRPr="005E397F" w:rsidRDefault="00F12B7A" w:rsidP="00924FFC">
            <w:pPr>
              <w:rPr>
                <w:rFonts w:cs="Times New Roman"/>
                <w:sz w:val="18"/>
                <w:szCs w:val="18"/>
              </w:rPr>
            </w:pPr>
            <w:r w:rsidRPr="005E397F">
              <w:rPr>
                <w:rFonts w:cs="Times New Roman"/>
                <w:sz w:val="18"/>
                <w:szCs w:val="18"/>
              </w:rPr>
              <w:t>2850</w:t>
            </w:r>
          </w:p>
        </w:tc>
        <w:tc>
          <w:tcPr>
            <w:tcW w:w="597" w:type="dxa"/>
          </w:tcPr>
          <w:p w:rsidR="00F12B7A" w:rsidRPr="005E397F" w:rsidRDefault="00F12B7A" w:rsidP="00924FFC">
            <w:pPr>
              <w:rPr>
                <w:rFonts w:cs="Times New Roman"/>
                <w:sz w:val="18"/>
                <w:szCs w:val="18"/>
              </w:rPr>
            </w:pPr>
            <w:r w:rsidRPr="005E397F">
              <w:rPr>
                <w:rFonts w:cs="Times New Roman"/>
                <w:sz w:val="18"/>
                <w:szCs w:val="18"/>
              </w:rPr>
              <w:t>1900</w:t>
            </w:r>
          </w:p>
        </w:tc>
        <w:tc>
          <w:tcPr>
            <w:tcW w:w="598" w:type="dxa"/>
          </w:tcPr>
          <w:p w:rsidR="00F12B7A" w:rsidRPr="005E397F" w:rsidRDefault="00F12B7A" w:rsidP="00924FFC">
            <w:pPr>
              <w:rPr>
                <w:rFonts w:cs="Times New Roman"/>
                <w:sz w:val="18"/>
                <w:szCs w:val="18"/>
              </w:rPr>
            </w:pPr>
            <w:r w:rsidRPr="005E397F">
              <w:rPr>
                <w:rFonts w:cs="Times New Roman"/>
                <w:sz w:val="18"/>
                <w:szCs w:val="18"/>
              </w:rPr>
              <w:t>950</w:t>
            </w:r>
          </w:p>
        </w:tc>
        <w:tc>
          <w:tcPr>
            <w:tcW w:w="598" w:type="dxa"/>
          </w:tcPr>
          <w:p w:rsidR="00F12B7A" w:rsidRPr="005E397F" w:rsidRDefault="00F12B7A" w:rsidP="00924FFC">
            <w:pPr>
              <w:rPr>
                <w:rFonts w:cs="Times New Roman"/>
                <w:sz w:val="18"/>
                <w:szCs w:val="18"/>
              </w:rPr>
            </w:pPr>
            <w:r w:rsidRPr="005E397F">
              <w:rPr>
                <w:rFonts w:cs="Times New Roman"/>
                <w:sz w:val="18"/>
                <w:szCs w:val="18"/>
              </w:rPr>
              <w:t>760</w:t>
            </w:r>
          </w:p>
        </w:tc>
        <w:tc>
          <w:tcPr>
            <w:tcW w:w="597" w:type="dxa"/>
          </w:tcPr>
          <w:p w:rsidR="00F12B7A" w:rsidRPr="005E397F" w:rsidRDefault="00F12B7A" w:rsidP="00924FFC">
            <w:pPr>
              <w:rPr>
                <w:rFonts w:cs="Times New Roman"/>
                <w:sz w:val="18"/>
                <w:szCs w:val="18"/>
              </w:rPr>
            </w:pPr>
            <w:r w:rsidRPr="005E397F">
              <w:rPr>
                <w:rFonts w:cs="Times New Roman"/>
                <w:sz w:val="18"/>
                <w:szCs w:val="18"/>
              </w:rPr>
              <w:t>570</w:t>
            </w:r>
          </w:p>
        </w:tc>
        <w:tc>
          <w:tcPr>
            <w:tcW w:w="598" w:type="dxa"/>
          </w:tcPr>
          <w:p w:rsidR="00F12B7A" w:rsidRPr="005E397F" w:rsidRDefault="00F12B7A" w:rsidP="00924FFC">
            <w:pPr>
              <w:rPr>
                <w:rFonts w:cs="Times New Roman"/>
                <w:sz w:val="18"/>
                <w:szCs w:val="18"/>
              </w:rPr>
            </w:pPr>
            <w:r w:rsidRPr="005E397F">
              <w:rPr>
                <w:rFonts w:cs="Times New Roman"/>
                <w:sz w:val="18"/>
                <w:szCs w:val="18"/>
              </w:rPr>
              <w:t>380</w:t>
            </w:r>
          </w:p>
        </w:tc>
        <w:tc>
          <w:tcPr>
            <w:tcW w:w="598" w:type="dxa"/>
          </w:tcPr>
          <w:p w:rsidR="00F12B7A" w:rsidRPr="005E397F" w:rsidRDefault="00F12B7A" w:rsidP="00924FFC">
            <w:pPr>
              <w:rPr>
                <w:rFonts w:cs="Times New Roman"/>
                <w:sz w:val="18"/>
                <w:szCs w:val="18"/>
              </w:rPr>
            </w:pPr>
            <w:r w:rsidRPr="005E397F">
              <w:rPr>
                <w:rFonts w:cs="Times New Roman"/>
                <w:sz w:val="18"/>
                <w:szCs w:val="18"/>
              </w:rPr>
              <w:t>190</w:t>
            </w:r>
          </w:p>
        </w:tc>
        <w:tc>
          <w:tcPr>
            <w:tcW w:w="597" w:type="dxa"/>
          </w:tcPr>
          <w:p w:rsidR="00F12B7A" w:rsidRPr="005E397F" w:rsidRDefault="00F12B7A" w:rsidP="00924FFC">
            <w:pPr>
              <w:rPr>
                <w:rFonts w:cs="Times New Roman"/>
                <w:sz w:val="18"/>
                <w:szCs w:val="18"/>
              </w:rPr>
            </w:pPr>
            <w:r w:rsidRPr="005E397F">
              <w:rPr>
                <w:rFonts w:cs="Times New Roman"/>
                <w:sz w:val="18"/>
                <w:szCs w:val="18"/>
              </w:rPr>
              <w:t>95</w:t>
            </w:r>
          </w:p>
        </w:tc>
        <w:tc>
          <w:tcPr>
            <w:tcW w:w="598" w:type="dxa"/>
          </w:tcPr>
          <w:p w:rsidR="00F12B7A" w:rsidRPr="005E397F" w:rsidRDefault="00F12B7A" w:rsidP="00924FFC">
            <w:pPr>
              <w:rPr>
                <w:rFonts w:cs="Times New Roman"/>
                <w:sz w:val="18"/>
                <w:szCs w:val="18"/>
              </w:rPr>
            </w:pPr>
            <w:r w:rsidRPr="005E397F">
              <w:rPr>
                <w:rFonts w:cs="Times New Roman"/>
                <w:sz w:val="18"/>
                <w:szCs w:val="18"/>
              </w:rPr>
              <w:t>47.5</w:t>
            </w:r>
          </w:p>
        </w:tc>
        <w:tc>
          <w:tcPr>
            <w:tcW w:w="598" w:type="dxa"/>
          </w:tcPr>
          <w:p w:rsidR="00F12B7A" w:rsidRPr="005E397F" w:rsidRDefault="00F12B7A" w:rsidP="00924FFC">
            <w:pPr>
              <w:rPr>
                <w:rFonts w:cs="Times New Roman"/>
                <w:sz w:val="18"/>
                <w:szCs w:val="18"/>
              </w:rPr>
            </w:pPr>
            <w:r w:rsidRPr="005E397F">
              <w:rPr>
                <w:rFonts w:cs="Times New Roman"/>
                <w:sz w:val="18"/>
                <w:szCs w:val="18"/>
              </w:rPr>
              <w:t>9.5</w:t>
            </w:r>
          </w:p>
        </w:tc>
        <w:tc>
          <w:tcPr>
            <w:tcW w:w="598" w:type="dxa"/>
          </w:tcPr>
          <w:p w:rsidR="00F12B7A" w:rsidRPr="005E397F" w:rsidRDefault="00F12B7A" w:rsidP="00924FFC">
            <w:pPr>
              <w:rPr>
                <w:rFonts w:cs="Times New Roman"/>
                <w:sz w:val="18"/>
                <w:szCs w:val="18"/>
              </w:rPr>
            </w:pPr>
            <w:r w:rsidRPr="005E397F">
              <w:rPr>
                <w:rFonts w:cs="Times New Roman"/>
                <w:sz w:val="18"/>
                <w:szCs w:val="18"/>
              </w:rPr>
              <w:t>0.95</w:t>
            </w:r>
          </w:p>
        </w:tc>
      </w:tr>
      <w:tr w:rsidR="00F12B7A" w:rsidTr="006F3C64">
        <w:trPr>
          <w:trHeight w:val="241"/>
        </w:trPr>
        <w:tc>
          <w:tcPr>
            <w:tcW w:w="1472" w:type="dxa"/>
            <w:tcBorders>
              <w:bottom w:val="nil"/>
            </w:tcBorders>
          </w:tcPr>
          <w:p w:rsidR="00F12B7A" w:rsidRPr="00264B7D" w:rsidRDefault="00F12B7A" w:rsidP="00924FFC">
            <w:pPr>
              <w:rPr>
                <w:rFonts w:cs="Times New Roman"/>
                <w:sz w:val="18"/>
              </w:rPr>
            </w:pPr>
            <w:r w:rsidRPr="00264B7D">
              <w:rPr>
                <w:rFonts w:cs="Times New Roman"/>
                <w:sz w:val="18"/>
              </w:rPr>
              <w:t>Amount of P+ COMBO (</w:t>
            </w:r>
            <w:proofErr w:type="spellStart"/>
            <w:r w:rsidRPr="00264B7D">
              <w:rPr>
                <w:rFonts w:cs="Times New Roman"/>
                <w:sz w:val="18"/>
              </w:rPr>
              <w:t>mL</w:t>
            </w:r>
            <w:proofErr w:type="spellEnd"/>
            <w:r w:rsidRPr="00264B7D">
              <w:rPr>
                <w:rFonts w:cs="Times New Roman"/>
                <w:sz w:val="18"/>
              </w:rPr>
              <w:t>)</w:t>
            </w:r>
          </w:p>
        </w:tc>
        <w:tc>
          <w:tcPr>
            <w:tcW w:w="597" w:type="dxa"/>
            <w:tcBorders>
              <w:bottom w:val="nil"/>
            </w:tcBorders>
          </w:tcPr>
          <w:p w:rsidR="00F12B7A" w:rsidRPr="00264B7D" w:rsidRDefault="00F12B7A" w:rsidP="00924FFC">
            <w:pPr>
              <w:rPr>
                <w:rFonts w:cs="Times New Roman"/>
                <w:sz w:val="18"/>
              </w:rPr>
            </w:pPr>
            <w:r w:rsidRPr="00264B7D">
              <w:rPr>
                <w:rFonts w:cs="Times New Roman"/>
                <w:sz w:val="18"/>
              </w:rPr>
              <w:t>40</w:t>
            </w:r>
          </w:p>
        </w:tc>
        <w:tc>
          <w:tcPr>
            <w:tcW w:w="598" w:type="dxa"/>
            <w:tcBorders>
              <w:bottom w:val="nil"/>
            </w:tcBorders>
          </w:tcPr>
          <w:p w:rsidR="00F12B7A" w:rsidRPr="00264B7D" w:rsidRDefault="00F12B7A" w:rsidP="00924FFC">
            <w:pPr>
              <w:rPr>
                <w:rFonts w:cs="Times New Roman"/>
                <w:sz w:val="18"/>
              </w:rPr>
            </w:pPr>
            <w:r w:rsidRPr="00264B7D">
              <w:rPr>
                <w:rFonts w:cs="Times New Roman"/>
                <w:sz w:val="18"/>
              </w:rPr>
              <w:t>32</w:t>
            </w:r>
          </w:p>
        </w:tc>
        <w:tc>
          <w:tcPr>
            <w:tcW w:w="598" w:type="dxa"/>
            <w:tcBorders>
              <w:bottom w:val="nil"/>
            </w:tcBorders>
          </w:tcPr>
          <w:p w:rsidR="00F12B7A" w:rsidRPr="00264B7D" w:rsidRDefault="00F12B7A" w:rsidP="00924FFC">
            <w:pPr>
              <w:rPr>
                <w:rFonts w:cs="Times New Roman"/>
                <w:sz w:val="18"/>
              </w:rPr>
            </w:pPr>
            <w:r w:rsidRPr="00264B7D">
              <w:rPr>
                <w:rFonts w:cs="Times New Roman"/>
                <w:sz w:val="18"/>
              </w:rPr>
              <w:t>24</w:t>
            </w:r>
          </w:p>
        </w:tc>
        <w:tc>
          <w:tcPr>
            <w:tcW w:w="597" w:type="dxa"/>
            <w:tcBorders>
              <w:bottom w:val="nil"/>
            </w:tcBorders>
          </w:tcPr>
          <w:p w:rsidR="00F12B7A" w:rsidRPr="00264B7D" w:rsidRDefault="00F12B7A" w:rsidP="00924FFC">
            <w:pPr>
              <w:rPr>
                <w:rFonts w:cs="Times New Roman"/>
                <w:sz w:val="18"/>
              </w:rPr>
            </w:pPr>
            <w:r w:rsidRPr="00264B7D">
              <w:rPr>
                <w:rFonts w:cs="Times New Roman"/>
                <w:sz w:val="18"/>
              </w:rPr>
              <w:t>16</w:t>
            </w:r>
          </w:p>
        </w:tc>
        <w:tc>
          <w:tcPr>
            <w:tcW w:w="598" w:type="dxa"/>
            <w:tcBorders>
              <w:bottom w:val="nil"/>
            </w:tcBorders>
          </w:tcPr>
          <w:p w:rsidR="00F12B7A" w:rsidRPr="00264B7D" w:rsidRDefault="00F12B7A" w:rsidP="00924FFC">
            <w:pPr>
              <w:rPr>
                <w:rFonts w:cs="Times New Roman"/>
                <w:sz w:val="18"/>
              </w:rPr>
            </w:pPr>
            <w:r w:rsidRPr="00264B7D">
              <w:rPr>
                <w:rFonts w:cs="Times New Roman"/>
                <w:sz w:val="18"/>
              </w:rPr>
              <w:t>8</w:t>
            </w:r>
          </w:p>
        </w:tc>
        <w:tc>
          <w:tcPr>
            <w:tcW w:w="598" w:type="dxa"/>
            <w:tcBorders>
              <w:bottom w:val="nil"/>
            </w:tcBorders>
          </w:tcPr>
          <w:p w:rsidR="00F12B7A" w:rsidRPr="00264B7D" w:rsidRDefault="00F12B7A" w:rsidP="00924FFC">
            <w:pPr>
              <w:rPr>
                <w:rFonts w:cs="Times New Roman"/>
                <w:sz w:val="18"/>
              </w:rPr>
            </w:pPr>
            <w:r w:rsidRPr="00264B7D">
              <w:rPr>
                <w:rFonts w:cs="Times New Roman"/>
                <w:sz w:val="18"/>
              </w:rPr>
              <w:t>6.4</w:t>
            </w:r>
          </w:p>
        </w:tc>
        <w:tc>
          <w:tcPr>
            <w:tcW w:w="597" w:type="dxa"/>
            <w:tcBorders>
              <w:bottom w:val="nil"/>
            </w:tcBorders>
          </w:tcPr>
          <w:p w:rsidR="00F12B7A" w:rsidRPr="00264B7D" w:rsidRDefault="00F12B7A" w:rsidP="00924FFC">
            <w:pPr>
              <w:rPr>
                <w:rFonts w:cs="Times New Roman"/>
                <w:sz w:val="18"/>
              </w:rPr>
            </w:pPr>
            <w:r w:rsidRPr="00264B7D">
              <w:rPr>
                <w:rFonts w:cs="Times New Roman"/>
                <w:sz w:val="18"/>
              </w:rPr>
              <w:t>4.8</w:t>
            </w:r>
          </w:p>
        </w:tc>
        <w:tc>
          <w:tcPr>
            <w:tcW w:w="598" w:type="dxa"/>
            <w:tcBorders>
              <w:bottom w:val="nil"/>
            </w:tcBorders>
          </w:tcPr>
          <w:p w:rsidR="00F12B7A" w:rsidRPr="00264B7D" w:rsidRDefault="00F12B7A" w:rsidP="00924FFC">
            <w:pPr>
              <w:rPr>
                <w:rFonts w:cs="Times New Roman"/>
                <w:sz w:val="18"/>
              </w:rPr>
            </w:pPr>
            <w:r w:rsidRPr="00264B7D">
              <w:rPr>
                <w:rFonts w:cs="Times New Roman"/>
                <w:sz w:val="18"/>
              </w:rPr>
              <w:t>3.2</w:t>
            </w:r>
          </w:p>
        </w:tc>
        <w:tc>
          <w:tcPr>
            <w:tcW w:w="598" w:type="dxa"/>
            <w:tcBorders>
              <w:bottom w:val="nil"/>
            </w:tcBorders>
          </w:tcPr>
          <w:p w:rsidR="00F12B7A" w:rsidRPr="00264B7D" w:rsidRDefault="00F12B7A" w:rsidP="00924FFC">
            <w:pPr>
              <w:rPr>
                <w:rFonts w:cs="Times New Roman"/>
                <w:sz w:val="18"/>
              </w:rPr>
            </w:pPr>
            <w:r w:rsidRPr="00264B7D">
              <w:rPr>
                <w:rFonts w:cs="Times New Roman"/>
                <w:sz w:val="18"/>
              </w:rPr>
              <w:t>1.6</w:t>
            </w:r>
          </w:p>
        </w:tc>
        <w:tc>
          <w:tcPr>
            <w:tcW w:w="597" w:type="dxa"/>
            <w:tcBorders>
              <w:bottom w:val="nil"/>
            </w:tcBorders>
          </w:tcPr>
          <w:p w:rsidR="00F12B7A" w:rsidRPr="00264B7D" w:rsidRDefault="00F12B7A" w:rsidP="00924FFC">
            <w:pPr>
              <w:rPr>
                <w:rFonts w:cs="Times New Roman"/>
                <w:sz w:val="18"/>
              </w:rPr>
            </w:pPr>
            <w:r w:rsidRPr="00264B7D">
              <w:rPr>
                <w:rFonts w:cs="Times New Roman"/>
                <w:sz w:val="18"/>
              </w:rPr>
              <w:t>0.8</w:t>
            </w:r>
          </w:p>
        </w:tc>
        <w:tc>
          <w:tcPr>
            <w:tcW w:w="598" w:type="dxa"/>
            <w:tcBorders>
              <w:bottom w:val="nil"/>
            </w:tcBorders>
          </w:tcPr>
          <w:p w:rsidR="00F12B7A" w:rsidRPr="00264B7D" w:rsidRDefault="00F12B7A" w:rsidP="00924FFC">
            <w:pPr>
              <w:rPr>
                <w:rFonts w:cs="Times New Roman"/>
                <w:sz w:val="18"/>
              </w:rPr>
            </w:pPr>
            <w:r w:rsidRPr="00264B7D">
              <w:rPr>
                <w:rFonts w:cs="Times New Roman"/>
                <w:sz w:val="18"/>
              </w:rPr>
              <w:t>0.4</w:t>
            </w:r>
          </w:p>
        </w:tc>
        <w:tc>
          <w:tcPr>
            <w:tcW w:w="598" w:type="dxa"/>
            <w:tcBorders>
              <w:bottom w:val="nil"/>
            </w:tcBorders>
          </w:tcPr>
          <w:p w:rsidR="00F12B7A" w:rsidRPr="00264B7D" w:rsidRDefault="00F12B7A" w:rsidP="00924FFC">
            <w:pPr>
              <w:rPr>
                <w:rFonts w:cs="Times New Roman"/>
                <w:sz w:val="18"/>
              </w:rPr>
            </w:pPr>
            <w:r w:rsidRPr="00264B7D">
              <w:rPr>
                <w:rFonts w:cs="Times New Roman"/>
                <w:sz w:val="18"/>
              </w:rPr>
              <w:t>0.08</w:t>
            </w:r>
          </w:p>
        </w:tc>
        <w:tc>
          <w:tcPr>
            <w:tcW w:w="598" w:type="dxa"/>
            <w:tcBorders>
              <w:bottom w:val="nil"/>
            </w:tcBorders>
          </w:tcPr>
          <w:p w:rsidR="00F12B7A" w:rsidRPr="00264B7D" w:rsidRDefault="00F12B7A" w:rsidP="00924FFC">
            <w:pPr>
              <w:rPr>
                <w:rFonts w:cs="Times New Roman"/>
                <w:sz w:val="18"/>
              </w:rPr>
            </w:pPr>
            <w:r w:rsidRPr="00264B7D">
              <w:rPr>
                <w:rFonts w:cs="Times New Roman"/>
                <w:sz w:val="18"/>
              </w:rPr>
              <w:t>0.008</w:t>
            </w:r>
          </w:p>
        </w:tc>
      </w:tr>
      <w:tr w:rsidR="00F12B7A" w:rsidTr="006F3C64">
        <w:trPr>
          <w:trHeight w:val="254"/>
        </w:trPr>
        <w:tc>
          <w:tcPr>
            <w:tcW w:w="1472" w:type="dxa"/>
            <w:tcBorders>
              <w:top w:val="nil"/>
            </w:tcBorders>
          </w:tcPr>
          <w:p w:rsidR="00F12B7A" w:rsidRPr="00264B7D" w:rsidRDefault="00F12B7A" w:rsidP="00924FFC">
            <w:pPr>
              <w:rPr>
                <w:rFonts w:cs="Times New Roman"/>
                <w:sz w:val="18"/>
              </w:rPr>
            </w:pPr>
            <w:r w:rsidRPr="00264B7D">
              <w:rPr>
                <w:rFonts w:cs="Times New Roman"/>
                <w:sz w:val="18"/>
              </w:rPr>
              <w:t>Amount of P- COMBO (</w:t>
            </w:r>
            <w:proofErr w:type="spellStart"/>
            <w:r w:rsidRPr="00264B7D">
              <w:rPr>
                <w:rFonts w:cs="Times New Roman"/>
                <w:sz w:val="18"/>
              </w:rPr>
              <w:t>mL</w:t>
            </w:r>
            <w:proofErr w:type="spellEnd"/>
            <w:r w:rsidRPr="00264B7D">
              <w:rPr>
                <w:rFonts w:cs="Times New Roman"/>
                <w:sz w:val="18"/>
              </w:rPr>
              <w:t>)</w:t>
            </w:r>
          </w:p>
        </w:tc>
        <w:tc>
          <w:tcPr>
            <w:tcW w:w="597" w:type="dxa"/>
            <w:tcBorders>
              <w:top w:val="nil"/>
            </w:tcBorders>
          </w:tcPr>
          <w:p w:rsidR="00F12B7A" w:rsidRPr="00264B7D" w:rsidRDefault="00F12B7A" w:rsidP="00924FFC">
            <w:pPr>
              <w:rPr>
                <w:rFonts w:cs="Times New Roman"/>
                <w:sz w:val="18"/>
              </w:rPr>
            </w:pPr>
            <w:r w:rsidRPr="00264B7D">
              <w:rPr>
                <w:rFonts w:cs="Times New Roman"/>
                <w:sz w:val="18"/>
              </w:rPr>
              <w:t>0</w:t>
            </w:r>
          </w:p>
        </w:tc>
        <w:tc>
          <w:tcPr>
            <w:tcW w:w="598" w:type="dxa"/>
            <w:tcBorders>
              <w:top w:val="nil"/>
            </w:tcBorders>
          </w:tcPr>
          <w:p w:rsidR="00F12B7A" w:rsidRPr="00264B7D" w:rsidRDefault="00F12B7A" w:rsidP="00924FFC">
            <w:pPr>
              <w:rPr>
                <w:rFonts w:cs="Times New Roman"/>
                <w:sz w:val="18"/>
              </w:rPr>
            </w:pPr>
            <w:r w:rsidRPr="00264B7D">
              <w:rPr>
                <w:rFonts w:cs="Times New Roman"/>
                <w:sz w:val="18"/>
              </w:rPr>
              <w:t>8</w:t>
            </w:r>
          </w:p>
        </w:tc>
        <w:tc>
          <w:tcPr>
            <w:tcW w:w="598" w:type="dxa"/>
            <w:tcBorders>
              <w:top w:val="nil"/>
            </w:tcBorders>
          </w:tcPr>
          <w:p w:rsidR="00F12B7A" w:rsidRPr="00264B7D" w:rsidRDefault="00F12B7A" w:rsidP="00924FFC">
            <w:pPr>
              <w:rPr>
                <w:rFonts w:cs="Times New Roman"/>
                <w:sz w:val="18"/>
              </w:rPr>
            </w:pPr>
            <w:r w:rsidRPr="00264B7D">
              <w:rPr>
                <w:rFonts w:cs="Times New Roman"/>
                <w:sz w:val="18"/>
              </w:rPr>
              <w:t>16</w:t>
            </w:r>
          </w:p>
        </w:tc>
        <w:tc>
          <w:tcPr>
            <w:tcW w:w="597" w:type="dxa"/>
            <w:tcBorders>
              <w:top w:val="nil"/>
            </w:tcBorders>
          </w:tcPr>
          <w:p w:rsidR="00F12B7A" w:rsidRPr="00264B7D" w:rsidRDefault="00F12B7A" w:rsidP="00924FFC">
            <w:pPr>
              <w:rPr>
                <w:rFonts w:cs="Times New Roman"/>
                <w:sz w:val="18"/>
              </w:rPr>
            </w:pPr>
            <w:r w:rsidRPr="00264B7D">
              <w:rPr>
                <w:rFonts w:cs="Times New Roman"/>
                <w:sz w:val="18"/>
              </w:rPr>
              <w:t>24</w:t>
            </w:r>
          </w:p>
        </w:tc>
        <w:tc>
          <w:tcPr>
            <w:tcW w:w="598" w:type="dxa"/>
            <w:tcBorders>
              <w:top w:val="nil"/>
            </w:tcBorders>
          </w:tcPr>
          <w:p w:rsidR="00F12B7A" w:rsidRPr="00264B7D" w:rsidRDefault="00F12B7A" w:rsidP="00924FFC">
            <w:pPr>
              <w:rPr>
                <w:rFonts w:cs="Times New Roman"/>
                <w:sz w:val="18"/>
              </w:rPr>
            </w:pPr>
            <w:r w:rsidRPr="00264B7D">
              <w:rPr>
                <w:rFonts w:cs="Times New Roman"/>
                <w:sz w:val="18"/>
              </w:rPr>
              <w:t>32</w:t>
            </w:r>
          </w:p>
        </w:tc>
        <w:tc>
          <w:tcPr>
            <w:tcW w:w="598" w:type="dxa"/>
            <w:tcBorders>
              <w:top w:val="nil"/>
            </w:tcBorders>
          </w:tcPr>
          <w:p w:rsidR="00F12B7A" w:rsidRPr="00264B7D" w:rsidRDefault="00F12B7A" w:rsidP="00924FFC">
            <w:pPr>
              <w:rPr>
                <w:rFonts w:cs="Times New Roman"/>
                <w:sz w:val="18"/>
              </w:rPr>
            </w:pPr>
            <w:r w:rsidRPr="00264B7D">
              <w:rPr>
                <w:rFonts w:cs="Times New Roman"/>
                <w:sz w:val="18"/>
              </w:rPr>
              <w:t>33.6</w:t>
            </w:r>
          </w:p>
        </w:tc>
        <w:tc>
          <w:tcPr>
            <w:tcW w:w="597" w:type="dxa"/>
            <w:tcBorders>
              <w:top w:val="nil"/>
            </w:tcBorders>
          </w:tcPr>
          <w:p w:rsidR="00F12B7A" w:rsidRPr="00264B7D" w:rsidRDefault="00F12B7A" w:rsidP="00924FFC">
            <w:pPr>
              <w:rPr>
                <w:rFonts w:cs="Times New Roman"/>
                <w:sz w:val="18"/>
              </w:rPr>
            </w:pPr>
            <w:r w:rsidRPr="00264B7D">
              <w:rPr>
                <w:rFonts w:cs="Times New Roman"/>
                <w:sz w:val="18"/>
              </w:rPr>
              <w:t>35.2</w:t>
            </w:r>
          </w:p>
        </w:tc>
        <w:tc>
          <w:tcPr>
            <w:tcW w:w="598" w:type="dxa"/>
            <w:tcBorders>
              <w:top w:val="nil"/>
            </w:tcBorders>
          </w:tcPr>
          <w:p w:rsidR="00F12B7A" w:rsidRPr="00264B7D" w:rsidRDefault="00F12B7A" w:rsidP="00924FFC">
            <w:pPr>
              <w:rPr>
                <w:rFonts w:cs="Times New Roman"/>
                <w:sz w:val="18"/>
              </w:rPr>
            </w:pPr>
            <w:r w:rsidRPr="00264B7D">
              <w:rPr>
                <w:rFonts w:cs="Times New Roman"/>
                <w:sz w:val="18"/>
              </w:rPr>
              <w:t>36.8</w:t>
            </w:r>
          </w:p>
        </w:tc>
        <w:tc>
          <w:tcPr>
            <w:tcW w:w="598" w:type="dxa"/>
            <w:tcBorders>
              <w:top w:val="nil"/>
            </w:tcBorders>
          </w:tcPr>
          <w:p w:rsidR="00F12B7A" w:rsidRPr="00264B7D" w:rsidRDefault="00F12B7A" w:rsidP="00924FFC">
            <w:pPr>
              <w:rPr>
                <w:rFonts w:cs="Times New Roman"/>
                <w:sz w:val="18"/>
              </w:rPr>
            </w:pPr>
            <w:r w:rsidRPr="00264B7D">
              <w:rPr>
                <w:rFonts w:cs="Times New Roman"/>
                <w:sz w:val="18"/>
              </w:rPr>
              <w:t>38.4</w:t>
            </w:r>
          </w:p>
        </w:tc>
        <w:tc>
          <w:tcPr>
            <w:tcW w:w="597" w:type="dxa"/>
            <w:tcBorders>
              <w:top w:val="nil"/>
            </w:tcBorders>
          </w:tcPr>
          <w:p w:rsidR="00F12B7A" w:rsidRPr="00264B7D" w:rsidRDefault="00F12B7A" w:rsidP="00924FFC">
            <w:pPr>
              <w:rPr>
                <w:rFonts w:cs="Times New Roman"/>
                <w:sz w:val="18"/>
              </w:rPr>
            </w:pPr>
            <w:r w:rsidRPr="00264B7D">
              <w:rPr>
                <w:rFonts w:cs="Times New Roman"/>
                <w:sz w:val="18"/>
              </w:rPr>
              <w:t>39.2</w:t>
            </w:r>
          </w:p>
        </w:tc>
        <w:tc>
          <w:tcPr>
            <w:tcW w:w="598" w:type="dxa"/>
            <w:tcBorders>
              <w:top w:val="nil"/>
            </w:tcBorders>
          </w:tcPr>
          <w:p w:rsidR="00F12B7A" w:rsidRPr="00264B7D" w:rsidRDefault="00F12B7A" w:rsidP="00924FFC">
            <w:pPr>
              <w:rPr>
                <w:rFonts w:cs="Times New Roman"/>
                <w:sz w:val="18"/>
              </w:rPr>
            </w:pPr>
            <w:r w:rsidRPr="00264B7D">
              <w:rPr>
                <w:rFonts w:cs="Times New Roman"/>
                <w:sz w:val="18"/>
              </w:rPr>
              <w:t>39.6</w:t>
            </w:r>
          </w:p>
        </w:tc>
        <w:tc>
          <w:tcPr>
            <w:tcW w:w="598" w:type="dxa"/>
            <w:tcBorders>
              <w:top w:val="nil"/>
            </w:tcBorders>
          </w:tcPr>
          <w:p w:rsidR="00F12B7A" w:rsidRPr="00264B7D" w:rsidRDefault="00F12B7A" w:rsidP="00924FFC">
            <w:pPr>
              <w:rPr>
                <w:rFonts w:cs="Times New Roman"/>
                <w:sz w:val="18"/>
              </w:rPr>
            </w:pPr>
            <w:r w:rsidRPr="00264B7D">
              <w:rPr>
                <w:rFonts w:cs="Times New Roman"/>
                <w:sz w:val="18"/>
              </w:rPr>
              <w:t>40</w:t>
            </w:r>
          </w:p>
        </w:tc>
        <w:tc>
          <w:tcPr>
            <w:tcW w:w="598" w:type="dxa"/>
            <w:tcBorders>
              <w:top w:val="nil"/>
            </w:tcBorders>
          </w:tcPr>
          <w:p w:rsidR="00F12B7A" w:rsidRPr="00264B7D" w:rsidRDefault="00F12B7A" w:rsidP="00924FFC">
            <w:pPr>
              <w:rPr>
                <w:rFonts w:cs="Times New Roman"/>
                <w:sz w:val="18"/>
              </w:rPr>
            </w:pPr>
            <w:r w:rsidRPr="00264B7D">
              <w:rPr>
                <w:rFonts w:cs="Times New Roman"/>
                <w:sz w:val="18"/>
              </w:rPr>
              <w:t>40</w:t>
            </w:r>
          </w:p>
        </w:tc>
      </w:tr>
    </w:tbl>
    <w:p w:rsidR="00756992" w:rsidRDefault="00266247">
      <w:pPr>
        <w:spacing w:line="240" w:lineRule="auto"/>
        <w:rPr>
          <w:rFonts w:ascii="Times New Roman" w:hAnsi="Times New Roman" w:cs="Times New Roman"/>
          <w:sz w:val="24"/>
          <w:szCs w:val="24"/>
        </w:rPr>
        <w:pPrChange w:id="2174" w:author="Garcia Carreras, Bernardo" w:date="2017-03-15T20:33:00Z">
          <w:pPr/>
        </w:pPrChange>
      </w:pPr>
      <w:r>
        <w:rPr>
          <w:rFonts w:ascii="Times New Roman" w:hAnsi="Times New Roman" w:cs="Times New Roman"/>
          <w:sz w:val="24"/>
          <w:szCs w:val="24"/>
        </w:rPr>
        <w:br w:type="page"/>
      </w:r>
    </w:p>
    <w:p w:rsidR="00756992" w:rsidRDefault="00855016">
      <w:pPr>
        <w:pStyle w:val="Heading2"/>
        <w:spacing w:line="240" w:lineRule="auto"/>
        <w:pPrChange w:id="2175" w:author="Garcia Carreras, Bernardo" w:date="2017-03-15T20:33:00Z">
          <w:pPr>
            <w:pStyle w:val="Heading2"/>
          </w:pPr>
        </w:pPrChange>
      </w:pPr>
      <w:r>
        <w:lastRenderedPageBreak/>
        <w:t>Table S3</w:t>
      </w:r>
      <w:r w:rsidR="00330D06" w:rsidRPr="00FA21F0">
        <w:t xml:space="preserve">: </w:t>
      </w:r>
    </w:p>
    <w:p w:rsidR="00756992" w:rsidRDefault="00FA21F0">
      <w:pPr>
        <w:spacing w:line="240" w:lineRule="auto"/>
        <w:jc w:val="both"/>
        <w:rPr>
          <w:rFonts w:ascii="Times New Roman" w:hAnsi="Times New Roman" w:cs="Times New Roman"/>
          <w:sz w:val="24"/>
          <w:szCs w:val="24"/>
        </w:rPr>
        <w:pPrChange w:id="2176" w:author="Garcia Carreras, Bernardo" w:date="2017-03-15T20:33:00Z">
          <w:pPr>
            <w:spacing w:line="480" w:lineRule="auto"/>
            <w:jc w:val="both"/>
          </w:pPr>
        </w:pPrChange>
      </w:pPr>
      <w:r>
        <w:rPr>
          <w:rFonts w:ascii="Times New Roman" w:hAnsi="Times New Roman" w:cs="Times New Roman"/>
          <w:sz w:val="24"/>
          <w:szCs w:val="24"/>
        </w:rPr>
        <w:t>A: Proportion</w:t>
      </w:r>
      <w:r w:rsidR="00330D06">
        <w:rPr>
          <w:rFonts w:ascii="Times New Roman" w:hAnsi="Times New Roman" w:cs="Times New Roman"/>
          <w:sz w:val="24"/>
          <w:szCs w:val="24"/>
        </w:rPr>
        <w:t xml:space="preserve"> of correct assignations for each discrimination method</w:t>
      </w:r>
      <w:r>
        <w:rPr>
          <w:rFonts w:ascii="Times New Roman" w:hAnsi="Times New Roman" w:cs="Times New Roman"/>
          <w:sz w:val="24"/>
          <w:szCs w:val="24"/>
        </w:rPr>
        <w:t xml:space="preserve"> (LDA: linear </w:t>
      </w:r>
      <w:proofErr w:type="spellStart"/>
      <w:r>
        <w:rPr>
          <w:rFonts w:ascii="Times New Roman" w:hAnsi="Times New Roman" w:cs="Times New Roman"/>
          <w:sz w:val="24"/>
          <w:szCs w:val="24"/>
        </w:rPr>
        <w:t>discriminant</w:t>
      </w:r>
      <w:proofErr w:type="spellEnd"/>
      <w:r>
        <w:rPr>
          <w:rFonts w:ascii="Times New Roman" w:hAnsi="Times New Roman" w:cs="Times New Roman"/>
          <w:sz w:val="24"/>
          <w:szCs w:val="24"/>
        </w:rPr>
        <w:t xml:space="preserve"> analysis, Random Forest analysis, CART: classification and regression tree) summarised by phosphate and nutrient conditions for all pair of species</w:t>
      </w:r>
      <w:r w:rsidR="00330D06">
        <w:rPr>
          <w:rFonts w:ascii="Times New Roman" w:hAnsi="Times New Roman" w:cs="Times New Roman"/>
          <w:sz w:val="24"/>
          <w:szCs w:val="24"/>
        </w:rPr>
        <w:t>.</w:t>
      </w:r>
      <w:r>
        <w:rPr>
          <w:rFonts w:ascii="Times New Roman" w:hAnsi="Times New Roman" w:cs="Times New Roman"/>
          <w:sz w:val="24"/>
          <w:szCs w:val="24"/>
        </w:rPr>
        <w:t xml:space="preserve"> B: Proportion of correct assignations for each discrimination method summarised by pair of species for all nutrient </w:t>
      </w:r>
      <w:r w:rsidR="00A02E1C">
        <w:rPr>
          <w:rFonts w:ascii="Times New Roman" w:hAnsi="Times New Roman" w:cs="Times New Roman"/>
          <w:sz w:val="24"/>
          <w:szCs w:val="24"/>
        </w:rPr>
        <w:t xml:space="preserve">and thermal </w:t>
      </w:r>
      <w:r>
        <w:rPr>
          <w:rFonts w:ascii="Times New Roman" w:hAnsi="Times New Roman" w:cs="Times New Roman"/>
          <w:sz w:val="24"/>
          <w:szCs w:val="24"/>
        </w:rPr>
        <w:t>conditions</w:t>
      </w:r>
      <w:r w:rsidR="00A02E1C">
        <w:rPr>
          <w:rFonts w:ascii="Times New Roman" w:hAnsi="Times New Roman" w:cs="Times New Roman"/>
          <w:sz w:val="24"/>
          <w:szCs w:val="24"/>
        </w:rPr>
        <w:t>. C: Proportion of correct assignations for each discrimination method summarised by species for all nutrient and thermal conditions</w:t>
      </w:r>
    </w:p>
    <w:p w:rsidR="00756992" w:rsidRDefault="009A3C51">
      <w:pPr>
        <w:spacing w:line="240" w:lineRule="auto"/>
        <w:jc w:val="both"/>
        <w:rPr>
          <w:rFonts w:ascii="Times New Roman" w:hAnsi="Times New Roman" w:cs="Times New Roman"/>
          <w:sz w:val="24"/>
          <w:szCs w:val="24"/>
        </w:rPr>
        <w:pPrChange w:id="2177" w:author="Garcia Carreras, Bernardo" w:date="2017-03-15T20:33:00Z">
          <w:pPr>
            <w:spacing w:line="480" w:lineRule="auto"/>
            <w:jc w:val="both"/>
          </w:pPr>
        </w:pPrChange>
      </w:pPr>
      <w:r>
        <w:rPr>
          <w:rFonts w:ascii="Times New Roman" w:hAnsi="Times New Roman" w:cs="Times New Roman"/>
          <w:sz w:val="24"/>
          <w:szCs w:val="24"/>
        </w:rPr>
        <w:t>A</w:t>
      </w:r>
    </w:p>
    <w:tbl>
      <w:tblPr>
        <w:tblW w:w="5547" w:type="dxa"/>
        <w:tblInd w:w="93" w:type="dxa"/>
        <w:tblLook w:val="04A0"/>
      </w:tblPr>
      <w:tblGrid>
        <w:gridCol w:w="1463"/>
        <w:gridCol w:w="1023"/>
        <w:gridCol w:w="960"/>
        <w:gridCol w:w="1307"/>
        <w:gridCol w:w="960"/>
      </w:tblGrid>
      <w:tr w:rsidR="006B53CF" w:rsidRPr="006B53CF" w:rsidTr="006B53CF">
        <w:trPr>
          <w:trHeight w:val="288"/>
        </w:trPr>
        <w:tc>
          <w:tcPr>
            <w:tcW w:w="1360" w:type="dxa"/>
            <w:tcBorders>
              <w:top w:val="single" w:sz="4" w:space="0" w:color="auto"/>
              <w:left w:val="nil"/>
              <w:bottom w:val="single" w:sz="4" w:space="0" w:color="auto"/>
              <w:right w:val="nil"/>
            </w:tcBorders>
            <w:shd w:val="clear" w:color="auto" w:fill="auto"/>
            <w:noWrap/>
            <w:vAlign w:val="bottom"/>
            <w:hideMark/>
          </w:tcPr>
          <w:p w:rsidR="006B53CF" w:rsidRPr="00264B7D" w:rsidRDefault="006B53CF" w:rsidP="00924FFC">
            <w:pPr>
              <w:spacing w:after="0" w:line="240" w:lineRule="auto"/>
              <w:rPr>
                <w:rFonts w:ascii="Times New Roman" w:eastAsia="Times New Roman" w:hAnsi="Times New Roman" w:cs="Times New Roman"/>
                <w:b/>
                <w:color w:val="000000"/>
                <w:lang w:eastAsia="en-GB"/>
              </w:rPr>
            </w:pPr>
            <w:r w:rsidRPr="00264B7D">
              <w:rPr>
                <w:rFonts w:ascii="Times New Roman" w:eastAsia="Times New Roman" w:hAnsi="Times New Roman" w:cs="Times New Roman"/>
                <w:b/>
                <w:color w:val="000000"/>
                <w:lang w:eastAsia="en-GB"/>
              </w:rPr>
              <w:t>Temperature</w:t>
            </w:r>
          </w:p>
        </w:tc>
        <w:tc>
          <w:tcPr>
            <w:tcW w:w="960" w:type="dxa"/>
            <w:tcBorders>
              <w:top w:val="single" w:sz="4" w:space="0" w:color="auto"/>
              <w:left w:val="nil"/>
              <w:bottom w:val="single" w:sz="4" w:space="0" w:color="auto"/>
              <w:right w:val="nil"/>
            </w:tcBorders>
            <w:shd w:val="clear" w:color="auto" w:fill="auto"/>
            <w:noWrap/>
            <w:vAlign w:val="bottom"/>
            <w:hideMark/>
          </w:tcPr>
          <w:p w:rsidR="006B53CF" w:rsidRPr="00264B7D" w:rsidRDefault="006B53CF" w:rsidP="00924FFC">
            <w:pPr>
              <w:spacing w:after="0" w:line="240" w:lineRule="auto"/>
              <w:rPr>
                <w:rFonts w:ascii="Times New Roman" w:eastAsia="Times New Roman" w:hAnsi="Times New Roman" w:cs="Times New Roman"/>
                <w:b/>
                <w:color w:val="000000"/>
                <w:lang w:eastAsia="en-GB"/>
              </w:rPr>
            </w:pPr>
            <w:r w:rsidRPr="00264B7D">
              <w:rPr>
                <w:rFonts w:ascii="Times New Roman" w:eastAsia="Times New Roman" w:hAnsi="Times New Roman" w:cs="Times New Roman"/>
                <w:b/>
                <w:color w:val="000000"/>
                <w:lang w:eastAsia="en-GB"/>
              </w:rPr>
              <w:t>Nutrient</w:t>
            </w:r>
          </w:p>
        </w:tc>
        <w:tc>
          <w:tcPr>
            <w:tcW w:w="960" w:type="dxa"/>
            <w:tcBorders>
              <w:top w:val="single" w:sz="4" w:space="0" w:color="auto"/>
              <w:left w:val="nil"/>
              <w:bottom w:val="single" w:sz="4" w:space="0" w:color="auto"/>
              <w:right w:val="nil"/>
            </w:tcBorders>
            <w:shd w:val="clear" w:color="auto" w:fill="auto"/>
            <w:noWrap/>
            <w:vAlign w:val="bottom"/>
            <w:hideMark/>
          </w:tcPr>
          <w:p w:rsidR="006B53CF" w:rsidRPr="00264B7D" w:rsidRDefault="006B53CF" w:rsidP="00924FFC">
            <w:pPr>
              <w:spacing w:after="0" w:line="240" w:lineRule="auto"/>
              <w:rPr>
                <w:rFonts w:ascii="Times New Roman" w:eastAsia="Times New Roman" w:hAnsi="Times New Roman" w:cs="Times New Roman"/>
                <w:b/>
                <w:color w:val="000000"/>
                <w:lang w:eastAsia="en-GB"/>
              </w:rPr>
            </w:pPr>
            <w:r w:rsidRPr="00264B7D">
              <w:rPr>
                <w:rFonts w:ascii="Times New Roman" w:eastAsia="Times New Roman" w:hAnsi="Times New Roman" w:cs="Times New Roman"/>
                <w:b/>
                <w:color w:val="000000"/>
                <w:lang w:eastAsia="en-GB"/>
              </w:rPr>
              <w:t>LDA</w:t>
            </w:r>
          </w:p>
        </w:tc>
        <w:tc>
          <w:tcPr>
            <w:tcW w:w="1307" w:type="dxa"/>
            <w:tcBorders>
              <w:top w:val="single" w:sz="4" w:space="0" w:color="auto"/>
              <w:left w:val="nil"/>
              <w:bottom w:val="single" w:sz="4" w:space="0" w:color="auto"/>
              <w:right w:val="nil"/>
            </w:tcBorders>
            <w:shd w:val="clear" w:color="auto" w:fill="auto"/>
            <w:noWrap/>
            <w:vAlign w:val="bottom"/>
            <w:hideMark/>
          </w:tcPr>
          <w:p w:rsidR="006B53CF" w:rsidRPr="00264B7D" w:rsidRDefault="006B53CF" w:rsidP="00924FFC">
            <w:pPr>
              <w:spacing w:after="0" w:line="240" w:lineRule="auto"/>
              <w:rPr>
                <w:rFonts w:ascii="Times New Roman" w:eastAsia="Times New Roman" w:hAnsi="Times New Roman" w:cs="Times New Roman"/>
                <w:b/>
                <w:color w:val="000000"/>
                <w:lang w:eastAsia="en-GB"/>
              </w:rPr>
            </w:pPr>
            <w:r w:rsidRPr="00264B7D">
              <w:rPr>
                <w:rFonts w:ascii="Times New Roman" w:eastAsia="Times New Roman" w:hAnsi="Times New Roman" w:cs="Times New Roman"/>
                <w:b/>
                <w:color w:val="000000"/>
                <w:lang w:eastAsia="en-GB"/>
              </w:rPr>
              <w:t>Random</w:t>
            </w:r>
            <w:ins w:id="2178" w:author="Garcia Carreras, Bernardo" w:date="2017-02-22T15:38:00Z">
              <w:r w:rsidR="00EF6A63">
                <w:rPr>
                  <w:rFonts w:ascii="Times New Roman" w:eastAsia="Times New Roman" w:hAnsi="Times New Roman" w:cs="Times New Roman"/>
                  <w:b/>
                  <w:color w:val="000000"/>
                  <w:lang w:eastAsia="en-GB"/>
                </w:rPr>
                <w:t xml:space="preserve"> </w:t>
              </w:r>
            </w:ins>
            <w:r w:rsidRPr="00264B7D">
              <w:rPr>
                <w:rFonts w:ascii="Times New Roman" w:eastAsia="Times New Roman" w:hAnsi="Times New Roman" w:cs="Times New Roman"/>
                <w:b/>
                <w:color w:val="000000"/>
                <w:lang w:eastAsia="en-GB"/>
              </w:rPr>
              <w:t>forest</w:t>
            </w:r>
          </w:p>
        </w:tc>
        <w:tc>
          <w:tcPr>
            <w:tcW w:w="960" w:type="dxa"/>
            <w:tcBorders>
              <w:top w:val="single" w:sz="4" w:space="0" w:color="auto"/>
              <w:left w:val="nil"/>
              <w:bottom w:val="single" w:sz="4" w:space="0" w:color="auto"/>
              <w:right w:val="nil"/>
            </w:tcBorders>
            <w:shd w:val="clear" w:color="auto" w:fill="auto"/>
            <w:noWrap/>
            <w:vAlign w:val="bottom"/>
            <w:hideMark/>
          </w:tcPr>
          <w:p w:rsidR="006B53CF" w:rsidRPr="00264B7D" w:rsidRDefault="006B53CF" w:rsidP="00924FFC">
            <w:pPr>
              <w:spacing w:after="0" w:line="240" w:lineRule="auto"/>
              <w:rPr>
                <w:rFonts w:ascii="Times New Roman" w:eastAsia="Times New Roman" w:hAnsi="Times New Roman" w:cs="Times New Roman"/>
                <w:b/>
                <w:color w:val="000000"/>
                <w:lang w:eastAsia="en-GB"/>
              </w:rPr>
            </w:pPr>
            <w:r w:rsidRPr="00264B7D">
              <w:rPr>
                <w:rFonts w:ascii="Times New Roman" w:eastAsia="Times New Roman" w:hAnsi="Times New Roman" w:cs="Times New Roman"/>
                <w:b/>
                <w:color w:val="000000"/>
                <w:lang w:eastAsia="en-GB"/>
              </w:rPr>
              <w:t>CART</w:t>
            </w:r>
          </w:p>
        </w:tc>
      </w:tr>
      <w:tr w:rsidR="006B53CF" w:rsidRPr="006B53CF" w:rsidTr="006B53CF">
        <w:trPr>
          <w:trHeight w:val="288"/>
        </w:trPr>
        <w:tc>
          <w:tcPr>
            <w:tcW w:w="1360" w:type="dxa"/>
            <w:tcBorders>
              <w:top w:val="nil"/>
              <w:left w:val="nil"/>
              <w:bottom w:val="nil"/>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15</w:t>
            </w:r>
          </w:p>
        </w:tc>
        <w:tc>
          <w:tcPr>
            <w:tcW w:w="960" w:type="dxa"/>
            <w:tcBorders>
              <w:top w:val="nil"/>
              <w:left w:val="nil"/>
              <w:bottom w:val="nil"/>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1</w:t>
            </w:r>
          </w:p>
        </w:tc>
        <w:tc>
          <w:tcPr>
            <w:tcW w:w="960" w:type="dxa"/>
            <w:tcBorders>
              <w:top w:val="nil"/>
              <w:left w:val="nil"/>
              <w:bottom w:val="nil"/>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0.79</w:t>
            </w:r>
          </w:p>
        </w:tc>
        <w:tc>
          <w:tcPr>
            <w:tcW w:w="1307" w:type="dxa"/>
            <w:tcBorders>
              <w:top w:val="nil"/>
              <w:left w:val="nil"/>
              <w:bottom w:val="nil"/>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0.68</w:t>
            </w:r>
          </w:p>
        </w:tc>
        <w:tc>
          <w:tcPr>
            <w:tcW w:w="960" w:type="dxa"/>
            <w:tcBorders>
              <w:top w:val="nil"/>
              <w:left w:val="nil"/>
              <w:bottom w:val="nil"/>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0.64</w:t>
            </w:r>
          </w:p>
        </w:tc>
      </w:tr>
      <w:tr w:rsidR="006B53CF" w:rsidRPr="006B53CF" w:rsidTr="006B53CF">
        <w:trPr>
          <w:trHeight w:val="288"/>
        </w:trPr>
        <w:tc>
          <w:tcPr>
            <w:tcW w:w="1360" w:type="dxa"/>
            <w:tcBorders>
              <w:top w:val="nil"/>
              <w:left w:val="nil"/>
              <w:bottom w:val="nil"/>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15</w:t>
            </w:r>
          </w:p>
        </w:tc>
        <w:tc>
          <w:tcPr>
            <w:tcW w:w="960" w:type="dxa"/>
            <w:tcBorders>
              <w:top w:val="nil"/>
              <w:left w:val="nil"/>
              <w:bottom w:val="nil"/>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30</w:t>
            </w:r>
          </w:p>
        </w:tc>
        <w:tc>
          <w:tcPr>
            <w:tcW w:w="960" w:type="dxa"/>
            <w:tcBorders>
              <w:top w:val="nil"/>
              <w:left w:val="nil"/>
              <w:bottom w:val="nil"/>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0.85</w:t>
            </w:r>
          </w:p>
        </w:tc>
        <w:tc>
          <w:tcPr>
            <w:tcW w:w="1307" w:type="dxa"/>
            <w:tcBorders>
              <w:top w:val="nil"/>
              <w:left w:val="nil"/>
              <w:bottom w:val="nil"/>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0.8</w:t>
            </w:r>
          </w:p>
        </w:tc>
        <w:tc>
          <w:tcPr>
            <w:tcW w:w="960" w:type="dxa"/>
            <w:tcBorders>
              <w:top w:val="nil"/>
              <w:left w:val="nil"/>
              <w:bottom w:val="nil"/>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0.76</w:t>
            </w:r>
          </w:p>
        </w:tc>
      </w:tr>
      <w:tr w:rsidR="006B53CF" w:rsidRPr="006B53CF" w:rsidTr="006B53CF">
        <w:trPr>
          <w:trHeight w:val="288"/>
        </w:trPr>
        <w:tc>
          <w:tcPr>
            <w:tcW w:w="1360" w:type="dxa"/>
            <w:tcBorders>
              <w:top w:val="nil"/>
              <w:left w:val="nil"/>
              <w:bottom w:val="nil"/>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25</w:t>
            </w:r>
          </w:p>
        </w:tc>
        <w:tc>
          <w:tcPr>
            <w:tcW w:w="960" w:type="dxa"/>
            <w:tcBorders>
              <w:top w:val="nil"/>
              <w:left w:val="nil"/>
              <w:bottom w:val="nil"/>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1</w:t>
            </w:r>
          </w:p>
        </w:tc>
        <w:tc>
          <w:tcPr>
            <w:tcW w:w="960" w:type="dxa"/>
            <w:tcBorders>
              <w:top w:val="nil"/>
              <w:left w:val="nil"/>
              <w:bottom w:val="nil"/>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0.7</w:t>
            </w:r>
          </w:p>
        </w:tc>
        <w:tc>
          <w:tcPr>
            <w:tcW w:w="1307" w:type="dxa"/>
            <w:tcBorders>
              <w:top w:val="nil"/>
              <w:left w:val="nil"/>
              <w:bottom w:val="nil"/>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0.69</w:t>
            </w:r>
          </w:p>
        </w:tc>
        <w:tc>
          <w:tcPr>
            <w:tcW w:w="960" w:type="dxa"/>
            <w:tcBorders>
              <w:top w:val="nil"/>
              <w:left w:val="nil"/>
              <w:bottom w:val="nil"/>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0.68</w:t>
            </w:r>
          </w:p>
        </w:tc>
      </w:tr>
      <w:tr w:rsidR="006B53CF" w:rsidRPr="006B53CF" w:rsidTr="006B53CF">
        <w:trPr>
          <w:trHeight w:val="288"/>
        </w:trPr>
        <w:tc>
          <w:tcPr>
            <w:tcW w:w="1360" w:type="dxa"/>
            <w:tcBorders>
              <w:top w:val="nil"/>
              <w:left w:val="nil"/>
              <w:bottom w:val="nil"/>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25</w:t>
            </w:r>
          </w:p>
        </w:tc>
        <w:tc>
          <w:tcPr>
            <w:tcW w:w="960" w:type="dxa"/>
            <w:tcBorders>
              <w:top w:val="nil"/>
              <w:left w:val="nil"/>
              <w:bottom w:val="nil"/>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30</w:t>
            </w:r>
          </w:p>
        </w:tc>
        <w:tc>
          <w:tcPr>
            <w:tcW w:w="960" w:type="dxa"/>
            <w:tcBorders>
              <w:top w:val="nil"/>
              <w:left w:val="nil"/>
              <w:bottom w:val="nil"/>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0.64</w:t>
            </w:r>
          </w:p>
        </w:tc>
        <w:tc>
          <w:tcPr>
            <w:tcW w:w="1307" w:type="dxa"/>
            <w:tcBorders>
              <w:top w:val="nil"/>
              <w:left w:val="nil"/>
              <w:bottom w:val="nil"/>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0.66</w:t>
            </w:r>
          </w:p>
        </w:tc>
        <w:tc>
          <w:tcPr>
            <w:tcW w:w="960" w:type="dxa"/>
            <w:tcBorders>
              <w:top w:val="nil"/>
              <w:left w:val="nil"/>
              <w:bottom w:val="nil"/>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0.62</w:t>
            </w:r>
          </w:p>
        </w:tc>
      </w:tr>
      <w:tr w:rsidR="006B53CF" w:rsidRPr="006B53CF" w:rsidTr="006B53CF">
        <w:trPr>
          <w:trHeight w:val="288"/>
        </w:trPr>
        <w:tc>
          <w:tcPr>
            <w:tcW w:w="2320" w:type="dxa"/>
            <w:gridSpan w:val="2"/>
            <w:tcBorders>
              <w:top w:val="single" w:sz="4" w:space="0" w:color="auto"/>
              <w:left w:val="nil"/>
              <w:bottom w:val="single" w:sz="4" w:space="0" w:color="auto"/>
              <w:right w:val="nil"/>
            </w:tcBorders>
            <w:shd w:val="clear" w:color="auto" w:fill="auto"/>
            <w:noWrap/>
            <w:vAlign w:val="bottom"/>
            <w:hideMark/>
          </w:tcPr>
          <w:p w:rsidR="006B53CF" w:rsidRPr="00264B7D" w:rsidRDefault="006B53CF" w:rsidP="00924FFC">
            <w:pPr>
              <w:spacing w:after="0" w:line="240" w:lineRule="auto"/>
              <w:jc w:val="center"/>
              <w:rPr>
                <w:rFonts w:ascii="Times New Roman" w:eastAsia="Times New Roman" w:hAnsi="Times New Roman" w:cs="Times New Roman"/>
                <w:b/>
                <w:color w:val="000000"/>
                <w:lang w:eastAsia="en-GB"/>
              </w:rPr>
            </w:pPr>
            <w:r w:rsidRPr="00264B7D">
              <w:rPr>
                <w:rFonts w:ascii="Times New Roman" w:eastAsia="Times New Roman" w:hAnsi="Times New Roman" w:cs="Times New Roman"/>
                <w:b/>
                <w:color w:val="000000"/>
                <w:lang w:eastAsia="en-GB"/>
              </w:rPr>
              <w:t>Mean</w:t>
            </w:r>
          </w:p>
        </w:tc>
        <w:tc>
          <w:tcPr>
            <w:tcW w:w="960" w:type="dxa"/>
            <w:tcBorders>
              <w:top w:val="single" w:sz="4" w:space="0" w:color="auto"/>
              <w:left w:val="nil"/>
              <w:bottom w:val="single" w:sz="4" w:space="0" w:color="auto"/>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b/>
                <w:color w:val="000000"/>
                <w:lang w:eastAsia="en-GB"/>
              </w:rPr>
            </w:pPr>
            <w:r w:rsidRPr="00264B7D">
              <w:rPr>
                <w:rFonts w:ascii="Times New Roman" w:eastAsia="Times New Roman" w:hAnsi="Times New Roman" w:cs="Times New Roman"/>
                <w:b/>
                <w:color w:val="000000"/>
                <w:lang w:eastAsia="en-GB"/>
              </w:rPr>
              <w:t>0.75</w:t>
            </w:r>
          </w:p>
        </w:tc>
        <w:tc>
          <w:tcPr>
            <w:tcW w:w="1307" w:type="dxa"/>
            <w:tcBorders>
              <w:top w:val="single" w:sz="4" w:space="0" w:color="auto"/>
              <w:left w:val="nil"/>
              <w:bottom w:val="single" w:sz="4" w:space="0" w:color="auto"/>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b/>
                <w:color w:val="000000"/>
                <w:lang w:eastAsia="en-GB"/>
              </w:rPr>
            </w:pPr>
            <w:r w:rsidRPr="00264B7D">
              <w:rPr>
                <w:rFonts w:ascii="Times New Roman" w:eastAsia="Times New Roman" w:hAnsi="Times New Roman" w:cs="Times New Roman"/>
                <w:b/>
                <w:color w:val="000000"/>
                <w:lang w:eastAsia="en-GB"/>
              </w:rPr>
              <w:t>0.71</w:t>
            </w:r>
          </w:p>
        </w:tc>
        <w:tc>
          <w:tcPr>
            <w:tcW w:w="960" w:type="dxa"/>
            <w:tcBorders>
              <w:top w:val="single" w:sz="4" w:space="0" w:color="auto"/>
              <w:left w:val="nil"/>
              <w:bottom w:val="single" w:sz="4" w:space="0" w:color="auto"/>
              <w:right w:val="nil"/>
            </w:tcBorders>
            <w:shd w:val="clear" w:color="auto" w:fill="auto"/>
            <w:noWrap/>
            <w:vAlign w:val="bottom"/>
            <w:hideMark/>
          </w:tcPr>
          <w:p w:rsidR="006B53CF" w:rsidRPr="00264B7D" w:rsidRDefault="006B53CF" w:rsidP="00924FFC">
            <w:pPr>
              <w:spacing w:after="0" w:line="240" w:lineRule="auto"/>
              <w:jc w:val="right"/>
              <w:rPr>
                <w:rFonts w:ascii="Times New Roman" w:eastAsia="Times New Roman" w:hAnsi="Times New Roman" w:cs="Times New Roman"/>
                <w:b/>
                <w:color w:val="000000"/>
                <w:lang w:eastAsia="en-GB"/>
              </w:rPr>
            </w:pPr>
            <w:r w:rsidRPr="00264B7D">
              <w:rPr>
                <w:rFonts w:ascii="Times New Roman" w:eastAsia="Times New Roman" w:hAnsi="Times New Roman" w:cs="Times New Roman"/>
                <w:b/>
                <w:color w:val="000000"/>
                <w:lang w:eastAsia="en-GB"/>
              </w:rPr>
              <w:t>0.68</w:t>
            </w:r>
          </w:p>
        </w:tc>
      </w:tr>
    </w:tbl>
    <w:p w:rsidR="00756992" w:rsidRDefault="00756992">
      <w:pPr>
        <w:spacing w:line="240" w:lineRule="auto"/>
        <w:jc w:val="both"/>
        <w:rPr>
          <w:rFonts w:ascii="Times New Roman" w:hAnsi="Times New Roman" w:cs="Times New Roman"/>
          <w:sz w:val="24"/>
          <w:szCs w:val="24"/>
        </w:rPr>
        <w:pPrChange w:id="2179" w:author="Garcia Carreras, Bernardo" w:date="2017-03-15T20:33:00Z">
          <w:pPr>
            <w:spacing w:line="480" w:lineRule="auto"/>
            <w:jc w:val="both"/>
          </w:pPr>
        </w:pPrChange>
      </w:pPr>
    </w:p>
    <w:p w:rsidR="00756992" w:rsidRDefault="00A02E1C">
      <w:pPr>
        <w:spacing w:line="240" w:lineRule="auto"/>
        <w:jc w:val="both"/>
        <w:rPr>
          <w:rFonts w:ascii="Times New Roman" w:hAnsi="Times New Roman" w:cs="Times New Roman"/>
          <w:sz w:val="24"/>
          <w:szCs w:val="24"/>
        </w:rPr>
        <w:pPrChange w:id="2180" w:author="Garcia Carreras, Bernardo" w:date="2017-03-15T20:33:00Z">
          <w:pPr>
            <w:spacing w:line="480" w:lineRule="auto"/>
            <w:jc w:val="both"/>
          </w:pPr>
        </w:pPrChange>
      </w:pPr>
      <w:r>
        <w:rPr>
          <w:rFonts w:ascii="Times New Roman" w:hAnsi="Times New Roman" w:cs="Times New Roman"/>
          <w:sz w:val="24"/>
          <w:szCs w:val="24"/>
        </w:rPr>
        <w:t>B</w:t>
      </w:r>
    </w:p>
    <w:tbl>
      <w:tblPr>
        <w:tblW w:w="6761" w:type="dxa"/>
        <w:tblInd w:w="93" w:type="dxa"/>
        <w:tblLook w:val="04A0"/>
      </w:tblPr>
      <w:tblGrid>
        <w:gridCol w:w="3280"/>
        <w:gridCol w:w="960"/>
        <w:gridCol w:w="1561"/>
        <w:gridCol w:w="960"/>
      </w:tblGrid>
      <w:tr w:rsidR="00A02E1C" w:rsidRPr="00130CBC" w:rsidTr="00A02E1C">
        <w:trPr>
          <w:trHeight w:val="288"/>
        </w:trPr>
        <w:tc>
          <w:tcPr>
            <w:tcW w:w="3280" w:type="dxa"/>
            <w:tcBorders>
              <w:top w:val="single" w:sz="4" w:space="0" w:color="auto"/>
              <w:left w:val="nil"/>
              <w:bottom w:val="single" w:sz="4" w:space="0" w:color="auto"/>
              <w:right w:val="nil"/>
            </w:tcBorders>
            <w:shd w:val="clear" w:color="auto" w:fill="auto"/>
            <w:noWrap/>
            <w:vAlign w:val="bottom"/>
            <w:hideMark/>
          </w:tcPr>
          <w:p w:rsidR="00A02E1C" w:rsidRPr="00264B7D" w:rsidRDefault="00A02E1C" w:rsidP="00924FFC">
            <w:pPr>
              <w:spacing w:after="0" w:line="240" w:lineRule="auto"/>
              <w:rPr>
                <w:rFonts w:ascii="Times New Roman" w:eastAsia="Times New Roman" w:hAnsi="Times New Roman" w:cs="Times New Roman"/>
                <w:b/>
                <w:color w:val="000000"/>
                <w:lang w:eastAsia="en-GB"/>
              </w:rPr>
            </w:pPr>
            <w:r>
              <w:rPr>
                <w:rFonts w:ascii="Times New Roman" w:eastAsia="Times New Roman" w:hAnsi="Times New Roman" w:cs="Times New Roman"/>
                <w:b/>
                <w:color w:val="000000"/>
                <w:lang w:eastAsia="en-GB"/>
              </w:rPr>
              <w:t>S</w:t>
            </w:r>
            <w:r w:rsidRPr="00264B7D">
              <w:rPr>
                <w:rFonts w:ascii="Times New Roman" w:eastAsia="Times New Roman" w:hAnsi="Times New Roman" w:cs="Times New Roman"/>
                <w:b/>
                <w:color w:val="000000"/>
                <w:lang w:eastAsia="en-GB"/>
              </w:rPr>
              <w:t>pecies</w:t>
            </w:r>
          </w:p>
        </w:tc>
        <w:tc>
          <w:tcPr>
            <w:tcW w:w="960" w:type="dxa"/>
            <w:tcBorders>
              <w:top w:val="single" w:sz="4" w:space="0" w:color="auto"/>
              <w:left w:val="nil"/>
              <w:bottom w:val="single" w:sz="4" w:space="0" w:color="auto"/>
              <w:right w:val="nil"/>
            </w:tcBorders>
            <w:shd w:val="clear" w:color="auto" w:fill="auto"/>
            <w:noWrap/>
            <w:vAlign w:val="bottom"/>
            <w:hideMark/>
          </w:tcPr>
          <w:p w:rsidR="00A02E1C" w:rsidRPr="00264B7D" w:rsidRDefault="00A02E1C" w:rsidP="00924FFC">
            <w:pPr>
              <w:spacing w:after="0" w:line="240" w:lineRule="auto"/>
              <w:rPr>
                <w:rFonts w:ascii="Times New Roman" w:eastAsia="Times New Roman" w:hAnsi="Times New Roman" w:cs="Times New Roman"/>
                <w:b/>
                <w:color w:val="000000"/>
                <w:lang w:eastAsia="en-GB"/>
              </w:rPr>
            </w:pPr>
            <w:r w:rsidRPr="00264B7D">
              <w:rPr>
                <w:rFonts w:ascii="Times New Roman" w:eastAsia="Times New Roman" w:hAnsi="Times New Roman" w:cs="Times New Roman"/>
                <w:b/>
                <w:color w:val="000000"/>
                <w:lang w:eastAsia="en-GB"/>
              </w:rPr>
              <w:t>LDA</w:t>
            </w:r>
          </w:p>
        </w:tc>
        <w:tc>
          <w:tcPr>
            <w:tcW w:w="1561" w:type="dxa"/>
            <w:tcBorders>
              <w:top w:val="single" w:sz="4" w:space="0" w:color="auto"/>
              <w:left w:val="nil"/>
              <w:bottom w:val="single" w:sz="4" w:space="0" w:color="auto"/>
              <w:right w:val="nil"/>
            </w:tcBorders>
            <w:shd w:val="clear" w:color="auto" w:fill="auto"/>
            <w:noWrap/>
            <w:vAlign w:val="bottom"/>
            <w:hideMark/>
          </w:tcPr>
          <w:p w:rsidR="00A02E1C" w:rsidRPr="00264B7D" w:rsidRDefault="00A02E1C" w:rsidP="00924FFC">
            <w:pPr>
              <w:spacing w:after="0" w:line="240" w:lineRule="auto"/>
              <w:rPr>
                <w:rFonts w:ascii="Times New Roman" w:eastAsia="Times New Roman" w:hAnsi="Times New Roman" w:cs="Times New Roman"/>
                <w:b/>
                <w:color w:val="000000"/>
                <w:lang w:eastAsia="en-GB"/>
              </w:rPr>
            </w:pPr>
            <w:proofErr w:type="spellStart"/>
            <w:r w:rsidRPr="00264B7D">
              <w:rPr>
                <w:rFonts w:ascii="Times New Roman" w:eastAsia="Times New Roman" w:hAnsi="Times New Roman" w:cs="Times New Roman"/>
                <w:b/>
                <w:color w:val="000000"/>
                <w:lang w:eastAsia="en-GB"/>
              </w:rPr>
              <w:t>Randomforest</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rsidR="00A02E1C" w:rsidRPr="00264B7D" w:rsidRDefault="00A02E1C" w:rsidP="00924FFC">
            <w:pPr>
              <w:spacing w:after="0" w:line="240" w:lineRule="auto"/>
              <w:rPr>
                <w:rFonts w:ascii="Times New Roman" w:eastAsia="Times New Roman" w:hAnsi="Times New Roman" w:cs="Times New Roman"/>
                <w:b/>
                <w:color w:val="000000"/>
                <w:lang w:eastAsia="en-GB"/>
              </w:rPr>
            </w:pPr>
            <w:r w:rsidRPr="00264B7D">
              <w:rPr>
                <w:rFonts w:ascii="Times New Roman" w:eastAsia="Times New Roman" w:hAnsi="Times New Roman" w:cs="Times New Roman"/>
                <w:b/>
                <w:color w:val="000000"/>
                <w:lang w:eastAsia="en-GB"/>
              </w:rPr>
              <w:t>CART</w:t>
            </w:r>
          </w:p>
        </w:tc>
      </w:tr>
      <w:tr w:rsidR="00A02E1C" w:rsidRPr="00130CBC" w:rsidTr="00A02E1C">
        <w:trPr>
          <w:trHeight w:val="288"/>
        </w:trPr>
        <w:tc>
          <w:tcPr>
            <w:tcW w:w="3280" w:type="dxa"/>
            <w:tcBorders>
              <w:top w:val="nil"/>
              <w:left w:val="nil"/>
              <w:bottom w:val="nil"/>
              <w:right w:val="nil"/>
            </w:tcBorders>
            <w:shd w:val="clear" w:color="auto" w:fill="auto"/>
            <w:noWrap/>
            <w:vAlign w:val="bottom"/>
            <w:hideMark/>
          </w:tcPr>
          <w:p w:rsidR="00A02E1C" w:rsidRPr="00264B7D" w:rsidRDefault="00A02E1C" w:rsidP="00924FFC">
            <w:pPr>
              <w:spacing w:after="0" w:line="240" w:lineRule="auto"/>
              <w:rPr>
                <w:rFonts w:ascii="Times New Roman" w:eastAsia="Times New Roman" w:hAnsi="Times New Roman" w:cs="Times New Roman"/>
                <w:i/>
                <w:color w:val="000000"/>
                <w:lang w:eastAsia="en-GB"/>
              </w:rPr>
            </w:pPr>
            <w:proofErr w:type="spellStart"/>
            <w:r w:rsidRPr="00264B7D">
              <w:rPr>
                <w:rFonts w:ascii="Times New Roman" w:eastAsia="Times New Roman" w:hAnsi="Times New Roman" w:cs="Times New Roman"/>
                <w:i/>
                <w:color w:val="000000"/>
                <w:lang w:eastAsia="en-GB"/>
              </w:rPr>
              <w:t>Ankistrodesmus</w:t>
            </w:r>
            <w:proofErr w:type="spellEnd"/>
          </w:p>
        </w:tc>
        <w:tc>
          <w:tcPr>
            <w:tcW w:w="960" w:type="dxa"/>
            <w:tcBorders>
              <w:top w:val="nil"/>
              <w:left w:val="nil"/>
              <w:bottom w:val="nil"/>
              <w:right w:val="nil"/>
            </w:tcBorders>
            <w:shd w:val="clear" w:color="auto" w:fill="auto"/>
            <w:noWrap/>
            <w:vAlign w:val="bottom"/>
          </w:tcPr>
          <w:p w:rsidR="00A02E1C" w:rsidRPr="00264B7D" w:rsidRDefault="00A02E1C" w:rsidP="00924FFC">
            <w:pPr>
              <w:spacing w:after="0" w:line="240" w:lineRule="auto"/>
              <w:jc w:val="right"/>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0.91</w:t>
            </w:r>
          </w:p>
        </w:tc>
        <w:tc>
          <w:tcPr>
            <w:tcW w:w="1561" w:type="dxa"/>
            <w:tcBorders>
              <w:top w:val="nil"/>
              <w:left w:val="nil"/>
              <w:bottom w:val="nil"/>
              <w:right w:val="nil"/>
            </w:tcBorders>
            <w:shd w:val="clear" w:color="auto" w:fill="auto"/>
            <w:noWrap/>
            <w:vAlign w:val="bottom"/>
          </w:tcPr>
          <w:p w:rsidR="00A02E1C" w:rsidRPr="00264B7D" w:rsidRDefault="00A02E1C" w:rsidP="00924FFC">
            <w:pPr>
              <w:spacing w:after="0" w:line="240" w:lineRule="auto"/>
              <w:jc w:val="right"/>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0.86</w:t>
            </w:r>
          </w:p>
        </w:tc>
        <w:tc>
          <w:tcPr>
            <w:tcW w:w="960" w:type="dxa"/>
            <w:tcBorders>
              <w:top w:val="nil"/>
              <w:left w:val="nil"/>
              <w:bottom w:val="nil"/>
              <w:right w:val="nil"/>
            </w:tcBorders>
            <w:shd w:val="clear" w:color="auto" w:fill="auto"/>
            <w:noWrap/>
            <w:vAlign w:val="bottom"/>
          </w:tcPr>
          <w:p w:rsidR="00A02E1C" w:rsidRPr="00264B7D" w:rsidRDefault="00A02E1C" w:rsidP="00924FFC">
            <w:pPr>
              <w:spacing w:after="0" w:line="240" w:lineRule="auto"/>
              <w:jc w:val="right"/>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0.72</w:t>
            </w:r>
          </w:p>
        </w:tc>
      </w:tr>
      <w:tr w:rsidR="00A02E1C" w:rsidRPr="00130CBC" w:rsidTr="00A02E1C">
        <w:trPr>
          <w:trHeight w:val="288"/>
        </w:trPr>
        <w:tc>
          <w:tcPr>
            <w:tcW w:w="3280" w:type="dxa"/>
            <w:tcBorders>
              <w:top w:val="nil"/>
              <w:left w:val="nil"/>
              <w:bottom w:val="nil"/>
              <w:right w:val="nil"/>
            </w:tcBorders>
            <w:shd w:val="clear" w:color="auto" w:fill="auto"/>
            <w:noWrap/>
            <w:vAlign w:val="bottom"/>
            <w:hideMark/>
          </w:tcPr>
          <w:p w:rsidR="00A02E1C" w:rsidRPr="00264B7D" w:rsidRDefault="00A02E1C" w:rsidP="00924FFC">
            <w:pPr>
              <w:spacing w:after="0" w:line="240" w:lineRule="auto"/>
              <w:rPr>
                <w:rFonts w:ascii="Times New Roman" w:eastAsia="Times New Roman" w:hAnsi="Times New Roman" w:cs="Times New Roman"/>
                <w:i/>
                <w:color w:val="000000"/>
                <w:lang w:eastAsia="en-GB"/>
              </w:rPr>
            </w:pPr>
            <w:proofErr w:type="spellStart"/>
            <w:r w:rsidRPr="00264B7D">
              <w:rPr>
                <w:rFonts w:ascii="Times New Roman" w:eastAsia="Times New Roman" w:hAnsi="Times New Roman" w:cs="Times New Roman"/>
                <w:i/>
                <w:color w:val="000000"/>
                <w:lang w:eastAsia="en-GB"/>
              </w:rPr>
              <w:t>Chlamydomonas</w:t>
            </w:r>
            <w:proofErr w:type="spellEnd"/>
          </w:p>
        </w:tc>
        <w:tc>
          <w:tcPr>
            <w:tcW w:w="960" w:type="dxa"/>
            <w:tcBorders>
              <w:top w:val="nil"/>
              <w:left w:val="nil"/>
              <w:bottom w:val="nil"/>
              <w:right w:val="nil"/>
            </w:tcBorders>
            <w:shd w:val="clear" w:color="auto" w:fill="auto"/>
            <w:noWrap/>
            <w:vAlign w:val="bottom"/>
          </w:tcPr>
          <w:p w:rsidR="00A02E1C" w:rsidRPr="00264B7D" w:rsidRDefault="00A02E1C" w:rsidP="00924FFC">
            <w:pPr>
              <w:spacing w:after="0" w:line="240" w:lineRule="auto"/>
              <w:jc w:val="right"/>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0.93</w:t>
            </w:r>
          </w:p>
        </w:tc>
        <w:tc>
          <w:tcPr>
            <w:tcW w:w="1561" w:type="dxa"/>
            <w:tcBorders>
              <w:top w:val="nil"/>
              <w:left w:val="nil"/>
              <w:bottom w:val="nil"/>
              <w:right w:val="nil"/>
            </w:tcBorders>
            <w:shd w:val="clear" w:color="auto" w:fill="auto"/>
            <w:noWrap/>
            <w:vAlign w:val="bottom"/>
          </w:tcPr>
          <w:p w:rsidR="00A02E1C" w:rsidRPr="00264B7D" w:rsidRDefault="00A02E1C" w:rsidP="00924FFC">
            <w:pPr>
              <w:spacing w:after="0" w:line="240" w:lineRule="auto"/>
              <w:jc w:val="right"/>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0.93</w:t>
            </w:r>
          </w:p>
        </w:tc>
        <w:tc>
          <w:tcPr>
            <w:tcW w:w="960" w:type="dxa"/>
            <w:tcBorders>
              <w:top w:val="nil"/>
              <w:left w:val="nil"/>
              <w:bottom w:val="nil"/>
              <w:right w:val="nil"/>
            </w:tcBorders>
            <w:shd w:val="clear" w:color="auto" w:fill="auto"/>
            <w:noWrap/>
            <w:vAlign w:val="bottom"/>
          </w:tcPr>
          <w:p w:rsidR="00A02E1C" w:rsidRPr="00264B7D" w:rsidRDefault="00A02E1C" w:rsidP="00924FFC">
            <w:pPr>
              <w:spacing w:after="0" w:line="240" w:lineRule="auto"/>
              <w:jc w:val="right"/>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0.81</w:t>
            </w:r>
          </w:p>
        </w:tc>
      </w:tr>
      <w:tr w:rsidR="00A02E1C" w:rsidRPr="00130CBC" w:rsidTr="00A02E1C">
        <w:trPr>
          <w:trHeight w:val="288"/>
        </w:trPr>
        <w:tc>
          <w:tcPr>
            <w:tcW w:w="3280" w:type="dxa"/>
            <w:tcBorders>
              <w:top w:val="nil"/>
              <w:left w:val="nil"/>
              <w:bottom w:val="nil"/>
              <w:right w:val="nil"/>
            </w:tcBorders>
            <w:shd w:val="clear" w:color="auto" w:fill="auto"/>
            <w:noWrap/>
            <w:vAlign w:val="bottom"/>
            <w:hideMark/>
          </w:tcPr>
          <w:p w:rsidR="00A02E1C" w:rsidRPr="00264B7D" w:rsidRDefault="00A02E1C" w:rsidP="00924FFC">
            <w:pPr>
              <w:spacing w:after="0" w:line="240" w:lineRule="auto"/>
              <w:rPr>
                <w:rFonts w:ascii="Times New Roman" w:eastAsia="Times New Roman" w:hAnsi="Times New Roman" w:cs="Times New Roman"/>
                <w:i/>
                <w:color w:val="000000"/>
                <w:lang w:eastAsia="en-GB"/>
              </w:rPr>
            </w:pPr>
            <w:r w:rsidRPr="00264B7D">
              <w:rPr>
                <w:rFonts w:ascii="Times New Roman" w:eastAsia="Times New Roman" w:hAnsi="Times New Roman" w:cs="Times New Roman"/>
                <w:i/>
                <w:color w:val="000000"/>
                <w:lang w:eastAsia="en-GB"/>
              </w:rPr>
              <w:t>Chlorella</w:t>
            </w:r>
          </w:p>
        </w:tc>
        <w:tc>
          <w:tcPr>
            <w:tcW w:w="960" w:type="dxa"/>
            <w:tcBorders>
              <w:top w:val="nil"/>
              <w:left w:val="nil"/>
              <w:bottom w:val="nil"/>
              <w:right w:val="nil"/>
            </w:tcBorders>
            <w:shd w:val="clear" w:color="auto" w:fill="auto"/>
            <w:noWrap/>
            <w:vAlign w:val="bottom"/>
          </w:tcPr>
          <w:p w:rsidR="00A02E1C" w:rsidRPr="00264B7D" w:rsidRDefault="00A02E1C" w:rsidP="00924FFC">
            <w:pPr>
              <w:spacing w:after="0" w:line="240" w:lineRule="auto"/>
              <w:jc w:val="right"/>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0.85</w:t>
            </w:r>
          </w:p>
        </w:tc>
        <w:tc>
          <w:tcPr>
            <w:tcW w:w="1561" w:type="dxa"/>
            <w:tcBorders>
              <w:top w:val="nil"/>
              <w:left w:val="nil"/>
              <w:bottom w:val="nil"/>
              <w:right w:val="nil"/>
            </w:tcBorders>
            <w:shd w:val="clear" w:color="auto" w:fill="auto"/>
            <w:noWrap/>
            <w:vAlign w:val="bottom"/>
          </w:tcPr>
          <w:p w:rsidR="00A02E1C" w:rsidRPr="00264B7D" w:rsidRDefault="00A02E1C" w:rsidP="00924FFC">
            <w:pPr>
              <w:spacing w:after="0" w:line="240" w:lineRule="auto"/>
              <w:jc w:val="right"/>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0.86</w:t>
            </w:r>
          </w:p>
        </w:tc>
        <w:tc>
          <w:tcPr>
            <w:tcW w:w="960" w:type="dxa"/>
            <w:tcBorders>
              <w:top w:val="nil"/>
              <w:left w:val="nil"/>
              <w:bottom w:val="nil"/>
              <w:right w:val="nil"/>
            </w:tcBorders>
            <w:shd w:val="clear" w:color="auto" w:fill="auto"/>
            <w:noWrap/>
            <w:vAlign w:val="bottom"/>
          </w:tcPr>
          <w:p w:rsidR="00A02E1C" w:rsidRPr="00264B7D" w:rsidRDefault="00A02E1C" w:rsidP="00924FFC">
            <w:pPr>
              <w:spacing w:after="0" w:line="240" w:lineRule="auto"/>
              <w:jc w:val="right"/>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0.67</w:t>
            </w:r>
          </w:p>
        </w:tc>
      </w:tr>
      <w:tr w:rsidR="00A02E1C" w:rsidRPr="00130CBC" w:rsidTr="00A02E1C">
        <w:trPr>
          <w:trHeight w:val="288"/>
        </w:trPr>
        <w:tc>
          <w:tcPr>
            <w:tcW w:w="3280" w:type="dxa"/>
            <w:tcBorders>
              <w:top w:val="nil"/>
              <w:left w:val="nil"/>
              <w:bottom w:val="nil"/>
              <w:right w:val="nil"/>
            </w:tcBorders>
            <w:shd w:val="clear" w:color="auto" w:fill="auto"/>
            <w:noWrap/>
            <w:vAlign w:val="bottom"/>
            <w:hideMark/>
          </w:tcPr>
          <w:p w:rsidR="00A02E1C" w:rsidRPr="00264B7D" w:rsidRDefault="00A02E1C" w:rsidP="00924FFC">
            <w:pPr>
              <w:spacing w:after="0" w:line="240" w:lineRule="auto"/>
              <w:rPr>
                <w:rFonts w:ascii="Times New Roman" w:eastAsia="Times New Roman" w:hAnsi="Times New Roman" w:cs="Times New Roman"/>
                <w:i/>
                <w:color w:val="000000"/>
                <w:lang w:eastAsia="en-GB"/>
              </w:rPr>
            </w:pPr>
            <w:proofErr w:type="spellStart"/>
            <w:r w:rsidRPr="00264B7D">
              <w:rPr>
                <w:rFonts w:ascii="Times New Roman" w:eastAsia="Times New Roman" w:hAnsi="Times New Roman" w:cs="Times New Roman"/>
                <w:i/>
                <w:color w:val="000000"/>
                <w:lang w:eastAsia="en-GB"/>
              </w:rPr>
              <w:t>Monoraphidium</w:t>
            </w:r>
            <w:proofErr w:type="spellEnd"/>
          </w:p>
        </w:tc>
        <w:tc>
          <w:tcPr>
            <w:tcW w:w="960" w:type="dxa"/>
            <w:tcBorders>
              <w:top w:val="nil"/>
              <w:left w:val="nil"/>
              <w:bottom w:val="nil"/>
              <w:right w:val="nil"/>
            </w:tcBorders>
            <w:shd w:val="clear" w:color="auto" w:fill="auto"/>
            <w:noWrap/>
            <w:vAlign w:val="bottom"/>
          </w:tcPr>
          <w:p w:rsidR="00A02E1C" w:rsidRPr="00264B7D" w:rsidRDefault="00A02E1C" w:rsidP="00924FFC">
            <w:pPr>
              <w:spacing w:after="0" w:line="240" w:lineRule="auto"/>
              <w:jc w:val="right"/>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0.84</w:t>
            </w:r>
          </w:p>
        </w:tc>
        <w:tc>
          <w:tcPr>
            <w:tcW w:w="1561" w:type="dxa"/>
            <w:tcBorders>
              <w:top w:val="nil"/>
              <w:left w:val="nil"/>
              <w:bottom w:val="nil"/>
              <w:right w:val="nil"/>
            </w:tcBorders>
            <w:shd w:val="clear" w:color="auto" w:fill="auto"/>
            <w:noWrap/>
            <w:vAlign w:val="bottom"/>
          </w:tcPr>
          <w:p w:rsidR="00A02E1C" w:rsidRPr="00264B7D" w:rsidRDefault="00A02E1C" w:rsidP="00924FFC">
            <w:pPr>
              <w:spacing w:after="0" w:line="240" w:lineRule="auto"/>
              <w:jc w:val="right"/>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0.78</w:t>
            </w:r>
          </w:p>
        </w:tc>
        <w:tc>
          <w:tcPr>
            <w:tcW w:w="960" w:type="dxa"/>
            <w:tcBorders>
              <w:top w:val="nil"/>
              <w:left w:val="nil"/>
              <w:bottom w:val="nil"/>
              <w:right w:val="nil"/>
            </w:tcBorders>
            <w:shd w:val="clear" w:color="auto" w:fill="auto"/>
            <w:noWrap/>
            <w:vAlign w:val="bottom"/>
          </w:tcPr>
          <w:p w:rsidR="00A02E1C" w:rsidRPr="00264B7D" w:rsidRDefault="00A02E1C" w:rsidP="00924FFC">
            <w:pPr>
              <w:spacing w:after="0" w:line="240" w:lineRule="auto"/>
              <w:jc w:val="right"/>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0.65</w:t>
            </w:r>
          </w:p>
        </w:tc>
      </w:tr>
      <w:tr w:rsidR="00A02E1C" w:rsidRPr="00130CBC" w:rsidTr="00A02E1C">
        <w:trPr>
          <w:trHeight w:val="288"/>
        </w:trPr>
        <w:tc>
          <w:tcPr>
            <w:tcW w:w="3280" w:type="dxa"/>
            <w:tcBorders>
              <w:top w:val="nil"/>
              <w:left w:val="nil"/>
              <w:bottom w:val="nil"/>
              <w:right w:val="nil"/>
            </w:tcBorders>
            <w:shd w:val="clear" w:color="auto" w:fill="auto"/>
            <w:noWrap/>
            <w:vAlign w:val="bottom"/>
            <w:hideMark/>
          </w:tcPr>
          <w:p w:rsidR="00A02E1C" w:rsidRPr="00264B7D" w:rsidRDefault="00A02E1C" w:rsidP="00924FFC">
            <w:pPr>
              <w:spacing w:after="0" w:line="240" w:lineRule="auto"/>
              <w:rPr>
                <w:rFonts w:ascii="Times New Roman" w:eastAsia="Times New Roman" w:hAnsi="Times New Roman" w:cs="Times New Roman"/>
                <w:i/>
                <w:color w:val="000000"/>
                <w:lang w:eastAsia="en-GB"/>
              </w:rPr>
            </w:pPr>
            <w:proofErr w:type="spellStart"/>
            <w:r w:rsidRPr="00264B7D">
              <w:rPr>
                <w:rFonts w:ascii="Times New Roman" w:eastAsia="Times New Roman" w:hAnsi="Times New Roman" w:cs="Times New Roman"/>
                <w:i/>
                <w:color w:val="000000"/>
                <w:lang w:eastAsia="en-GB"/>
              </w:rPr>
              <w:t>Scenedesmus</w:t>
            </w:r>
            <w:proofErr w:type="spellEnd"/>
          </w:p>
        </w:tc>
        <w:tc>
          <w:tcPr>
            <w:tcW w:w="960" w:type="dxa"/>
            <w:tcBorders>
              <w:top w:val="nil"/>
              <w:left w:val="nil"/>
              <w:bottom w:val="nil"/>
              <w:right w:val="nil"/>
            </w:tcBorders>
            <w:shd w:val="clear" w:color="auto" w:fill="auto"/>
            <w:noWrap/>
            <w:vAlign w:val="bottom"/>
          </w:tcPr>
          <w:p w:rsidR="00A02E1C" w:rsidRPr="00264B7D" w:rsidRDefault="00A02E1C" w:rsidP="00924FFC">
            <w:pPr>
              <w:spacing w:after="0" w:line="240" w:lineRule="auto"/>
              <w:jc w:val="right"/>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0.83</w:t>
            </w:r>
          </w:p>
        </w:tc>
        <w:tc>
          <w:tcPr>
            <w:tcW w:w="1561" w:type="dxa"/>
            <w:tcBorders>
              <w:top w:val="nil"/>
              <w:left w:val="nil"/>
              <w:bottom w:val="nil"/>
              <w:right w:val="nil"/>
            </w:tcBorders>
            <w:shd w:val="clear" w:color="auto" w:fill="auto"/>
            <w:noWrap/>
            <w:vAlign w:val="bottom"/>
          </w:tcPr>
          <w:p w:rsidR="00A02E1C" w:rsidRPr="00264B7D" w:rsidRDefault="00A02E1C" w:rsidP="00924FFC">
            <w:pPr>
              <w:spacing w:after="0" w:line="240" w:lineRule="auto"/>
              <w:jc w:val="right"/>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0.77</w:t>
            </w:r>
          </w:p>
        </w:tc>
        <w:tc>
          <w:tcPr>
            <w:tcW w:w="960" w:type="dxa"/>
            <w:tcBorders>
              <w:top w:val="nil"/>
              <w:left w:val="nil"/>
              <w:bottom w:val="nil"/>
              <w:right w:val="nil"/>
            </w:tcBorders>
            <w:shd w:val="clear" w:color="auto" w:fill="auto"/>
            <w:noWrap/>
            <w:vAlign w:val="bottom"/>
          </w:tcPr>
          <w:p w:rsidR="00A02E1C" w:rsidRPr="00264B7D" w:rsidRDefault="00A02E1C" w:rsidP="00924FFC">
            <w:pPr>
              <w:spacing w:after="0" w:line="240" w:lineRule="auto"/>
              <w:jc w:val="right"/>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0.61</w:t>
            </w:r>
          </w:p>
        </w:tc>
      </w:tr>
      <w:tr w:rsidR="00A02E1C" w:rsidRPr="00130CBC" w:rsidTr="00A02E1C">
        <w:trPr>
          <w:trHeight w:val="288"/>
        </w:trPr>
        <w:tc>
          <w:tcPr>
            <w:tcW w:w="3280" w:type="dxa"/>
            <w:tcBorders>
              <w:top w:val="nil"/>
              <w:left w:val="nil"/>
              <w:bottom w:val="single" w:sz="4" w:space="0" w:color="auto"/>
              <w:right w:val="nil"/>
            </w:tcBorders>
            <w:shd w:val="clear" w:color="auto" w:fill="auto"/>
            <w:noWrap/>
            <w:vAlign w:val="bottom"/>
            <w:hideMark/>
          </w:tcPr>
          <w:p w:rsidR="00A02E1C" w:rsidRPr="00264B7D" w:rsidRDefault="00A02E1C" w:rsidP="00924FFC">
            <w:pPr>
              <w:spacing w:after="0" w:line="240" w:lineRule="auto"/>
              <w:rPr>
                <w:rFonts w:ascii="Times New Roman" w:eastAsia="Times New Roman" w:hAnsi="Times New Roman" w:cs="Times New Roman"/>
                <w:i/>
                <w:color w:val="000000"/>
                <w:lang w:eastAsia="en-GB"/>
              </w:rPr>
            </w:pPr>
            <w:proofErr w:type="spellStart"/>
            <w:r w:rsidRPr="00264B7D">
              <w:rPr>
                <w:rFonts w:ascii="Times New Roman" w:eastAsia="Times New Roman" w:hAnsi="Times New Roman" w:cs="Times New Roman"/>
                <w:i/>
                <w:color w:val="000000"/>
                <w:lang w:eastAsia="en-GB"/>
              </w:rPr>
              <w:t>Selenastrum</w:t>
            </w:r>
            <w:proofErr w:type="spellEnd"/>
          </w:p>
        </w:tc>
        <w:tc>
          <w:tcPr>
            <w:tcW w:w="960" w:type="dxa"/>
            <w:tcBorders>
              <w:top w:val="nil"/>
              <w:left w:val="nil"/>
              <w:bottom w:val="single" w:sz="4" w:space="0" w:color="auto"/>
              <w:right w:val="nil"/>
            </w:tcBorders>
            <w:shd w:val="clear" w:color="auto" w:fill="auto"/>
            <w:noWrap/>
            <w:vAlign w:val="bottom"/>
          </w:tcPr>
          <w:p w:rsidR="00A02E1C" w:rsidRPr="00264B7D" w:rsidRDefault="00A02E1C" w:rsidP="00924FFC">
            <w:pPr>
              <w:spacing w:after="0" w:line="240" w:lineRule="auto"/>
              <w:jc w:val="right"/>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0.70</w:t>
            </w:r>
          </w:p>
        </w:tc>
        <w:tc>
          <w:tcPr>
            <w:tcW w:w="1561" w:type="dxa"/>
            <w:tcBorders>
              <w:top w:val="nil"/>
              <w:left w:val="nil"/>
              <w:bottom w:val="single" w:sz="4" w:space="0" w:color="auto"/>
              <w:right w:val="nil"/>
            </w:tcBorders>
            <w:shd w:val="clear" w:color="auto" w:fill="auto"/>
            <w:noWrap/>
            <w:vAlign w:val="bottom"/>
          </w:tcPr>
          <w:p w:rsidR="00A02E1C" w:rsidRPr="00264B7D" w:rsidRDefault="00A02E1C" w:rsidP="00924FFC">
            <w:pPr>
              <w:spacing w:after="0" w:line="240" w:lineRule="auto"/>
              <w:jc w:val="right"/>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0.68</w:t>
            </w:r>
          </w:p>
        </w:tc>
        <w:tc>
          <w:tcPr>
            <w:tcW w:w="960" w:type="dxa"/>
            <w:tcBorders>
              <w:top w:val="nil"/>
              <w:left w:val="nil"/>
              <w:bottom w:val="single" w:sz="4" w:space="0" w:color="auto"/>
              <w:right w:val="nil"/>
            </w:tcBorders>
            <w:shd w:val="clear" w:color="auto" w:fill="auto"/>
            <w:noWrap/>
            <w:vAlign w:val="bottom"/>
          </w:tcPr>
          <w:p w:rsidR="00A02E1C" w:rsidRPr="00264B7D" w:rsidRDefault="00A02E1C" w:rsidP="00924FFC">
            <w:pPr>
              <w:spacing w:after="0" w:line="240" w:lineRule="auto"/>
              <w:jc w:val="right"/>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0.48</w:t>
            </w:r>
          </w:p>
        </w:tc>
      </w:tr>
      <w:tr w:rsidR="00A02E1C" w:rsidRPr="00130CBC" w:rsidTr="00A02E1C">
        <w:trPr>
          <w:trHeight w:val="288"/>
        </w:trPr>
        <w:tc>
          <w:tcPr>
            <w:tcW w:w="3280" w:type="dxa"/>
            <w:tcBorders>
              <w:top w:val="single" w:sz="4" w:space="0" w:color="auto"/>
              <w:left w:val="nil"/>
              <w:bottom w:val="single" w:sz="4" w:space="0" w:color="auto"/>
              <w:right w:val="nil"/>
            </w:tcBorders>
            <w:shd w:val="clear" w:color="auto" w:fill="auto"/>
            <w:noWrap/>
            <w:vAlign w:val="bottom"/>
            <w:hideMark/>
          </w:tcPr>
          <w:p w:rsidR="00A02E1C" w:rsidRPr="00264B7D" w:rsidRDefault="00A02E1C" w:rsidP="00924FFC">
            <w:pPr>
              <w:spacing w:after="0" w:line="240" w:lineRule="auto"/>
              <w:rPr>
                <w:rFonts w:ascii="Times New Roman" w:eastAsia="Times New Roman" w:hAnsi="Times New Roman" w:cs="Times New Roman"/>
                <w:b/>
                <w:color w:val="000000"/>
                <w:lang w:eastAsia="en-GB"/>
              </w:rPr>
            </w:pPr>
            <w:r w:rsidRPr="00264B7D">
              <w:rPr>
                <w:rFonts w:ascii="Times New Roman" w:eastAsia="Times New Roman" w:hAnsi="Times New Roman" w:cs="Times New Roman"/>
                <w:b/>
                <w:color w:val="000000"/>
                <w:lang w:eastAsia="en-GB"/>
              </w:rPr>
              <w:t>Mean</w:t>
            </w:r>
          </w:p>
        </w:tc>
        <w:tc>
          <w:tcPr>
            <w:tcW w:w="960" w:type="dxa"/>
            <w:tcBorders>
              <w:top w:val="single" w:sz="4" w:space="0" w:color="auto"/>
              <w:left w:val="nil"/>
              <w:bottom w:val="single" w:sz="4" w:space="0" w:color="auto"/>
              <w:right w:val="nil"/>
            </w:tcBorders>
            <w:shd w:val="clear" w:color="auto" w:fill="auto"/>
            <w:noWrap/>
            <w:vAlign w:val="bottom"/>
            <w:hideMark/>
          </w:tcPr>
          <w:p w:rsidR="00A02E1C" w:rsidRPr="00264B7D" w:rsidRDefault="00A02E1C" w:rsidP="00924FFC">
            <w:pPr>
              <w:spacing w:after="0" w:line="240" w:lineRule="auto"/>
              <w:jc w:val="right"/>
              <w:rPr>
                <w:rFonts w:ascii="Times New Roman" w:eastAsia="Times New Roman" w:hAnsi="Times New Roman" w:cs="Times New Roman"/>
                <w:b/>
                <w:color w:val="000000"/>
                <w:lang w:eastAsia="en-GB"/>
              </w:rPr>
            </w:pPr>
            <w:r>
              <w:rPr>
                <w:rFonts w:ascii="Times New Roman" w:eastAsia="Times New Roman" w:hAnsi="Times New Roman" w:cs="Times New Roman"/>
                <w:b/>
                <w:color w:val="000000"/>
                <w:lang w:eastAsia="en-GB"/>
              </w:rPr>
              <w:t>0.84</w:t>
            </w:r>
          </w:p>
        </w:tc>
        <w:tc>
          <w:tcPr>
            <w:tcW w:w="1561" w:type="dxa"/>
            <w:tcBorders>
              <w:top w:val="single" w:sz="4" w:space="0" w:color="auto"/>
              <w:left w:val="nil"/>
              <w:bottom w:val="single" w:sz="4" w:space="0" w:color="auto"/>
              <w:right w:val="nil"/>
            </w:tcBorders>
            <w:shd w:val="clear" w:color="auto" w:fill="auto"/>
            <w:noWrap/>
            <w:vAlign w:val="bottom"/>
            <w:hideMark/>
          </w:tcPr>
          <w:p w:rsidR="00A02E1C" w:rsidRPr="00264B7D" w:rsidRDefault="00A02E1C" w:rsidP="00924FFC">
            <w:pPr>
              <w:spacing w:after="0" w:line="240" w:lineRule="auto"/>
              <w:jc w:val="right"/>
              <w:rPr>
                <w:rFonts w:ascii="Times New Roman" w:eastAsia="Times New Roman" w:hAnsi="Times New Roman" w:cs="Times New Roman"/>
                <w:b/>
                <w:color w:val="000000"/>
                <w:lang w:eastAsia="en-GB"/>
              </w:rPr>
            </w:pPr>
            <w:r w:rsidRPr="00264B7D">
              <w:rPr>
                <w:rFonts w:ascii="Times New Roman" w:eastAsia="Times New Roman" w:hAnsi="Times New Roman" w:cs="Times New Roman"/>
                <w:b/>
                <w:color w:val="000000"/>
                <w:lang w:eastAsia="en-GB"/>
              </w:rPr>
              <w:t>0.81</w:t>
            </w:r>
          </w:p>
        </w:tc>
        <w:tc>
          <w:tcPr>
            <w:tcW w:w="960" w:type="dxa"/>
            <w:tcBorders>
              <w:top w:val="single" w:sz="4" w:space="0" w:color="auto"/>
              <w:left w:val="nil"/>
              <w:bottom w:val="single" w:sz="4" w:space="0" w:color="auto"/>
              <w:right w:val="nil"/>
            </w:tcBorders>
            <w:shd w:val="clear" w:color="auto" w:fill="auto"/>
            <w:noWrap/>
            <w:vAlign w:val="bottom"/>
            <w:hideMark/>
          </w:tcPr>
          <w:p w:rsidR="00A02E1C" w:rsidRPr="00264B7D" w:rsidRDefault="00A02E1C" w:rsidP="00924FFC">
            <w:pPr>
              <w:spacing w:after="0" w:line="240" w:lineRule="auto"/>
              <w:jc w:val="right"/>
              <w:rPr>
                <w:rFonts w:ascii="Times New Roman" w:eastAsia="Times New Roman" w:hAnsi="Times New Roman" w:cs="Times New Roman"/>
                <w:b/>
                <w:color w:val="000000"/>
                <w:lang w:eastAsia="en-GB"/>
              </w:rPr>
            </w:pPr>
            <w:r w:rsidRPr="00264B7D">
              <w:rPr>
                <w:rFonts w:ascii="Times New Roman" w:eastAsia="Times New Roman" w:hAnsi="Times New Roman" w:cs="Times New Roman"/>
                <w:b/>
                <w:color w:val="000000"/>
                <w:lang w:eastAsia="en-GB"/>
              </w:rPr>
              <w:t>0.66</w:t>
            </w:r>
          </w:p>
        </w:tc>
      </w:tr>
    </w:tbl>
    <w:p w:rsidR="00756992" w:rsidRDefault="00756992">
      <w:pPr>
        <w:spacing w:line="240" w:lineRule="auto"/>
        <w:jc w:val="both"/>
        <w:rPr>
          <w:rFonts w:ascii="Times New Roman" w:hAnsi="Times New Roman" w:cs="Times New Roman"/>
          <w:sz w:val="24"/>
          <w:szCs w:val="24"/>
        </w:rPr>
        <w:pPrChange w:id="2181" w:author="Garcia Carreras, Bernardo" w:date="2017-03-15T20:33:00Z">
          <w:pPr>
            <w:spacing w:line="480" w:lineRule="auto"/>
            <w:jc w:val="both"/>
          </w:pPr>
        </w:pPrChange>
      </w:pPr>
    </w:p>
    <w:p w:rsidR="00756992" w:rsidRDefault="00A02E1C">
      <w:pPr>
        <w:spacing w:line="240" w:lineRule="auto"/>
        <w:rPr>
          <w:rFonts w:ascii="Times New Roman" w:hAnsi="Times New Roman" w:cs="Times New Roman"/>
          <w:sz w:val="24"/>
          <w:szCs w:val="24"/>
        </w:rPr>
        <w:pPrChange w:id="2182" w:author="Garcia Carreras, Bernardo" w:date="2017-03-15T20:33:00Z">
          <w:pPr/>
        </w:pPrChange>
      </w:pPr>
      <w:r>
        <w:rPr>
          <w:rFonts w:ascii="Times New Roman" w:hAnsi="Times New Roman" w:cs="Times New Roman"/>
          <w:sz w:val="24"/>
          <w:szCs w:val="24"/>
        </w:rPr>
        <w:br w:type="page"/>
      </w:r>
    </w:p>
    <w:p w:rsidR="00756992" w:rsidRDefault="00A02E1C">
      <w:pPr>
        <w:spacing w:line="240" w:lineRule="auto"/>
        <w:jc w:val="both"/>
        <w:rPr>
          <w:rFonts w:ascii="Times New Roman" w:hAnsi="Times New Roman" w:cs="Times New Roman"/>
          <w:sz w:val="24"/>
          <w:szCs w:val="24"/>
        </w:rPr>
        <w:pPrChange w:id="2183" w:author="Garcia Carreras, Bernardo" w:date="2017-03-15T20:33:00Z">
          <w:pPr>
            <w:spacing w:line="480" w:lineRule="auto"/>
            <w:jc w:val="both"/>
          </w:pPr>
        </w:pPrChange>
      </w:pPr>
      <w:r>
        <w:rPr>
          <w:rFonts w:ascii="Times New Roman" w:hAnsi="Times New Roman" w:cs="Times New Roman"/>
          <w:sz w:val="24"/>
          <w:szCs w:val="24"/>
        </w:rPr>
        <w:lastRenderedPageBreak/>
        <w:t>C</w:t>
      </w:r>
    </w:p>
    <w:tbl>
      <w:tblPr>
        <w:tblW w:w="6600" w:type="dxa"/>
        <w:tblInd w:w="93" w:type="dxa"/>
        <w:tblLook w:val="04A0"/>
      </w:tblPr>
      <w:tblGrid>
        <w:gridCol w:w="3280"/>
        <w:gridCol w:w="960"/>
        <w:gridCol w:w="1561"/>
        <w:gridCol w:w="960"/>
      </w:tblGrid>
      <w:tr w:rsidR="00130CBC" w:rsidRPr="00130CBC" w:rsidTr="00130CBC">
        <w:trPr>
          <w:trHeight w:val="288"/>
        </w:trPr>
        <w:tc>
          <w:tcPr>
            <w:tcW w:w="3280" w:type="dxa"/>
            <w:tcBorders>
              <w:top w:val="single" w:sz="4" w:space="0" w:color="auto"/>
              <w:left w:val="nil"/>
              <w:bottom w:val="single" w:sz="4" w:space="0" w:color="auto"/>
              <w:right w:val="nil"/>
            </w:tcBorders>
            <w:shd w:val="clear" w:color="auto" w:fill="auto"/>
            <w:noWrap/>
            <w:vAlign w:val="bottom"/>
            <w:hideMark/>
          </w:tcPr>
          <w:p w:rsidR="00130CBC" w:rsidRPr="00264B7D" w:rsidRDefault="00130CBC" w:rsidP="00924FFC">
            <w:pPr>
              <w:spacing w:after="0" w:line="240" w:lineRule="auto"/>
              <w:rPr>
                <w:rFonts w:ascii="Times New Roman" w:eastAsia="Times New Roman" w:hAnsi="Times New Roman" w:cs="Times New Roman"/>
                <w:b/>
                <w:color w:val="000000"/>
                <w:lang w:eastAsia="en-GB"/>
              </w:rPr>
            </w:pPr>
            <w:r w:rsidRPr="00264B7D">
              <w:rPr>
                <w:rFonts w:ascii="Times New Roman" w:eastAsia="Times New Roman" w:hAnsi="Times New Roman" w:cs="Times New Roman"/>
                <w:b/>
                <w:color w:val="000000"/>
                <w:lang w:eastAsia="en-GB"/>
              </w:rPr>
              <w:t>Pair of species</w:t>
            </w:r>
          </w:p>
        </w:tc>
        <w:tc>
          <w:tcPr>
            <w:tcW w:w="960" w:type="dxa"/>
            <w:tcBorders>
              <w:top w:val="single" w:sz="4" w:space="0" w:color="auto"/>
              <w:left w:val="nil"/>
              <w:bottom w:val="single" w:sz="4" w:space="0" w:color="auto"/>
              <w:right w:val="nil"/>
            </w:tcBorders>
            <w:shd w:val="clear" w:color="auto" w:fill="auto"/>
            <w:noWrap/>
            <w:vAlign w:val="bottom"/>
            <w:hideMark/>
          </w:tcPr>
          <w:p w:rsidR="00130CBC" w:rsidRPr="00264B7D" w:rsidRDefault="00130CBC" w:rsidP="00924FFC">
            <w:pPr>
              <w:spacing w:after="0" w:line="240" w:lineRule="auto"/>
              <w:rPr>
                <w:rFonts w:ascii="Times New Roman" w:eastAsia="Times New Roman" w:hAnsi="Times New Roman" w:cs="Times New Roman"/>
                <w:b/>
                <w:color w:val="000000"/>
                <w:lang w:eastAsia="en-GB"/>
              </w:rPr>
            </w:pPr>
            <w:r w:rsidRPr="00264B7D">
              <w:rPr>
                <w:rFonts w:ascii="Times New Roman" w:eastAsia="Times New Roman" w:hAnsi="Times New Roman" w:cs="Times New Roman"/>
                <w:b/>
                <w:color w:val="000000"/>
                <w:lang w:eastAsia="en-GB"/>
              </w:rPr>
              <w:t>LDA</w:t>
            </w:r>
          </w:p>
        </w:tc>
        <w:tc>
          <w:tcPr>
            <w:tcW w:w="1400" w:type="dxa"/>
            <w:tcBorders>
              <w:top w:val="single" w:sz="4" w:space="0" w:color="auto"/>
              <w:left w:val="nil"/>
              <w:bottom w:val="single" w:sz="4" w:space="0" w:color="auto"/>
              <w:right w:val="nil"/>
            </w:tcBorders>
            <w:shd w:val="clear" w:color="auto" w:fill="auto"/>
            <w:noWrap/>
            <w:vAlign w:val="bottom"/>
            <w:hideMark/>
          </w:tcPr>
          <w:p w:rsidR="00130CBC" w:rsidRPr="00264B7D" w:rsidRDefault="00130CBC" w:rsidP="00924FFC">
            <w:pPr>
              <w:spacing w:after="0" w:line="240" w:lineRule="auto"/>
              <w:rPr>
                <w:rFonts w:ascii="Times New Roman" w:eastAsia="Times New Roman" w:hAnsi="Times New Roman" w:cs="Times New Roman"/>
                <w:b/>
                <w:color w:val="000000"/>
                <w:lang w:eastAsia="en-GB"/>
              </w:rPr>
            </w:pPr>
            <w:proofErr w:type="spellStart"/>
            <w:r w:rsidRPr="00264B7D">
              <w:rPr>
                <w:rFonts w:ascii="Times New Roman" w:eastAsia="Times New Roman" w:hAnsi="Times New Roman" w:cs="Times New Roman"/>
                <w:b/>
                <w:color w:val="000000"/>
                <w:lang w:eastAsia="en-GB"/>
              </w:rPr>
              <w:t>Randomforest</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rsidR="00130CBC" w:rsidRPr="00264B7D" w:rsidRDefault="00130CBC" w:rsidP="00924FFC">
            <w:pPr>
              <w:spacing w:after="0" w:line="240" w:lineRule="auto"/>
              <w:rPr>
                <w:rFonts w:ascii="Times New Roman" w:eastAsia="Times New Roman" w:hAnsi="Times New Roman" w:cs="Times New Roman"/>
                <w:b/>
                <w:color w:val="000000"/>
                <w:lang w:eastAsia="en-GB"/>
              </w:rPr>
            </w:pPr>
            <w:r w:rsidRPr="00264B7D">
              <w:rPr>
                <w:rFonts w:ascii="Times New Roman" w:eastAsia="Times New Roman" w:hAnsi="Times New Roman" w:cs="Times New Roman"/>
                <w:b/>
                <w:color w:val="000000"/>
                <w:lang w:eastAsia="en-GB"/>
              </w:rPr>
              <w:t>CART</w:t>
            </w:r>
          </w:p>
        </w:tc>
      </w:tr>
      <w:tr w:rsidR="00130CBC" w:rsidRPr="00130CBC" w:rsidTr="00130CBC">
        <w:trPr>
          <w:trHeight w:val="288"/>
        </w:trPr>
        <w:tc>
          <w:tcPr>
            <w:tcW w:w="328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rPr>
                <w:rFonts w:ascii="Times New Roman" w:eastAsia="Times New Roman" w:hAnsi="Times New Roman" w:cs="Times New Roman"/>
                <w:i/>
                <w:color w:val="000000"/>
                <w:lang w:eastAsia="en-GB"/>
              </w:rPr>
            </w:pPr>
            <w:proofErr w:type="spellStart"/>
            <w:r w:rsidRPr="00264B7D">
              <w:rPr>
                <w:rFonts w:ascii="Times New Roman" w:eastAsia="Times New Roman" w:hAnsi="Times New Roman" w:cs="Times New Roman"/>
                <w:i/>
                <w:color w:val="000000"/>
                <w:lang w:eastAsia="en-GB"/>
              </w:rPr>
              <w:t>Ankistrodesmus-Chlamydomonas</w:t>
            </w:r>
            <w:proofErr w:type="spellEnd"/>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1</w:t>
            </w:r>
          </w:p>
        </w:tc>
        <w:tc>
          <w:tcPr>
            <w:tcW w:w="140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1</w:t>
            </w:r>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0.94</w:t>
            </w:r>
          </w:p>
        </w:tc>
      </w:tr>
      <w:tr w:rsidR="00130CBC" w:rsidRPr="00130CBC" w:rsidTr="00130CBC">
        <w:trPr>
          <w:trHeight w:val="288"/>
        </w:trPr>
        <w:tc>
          <w:tcPr>
            <w:tcW w:w="328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rPr>
                <w:rFonts w:ascii="Times New Roman" w:eastAsia="Times New Roman" w:hAnsi="Times New Roman" w:cs="Times New Roman"/>
                <w:i/>
                <w:color w:val="000000"/>
                <w:lang w:eastAsia="en-GB"/>
              </w:rPr>
            </w:pPr>
            <w:proofErr w:type="spellStart"/>
            <w:r w:rsidRPr="00264B7D">
              <w:rPr>
                <w:rFonts w:ascii="Times New Roman" w:eastAsia="Times New Roman" w:hAnsi="Times New Roman" w:cs="Times New Roman"/>
                <w:i/>
                <w:color w:val="000000"/>
                <w:lang w:eastAsia="en-GB"/>
              </w:rPr>
              <w:t>Ankistrodesmus</w:t>
            </w:r>
            <w:proofErr w:type="spellEnd"/>
            <w:r w:rsidRPr="00264B7D">
              <w:rPr>
                <w:rFonts w:ascii="Times New Roman" w:eastAsia="Times New Roman" w:hAnsi="Times New Roman" w:cs="Times New Roman"/>
                <w:i/>
                <w:color w:val="000000"/>
                <w:lang w:eastAsia="en-GB"/>
              </w:rPr>
              <w:t>-Chlorella</w:t>
            </w:r>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0.91</w:t>
            </w:r>
          </w:p>
        </w:tc>
        <w:tc>
          <w:tcPr>
            <w:tcW w:w="140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0.88</w:t>
            </w:r>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0.73</w:t>
            </w:r>
          </w:p>
        </w:tc>
      </w:tr>
      <w:tr w:rsidR="00130CBC" w:rsidRPr="00130CBC" w:rsidTr="00130CBC">
        <w:trPr>
          <w:trHeight w:val="288"/>
        </w:trPr>
        <w:tc>
          <w:tcPr>
            <w:tcW w:w="328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rPr>
                <w:rFonts w:ascii="Times New Roman" w:eastAsia="Times New Roman" w:hAnsi="Times New Roman" w:cs="Times New Roman"/>
                <w:i/>
                <w:color w:val="000000"/>
                <w:lang w:eastAsia="en-GB"/>
              </w:rPr>
            </w:pPr>
            <w:proofErr w:type="spellStart"/>
            <w:r w:rsidRPr="00264B7D">
              <w:rPr>
                <w:rFonts w:ascii="Times New Roman" w:eastAsia="Times New Roman" w:hAnsi="Times New Roman" w:cs="Times New Roman"/>
                <w:i/>
                <w:color w:val="000000"/>
                <w:lang w:eastAsia="en-GB"/>
              </w:rPr>
              <w:t>Ankistrodesmus-Monoraphidium</w:t>
            </w:r>
            <w:proofErr w:type="spellEnd"/>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0.87</w:t>
            </w:r>
          </w:p>
        </w:tc>
        <w:tc>
          <w:tcPr>
            <w:tcW w:w="140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0.74</w:t>
            </w:r>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0.71</w:t>
            </w:r>
          </w:p>
        </w:tc>
      </w:tr>
      <w:tr w:rsidR="00130CBC" w:rsidRPr="00130CBC" w:rsidTr="00130CBC">
        <w:trPr>
          <w:trHeight w:val="288"/>
        </w:trPr>
        <w:tc>
          <w:tcPr>
            <w:tcW w:w="328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rPr>
                <w:rFonts w:ascii="Times New Roman" w:eastAsia="Times New Roman" w:hAnsi="Times New Roman" w:cs="Times New Roman"/>
                <w:i/>
                <w:color w:val="000000"/>
                <w:lang w:eastAsia="en-GB"/>
              </w:rPr>
            </w:pPr>
            <w:proofErr w:type="spellStart"/>
            <w:r w:rsidRPr="00264B7D">
              <w:rPr>
                <w:rFonts w:ascii="Times New Roman" w:eastAsia="Times New Roman" w:hAnsi="Times New Roman" w:cs="Times New Roman"/>
                <w:i/>
                <w:color w:val="000000"/>
                <w:lang w:eastAsia="en-GB"/>
              </w:rPr>
              <w:t>Ankistrodesmus-Scenedesmus</w:t>
            </w:r>
            <w:proofErr w:type="spellEnd"/>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0.95</w:t>
            </w:r>
          </w:p>
        </w:tc>
        <w:tc>
          <w:tcPr>
            <w:tcW w:w="140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0.93</w:t>
            </w:r>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0.71</w:t>
            </w:r>
          </w:p>
        </w:tc>
      </w:tr>
      <w:tr w:rsidR="00130CBC" w:rsidRPr="00130CBC" w:rsidTr="00130CBC">
        <w:trPr>
          <w:trHeight w:val="288"/>
        </w:trPr>
        <w:tc>
          <w:tcPr>
            <w:tcW w:w="328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rPr>
                <w:rFonts w:ascii="Times New Roman" w:eastAsia="Times New Roman" w:hAnsi="Times New Roman" w:cs="Times New Roman"/>
                <w:i/>
                <w:color w:val="000000"/>
                <w:lang w:eastAsia="en-GB"/>
              </w:rPr>
            </w:pPr>
            <w:proofErr w:type="spellStart"/>
            <w:r w:rsidRPr="00264B7D">
              <w:rPr>
                <w:rFonts w:ascii="Times New Roman" w:eastAsia="Times New Roman" w:hAnsi="Times New Roman" w:cs="Times New Roman"/>
                <w:i/>
                <w:color w:val="000000"/>
                <w:lang w:eastAsia="en-GB"/>
              </w:rPr>
              <w:t>Ankistrodesmus-</w:t>
            </w:r>
            <w:r w:rsidR="00692D9F" w:rsidRPr="00264B7D">
              <w:rPr>
                <w:rFonts w:ascii="Times New Roman" w:eastAsia="Times New Roman" w:hAnsi="Times New Roman" w:cs="Times New Roman"/>
                <w:i/>
                <w:color w:val="000000"/>
                <w:lang w:eastAsia="en-GB"/>
              </w:rPr>
              <w:t>Selenastrum</w:t>
            </w:r>
            <w:proofErr w:type="spellEnd"/>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0.82</w:t>
            </w:r>
          </w:p>
        </w:tc>
        <w:tc>
          <w:tcPr>
            <w:tcW w:w="140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0.73</w:t>
            </w:r>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0.52</w:t>
            </w:r>
          </w:p>
        </w:tc>
      </w:tr>
      <w:tr w:rsidR="00130CBC" w:rsidRPr="00130CBC" w:rsidTr="00130CBC">
        <w:trPr>
          <w:trHeight w:val="288"/>
        </w:trPr>
        <w:tc>
          <w:tcPr>
            <w:tcW w:w="328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rPr>
                <w:rFonts w:ascii="Times New Roman" w:eastAsia="Times New Roman" w:hAnsi="Times New Roman" w:cs="Times New Roman"/>
                <w:i/>
                <w:color w:val="000000"/>
                <w:lang w:eastAsia="en-GB"/>
              </w:rPr>
            </w:pPr>
            <w:proofErr w:type="spellStart"/>
            <w:r w:rsidRPr="00264B7D">
              <w:rPr>
                <w:rFonts w:ascii="Times New Roman" w:eastAsia="Times New Roman" w:hAnsi="Times New Roman" w:cs="Times New Roman"/>
                <w:i/>
                <w:color w:val="000000"/>
                <w:lang w:eastAsia="en-GB"/>
              </w:rPr>
              <w:t>Chlamydomonas</w:t>
            </w:r>
            <w:proofErr w:type="spellEnd"/>
            <w:r w:rsidRPr="00264B7D">
              <w:rPr>
                <w:rFonts w:ascii="Times New Roman" w:eastAsia="Times New Roman" w:hAnsi="Times New Roman" w:cs="Times New Roman"/>
                <w:i/>
                <w:color w:val="000000"/>
                <w:lang w:eastAsia="en-GB"/>
              </w:rPr>
              <w:t>-Chlorella</w:t>
            </w:r>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0.96</w:t>
            </w:r>
          </w:p>
        </w:tc>
        <w:tc>
          <w:tcPr>
            <w:tcW w:w="140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0.96</w:t>
            </w:r>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0.79</w:t>
            </w:r>
          </w:p>
        </w:tc>
      </w:tr>
      <w:tr w:rsidR="00130CBC" w:rsidRPr="00130CBC" w:rsidTr="00130CBC">
        <w:trPr>
          <w:trHeight w:val="288"/>
        </w:trPr>
        <w:tc>
          <w:tcPr>
            <w:tcW w:w="328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rPr>
                <w:rFonts w:ascii="Times New Roman" w:eastAsia="Times New Roman" w:hAnsi="Times New Roman" w:cs="Times New Roman"/>
                <w:i/>
                <w:color w:val="000000"/>
                <w:lang w:eastAsia="en-GB"/>
              </w:rPr>
            </w:pPr>
            <w:proofErr w:type="spellStart"/>
            <w:r w:rsidRPr="00264B7D">
              <w:rPr>
                <w:rFonts w:ascii="Times New Roman" w:eastAsia="Times New Roman" w:hAnsi="Times New Roman" w:cs="Times New Roman"/>
                <w:i/>
                <w:color w:val="000000"/>
                <w:lang w:eastAsia="en-GB"/>
              </w:rPr>
              <w:t>Chlamydomonas-Monoraphidium</w:t>
            </w:r>
            <w:proofErr w:type="spellEnd"/>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0.96</w:t>
            </w:r>
          </w:p>
        </w:tc>
        <w:tc>
          <w:tcPr>
            <w:tcW w:w="140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0.97</w:t>
            </w:r>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0.86</w:t>
            </w:r>
          </w:p>
        </w:tc>
      </w:tr>
      <w:tr w:rsidR="00130CBC" w:rsidRPr="00130CBC" w:rsidTr="00130CBC">
        <w:trPr>
          <w:trHeight w:val="288"/>
        </w:trPr>
        <w:tc>
          <w:tcPr>
            <w:tcW w:w="328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rPr>
                <w:rFonts w:ascii="Times New Roman" w:eastAsia="Times New Roman" w:hAnsi="Times New Roman" w:cs="Times New Roman"/>
                <w:i/>
                <w:color w:val="000000"/>
                <w:lang w:eastAsia="en-GB"/>
              </w:rPr>
            </w:pPr>
            <w:proofErr w:type="spellStart"/>
            <w:r w:rsidRPr="00264B7D">
              <w:rPr>
                <w:rFonts w:ascii="Times New Roman" w:eastAsia="Times New Roman" w:hAnsi="Times New Roman" w:cs="Times New Roman"/>
                <w:i/>
                <w:color w:val="000000"/>
                <w:lang w:eastAsia="en-GB"/>
              </w:rPr>
              <w:t>Chlamydomonas-Scenedesmus</w:t>
            </w:r>
            <w:proofErr w:type="spellEnd"/>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0.94</w:t>
            </w:r>
          </w:p>
        </w:tc>
        <w:tc>
          <w:tcPr>
            <w:tcW w:w="140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0.92</w:t>
            </w:r>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0.74</w:t>
            </w:r>
          </w:p>
        </w:tc>
      </w:tr>
      <w:tr w:rsidR="00130CBC" w:rsidRPr="00130CBC" w:rsidTr="00130CBC">
        <w:trPr>
          <w:trHeight w:val="288"/>
        </w:trPr>
        <w:tc>
          <w:tcPr>
            <w:tcW w:w="328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rPr>
                <w:rFonts w:ascii="Times New Roman" w:eastAsia="Times New Roman" w:hAnsi="Times New Roman" w:cs="Times New Roman"/>
                <w:i/>
                <w:color w:val="000000"/>
                <w:lang w:eastAsia="en-GB"/>
              </w:rPr>
            </w:pPr>
            <w:proofErr w:type="spellStart"/>
            <w:r w:rsidRPr="00264B7D">
              <w:rPr>
                <w:rFonts w:ascii="Times New Roman" w:eastAsia="Times New Roman" w:hAnsi="Times New Roman" w:cs="Times New Roman"/>
                <w:i/>
                <w:color w:val="000000"/>
                <w:lang w:eastAsia="en-GB"/>
              </w:rPr>
              <w:t>Chlamydomonas-</w:t>
            </w:r>
            <w:r w:rsidR="00692D9F" w:rsidRPr="00264B7D">
              <w:rPr>
                <w:rFonts w:ascii="Times New Roman" w:eastAsia="Times New Roman" w:hAnsi="Times New Roman" w:cs="Times New Roman"/>
                <w:i/>
                <w:color w:val="000000"/>
                <w:lang w:eastAsia="en-GB"/>
              </w:rPr>
              <w:t>Selenastrum</w:t>
            </w:r>
            <w:proofErr w:type="spellEnd"/>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0.78</w:t>
            </w:r>
          </w:p>
        </w:tc>
        <w:tc>
          <w:tcPr>
            <w:tcW w:w="140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0.8</w:t>
            </w:r>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0.74</w:t>
            </w:r>
          </w:p>
        </w:tc>
      </w:tr>
      <w:tr w:rsidR="00130CBC" w:rsidRPr="00130CBC" w:rsidTr="00130CBC">
        <w:trPr>
          <w:trHeight w:val="288"/>
        </w:trPr>
        <w:tc>
          <w:tcPr>
            <w:tcW w:w="328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rPr>
                <w:rFonts w:ascii="Times New Roman" w:eastAsia="Times New Roman" w:hAnsi="Times New Roman" w:cs="Times New Roman"/>
                <w:i/>
                <w:color w:val="000000"/>
                <w:lang w:eastAsia="en-GB"/>
              </w:rPr>
            </w:pPr>
            <w:r w:rsidRPr="00264B7D">
              <w:rPr>
                <w:rFonts w:ascii="Times New Roman" w:eastAsia="Times New Roman" w:hAnsi="Times New Roman" w:cs="Times New Roman"/>
                <w:i/>
                <w:color w:val="000000"/>
                <w:lang w:eastAsia="en-GB"/>
              </w:rPr>
              <w:t>Chlorella-</w:t>
            </w:r>
            <w:proofErr w:type="spellStart"/>
            <w:r w:rsidRPr="00264B7D">
              <w:rPr>
                <w:rFonts w:ascii="Times New Roman" w:eastAsia="Times New Roman" w:hAnsi="Times New Roman" w:cs="Times New Roman"/>
                <w:i/>
                <w:color w:val="000000"/>
                <w:lang w:eastAsia="en-GB"/>
              </w:rPr>
              <w:t>Monoraphidium</w:t>
            </w:r>
            <w:proofErr w:type="spellEnd"/>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0.83</w:t>
            </w:r>
          </w:p>
        </w:tc>
        <w:tc>
          <w:tcPr>
            <w:tcW w:w="140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0.85</w:t>
            </w:r>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0.7</w:t>
            </w:r>
          </w:p>
        </w:tc>
      </w:tr>
      <w:tr w:rsidR="00130CBC" w:rsidRPr="00130CBC" w:rsidTr="00130CBC">
        <w:trPr>
          <w:trHeight w:val="288"/>
        </w:trPr>
        <w:tc>
          <w:tcPr>
            <w:tcW w:w="328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rPr>
                <w:rFonts w:ascii="Times New Roman" w:eastAsia="Times New Roman" w:hAnsi="Times New Roman" w:cs="Times New Roman"/>
                <w:i/>
                <w:color w:val="000000"/>
                <w:lang w:eastAsia="en-GB"/>
              </w:rPr>
            </w:pPr>
            <w:r w:rsidRPr="00264B7D">
              <w:rPr>
                <w:rFonts w:ascii="Times New Roman" w:eastAsia="Times New Roman" w:hAnsi="Times New Roman" w:cs="Times New Roman"/>
                <w:i/>
                <w:color w:val="000000"/>
                <w:lang w:eastAsia="en-GB"/>
              </w:rPr>
              <w:t>Chlorella-</w:t>
            </w:r>
            <w:proofErr w:type="spellStart"/>
            <w:r w:rsidRPr="00264B7D">
              <w:rPr>
                <w:rFonts w:ascii="Times New Roman" w:eastAsia="Times New Roman" w:hAnsi="Times New Roman" w:cs="Times New Roman"/>
                <w:i/>
                <w:color w:val="000000"/>
                <w:lang w:eastAsia="en-GB"/>
              </w:rPr>
              <w:t>Scenedesmus</w:t>
            </w:r>
            <w:proofErr w:type="spellEnd"/>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0.86</w:t>
            </w:r>
          </w:p>
        </w:tc>
        <w:tc>
          <w:tcPr>
            <w:tcW w:w="140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0.84</w:t>
            </w:r>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0.65</w:t>
            </w:r>
          </w:p>
        </w:tc>
      </w:tr>
      <w:tr w:rsidR="00130CBC" w:rsidRPr="00130CBC" w:rsidTr="00130CBC">
        <w:trPr>
          <w:trHeight w:val="288"/>
        </w:trPr>
        <w:tc>
          <w:tcPr>
            <w:tcW w:w="328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rPr>
                <w:rFonts w:ascii="Times New Roman" w:eastAsia="Times New Roman" w:hAnsi="Times New Roman" w:cs="Times New Roman"/>
                <w:i/>
                <w:color w:val="000000"/>
                <w:lang w:eastAsia="en-GB"/>
              </w:rPr>
            </w:pPr>
            <w:r w:rsidRPr="00264B7D">
              <w:rPr>
                <w:rFonts w:ascii="Times New Roman" w:eastAsia="Times New Roman" w:hAnsi="Times New Roman" w:cs="Times New Roman"/>
                <w:i/>
                <w:color w:val="000000"/>
                <w:lang w:eastAsia="en-GB"/>
              </w:rPr>
              <w:t>Chlorella-</w:t>
            </w:r>
            <w:proofErr w:type="spellStart"/>
            <w:r w:rsidR="00692D9F" w:rsidRPr="00264B7D">
              <w:rPr>
                <w:rFonts w:ascii="Times New Roman" w:eastAsia="Times New Roman" w:hAnsi="Times New Roman" w:cs="Times New Roman"/>
                <w:i/>
                <w:color w:val="000000"/>
                <w:lang w:eastAsia="en-GB"/>
              </w:rPr>
              <w:t>Selenastrum</w:t>
            </w:r>
            <w:proofErr w:type="spellEnd"/>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0.67</w:t>
            </w:r>
          </w:p>
        </w:tc>
        <w:tc>
          <w:tcPr>
            <w:tcW w:w="140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0.76</w:t>
            </w:r>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0.48</w:t>
            </w:r>
          </w:p>
        </w:tc>
      </w:tr>
      <w:tr w:rsidR="00130CBC" w:rsidRPr="00130CBC" w:rsidTr="00130CBC">
        <w:trPr>
          <w:trHeight w:val="288"/>
        </w:trPr>
        <w:tc>
          <w:tcPr>
            <w:tcW w:w="328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rPr>
                <w:rFonts w:ascii="Times New Roman" w:eastAsia="Times New Roman" w:hAnsi="Times New Roman" w:cs="Times New Roman"/>
                <w:i/>
                <w:color w:val="000000"/>
                <w:lang w:eastAsia="en-GB"/>
              </w:rPr>
            </w:pPr>
            <w:proofErr w:type="spellStart"/>
            <w:r w:rsidRPr="00264B7D">
              <w:rPr>
                <w:rFonts w:ascii="Times New Roman" w:eastAsia="Times New Roman" w:hAnsi="Times New Roman" w:cs="Times New Roman"/>
                <w:i/>
                <w:color w:val="000000"/>
                <w:lang w:eastAsia="en-GB"/>
              </w:rPr>
              <w:t>Monoraphidium-Scenedesmus</w:t>
            </w:r>
            <w:proofErr w:type="spellEnd"/>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0.88</w:t>
            </w:r>
          </w:p>
        </w:tc>
        <w:tc>
          <w:tcPr>
            <w:tcW w:w="140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0.69</w:t>
            </w:r>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0.63</w:t>
            </w:r>
          </w:p>
        </w:tc>
      </w:tr>
      <w:tr w:rsidR="00130CBC" w:rsidRPr="00130CBC" w:rsidTr="00130CBC">
        <w:trPr>
          <w:trHeight w:val="288"/>
        </w:trPr>
        <w:tc>
          <w:tcPr>
            <w:tcW w:w="328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rPr>
                <w:rFonts w:ascii="Times New Roman" w:eastAsia="Times New Roman" w:hAnsi="Times New Roman" w:cs="Times New Roman"/>
                <w:i/>
                <w:color w:val="000000"/>
                <w:lang w:eastAsia="en-GB"/>
              </w:rPr>
            </w:pPr>
            <w:proofErr w:type="spellStart"/>
            <w:r w:rsidRPr="00264B7D">
              <w:rPr>
                <w:rFonts w:ascii="Times New Roman" w:eastAsia="Times New Roman" w:hAnsi="Times New Roman" w:cs="Times New Roman"/>
                <w:i/>
                <w:color w:val="000000"/>
                <w:lang w:eastAsia="en-GB"/>
              </w:rPr>
              <w:t>Monoraphidium-</w:t>
            </w:r>
            <w:r w:rsidR="00692D9F" w:rsidRPr="00264B7D">
              <w:rPr>
                <w:rFonts w:ascii="Times New Roman" w:eastAsia="Times New Roman" w:hAnsi="Times New Roman" w:cs="Times New Roman"/>
                <w:i/>
                <w:color w:val="000000"/>
                <w:lang w:eastAsia="en-GB"/>
              </w:rPr>
              <w:t>Selenastrum</w:t>
            </w:r>
            <w:proofErr w:type="spellEnd"/>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0.68</w:t>
            </w:r>
          </w:p>
        </w:tc>
        <w:tc>
          <w:tcPr>
            <w:tcW w:w="140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0.67</w:t>
            </w:r>
          </w:p>
        </w:tc>
        <w:tc>
          <w:tcPr>
            <w:tcW w:w="960" w:type="dxa"/>
            <w:tcBorders>
              <w:top w:val="nil"/>
              <w:left w:val="nil"/>
              <w:bottom w:val="nil"/>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0.33</w:t>
            </w:r>
          </w:p>
        </w:tc>
      </w:tr>
      <w:tr w:rsidR="00130CBC" w:rsidRPr="00130CBC" w:rsidTr="00130CBC">
        <w:trPr>
          <w:trHeight w:val="288"/>
        </w:trPr>
        <w:tc>
          <w:tcPr>
            <w:tcW w:w="3280" w:type="dxa"/>
            <w:tcBorders>
              <w:top w:val="nil"/>
              <w:left w:val="nil"/>
              <w:bottom w:val="single" w:sz="4" w:space="0" w:color="auto"/>
              <w:right w:val="nil"/>
            </w:tcBorders>
            <w:shd w:val="clear" w:color="auto" w:fill="auto"/>
            <w:noWrap/>
            <w:vAlign w:val="bottom"/>
            <w:hideMark/>
          </w:tcPr>
          <w:p w:rsidR="00130CBC" w:rsidRPr="00264B7D" w:rsidRDefault="00130CBC" w:rsidP="00924FFC">
            <w:pPr>
              <w:spacing w:after="0" w:line="240" w:lineRule="auto"/>
              <w:rPr>
                <w:rFonts w:ascii="Times New Roman" w:eastAsia="Times New Roman" w:hAnsi="Times New Roman" w:cs="Times New Roman"/>
                <w:i/>
                <w:color w:val="000000"/>
                <w:lang w:eastAsia="en-GB"/>
              </w:rPr>
            </w:pPr>
            <w:proofErr w:type="spellStart"/>
            <w:r w:rsidRPr="00264B7D">
              <w:rPr>
                <w:rFonts w:ascii="Times New Roman" w:eastAsia="Times New Roman" w:hAnsi="Times New Roman" w:cs="Times New Roman"/>
                <w:i/>
                <w:color w:val="000000"/>
                <w:lang w:eastAsia="en-GB"/>
              </w:rPr>
              <w:t>Scenedesmus-</w:t>
            </w:r>
            <w:r w:rsidR="00692D9F" w:rsidRPr="00264B7D">
              <w:rPr>
                <w:rFonts w:ascii="Times New Roman" w:eastAsia="Times New Roman" w:hAnsi="Times New Roman" w:cs="Times New Roman"/>
                <w:i/>
                <w:color w:val="000000"/>
                <w:lang w:eastAsia="en-GB"/>
              </w:rPr>
              <w:t>Selenastrum</w:t>
            </w:r>
            <w:proofErr w:type="spellEnd"/>
          </w:p>
        </w:tc>
        <w:tc>
          <w:tcPr>
            <w:tcW w:w="960" w:type="dxa"/>
            <w:tcBorders>
              <w:top w:val="nil"/>
              <w:left w:val="nil"/>
              <w:bottom w:val="single" w:sz="4" w:space="0" w:color="auto"/>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0.53</w:t>
            </w:r>
          </w:p>
        </w:tc>
        <w:tc>
          <w:tcPr>
            <w:tcW w:w="1400" w:type="dxa"/>
            <w:tcBorders>
              <w:top w:val="nil"/>
              <w:left w:val="nil"/>
              <w:bottom w:val="single" w:sz="4" w:space="0" w:color="auto"/>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0.46</w:t>
            </w:r>
          </w:p>
        </w:tc>
        <w:tc>
          <w:tcPr>
            <w:tcW w:w="960" w:type="dxa"/>
            <w:tcBorders>
              <w:top w:val="nil"/>
              <w:left w:val="nil"/>
              <w:bottom w:val="single" w:sz="4" w:space="0" w:color="auto"/>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color w:val="000000"/>
                <w:lang w:eastAsia="en-GB"/>
              </w:rPr>
            </w:pPr>
            <w:r w:rsidRPr="00264B7D">
              <w:rPr>
                <w:rFonts w:ascii="Times New Roman" w:eastAsia="Times New Roman" w:hAnsi="Times New Roman" w:cs="Times New Roman"/>
                <w:color w:val="000000"/>
                <w:lang w:eastAsia="en-GB"/>
              </w:rPr>
              <w:t>0.34</w:t>
            </w:r>
          </w:p>
        </w:tc>
      </w:tr>
      <w:tr w:rsidR="00130CBC" w:rsidRPr="00130CBC" w:rsidTr="00130CBC">
        <w:trPr>
          <w:trHeight w:val="288"/>
        </w:trPr>
        <w:tc>
          <w:tcPr>
            <w:tcW w:w="3280" w:type="dxa"/>
            <w:tcBorders>
              <w:top w:val="nil"/>
              <w:left w:val="nil"/>
              <w:bottom w:val="single" w:sz="4" w:space="0" w:color="auto"/>
              <w:right w:val="nil"/>
            </w:tcBorders>
            <w:shd w:val="clear" w:color="auto" w:fill="auto"/>
            <w:noWrap/>
            <w:vAlign w:val="bottom"/>
            <w:hideMark/>
          </w:tcPr>
          <w:p w:rsidR="00130CBC" w:rsidRPr="00264B7D" w:rsidRDefault="00130CBC" w:rsidP="00924FFC">
            <w:pPr>
              <w:spacing w:after="0" w:line="240" w:lineRule="auto"/>
              <w:rPr>
                <w:rFonts w:ascii="Times New Roman" w:eastAsia="Times New Roman" w:hAnsi="Times New Roman" w:cs="Times New Roman"/>
                <w:b/>
                <w:color w:val="000000"/>
                <w:lang w:eastAsia="en-GB"/>
              </w:rPr>
            </w:pPr>
            <w:r w:rsidRPr="00264B7D">
              <w:rPr>
                <w:rFonts w:ascii="Times New Roman" w:eastAsia="Times New Roman" w:hAnsi="Times New Roman" w:cs="Times New Roman"/>
                <w:b/>
                <w:color w:val="000000"/>
                <w:lang w:eastAsia="en-GB"/>
              </w:rPr>
              <w:t>Mean</w:t>
            </w:r>
          </w:p>
        </w:tc>
        <w:tc>
          <w:tcPr>
            <w:tcW w:w="960" w:type="dxa"/>
            <w:tcBorders>
              <w:top w:val="nil"/>
              <w:left w:val="nil"/>
              <w:bottom w:val="single" w:sz="4" w:space="0" w:color="auto"/>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b/>
                <w:color w:val="000000"/>
                <w:lang w:eastAsia="en-GB"/>
              </w:rPr>
            </w:pPr>
            <w:r w:rsidRPr="00264B7D">
              <w:rPr>
                <w:rFonts w:ascii="Times New Roman" w:eastAsia="Times New Roman" w:hAnsi="Times New Roman" w:cs="Times New Roman"/>
                <w:b/>
                <w:color w:val="000000"/>
                <w:lang w:eastAsia="en-GB"/>
              </w:rPr>
              <w:t>0.84</w:t>
            </w:r>
          </w:p>
        </w:tc>
        <w:tc>
          <w:tcPr>
            <w:tcW w:w="1400" w:type="dxa"/>
            <w:tcBorders>
              <w:top w:val="nil"/>
              <w:left w:val="nil"/>
              <w:bottom w:val="single" w:sz="4" w:space="0" w:color="auto"/>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b/>
                <w:color w:val="000000"/>
                <w:lang w:eastAsia="en-GB"/>
              </w:rPr>
            </w:pPr>
            <w:r w:rsidRPr="00264B7D">
              <w:rPr>
                <w:rFonts w:ascii="Times New Roman" w:eastAsia="Times New Roman" w:hAnsi="Times New Roman" w:cs="Times New Roman"/>
                <w:b/>
                <w:color w:val="000000"/>
                <w:lang w:eastAsia="en-GB"/>
              </w:rPr>
              <w:t>0.81</w:t>
            </w:r>
          </w:p>
        </w:tc>
        <w:tc>
          <w:tcPr>
            <w:tcW w:w="960" w:type="dxa"/>
            <w:tcBorders>
              <w:top w:val="nil"/>
              <w:left w:val="nil"/>
              <w:bottom w:val="single" w:sz="4" w:space="0" w:color="auto"/>
              <w:right w:val="nil"/>
            </w:tcBorders>
            <w:shd w:val="clear" w:color="auto" w:fill="auto"/>
            <w:noWrap/>
            <w:vAlign w:val="bottom"/>
            <w:hideMark/>
          </w:tcPr>
          <w:p w:rsidR="00130CBC" w:rsidRPr="00264B7D" w:rsidRDefault="00130CBC" w:rsidP="00924FFC">
            <w:pPr>
              <w:spacing w:after="0" w:line="240" w:lineRule="auto"/>
              <w:jc w:val="right"/>
              <w:rPr>
                <w:rFonts w:ascii="Times New Roman" w:eastAsia="Times New Roman" w:hAnsi="Times New Roman" w:cs="Times New Roman"/>
                <w:b/>
                <w:color w:val="000000"/>
                <w:lang w:eastAsia="en-GB"/>
              </w:rPr>
            </w:pPr>
            <w:r w:rsidRPr="00264B7D">
              <w:rPr>
                <w:rFonts w:ascii="Times New Roman" w:eastAsia="Times New Roman" w:hAnsi="Times New Roman" w:cs="Times New Roman"/>
                <w:b/>
                <w:color w:val="000000"/>
                <w:lang w:eastAsia="en-GB"/>
              </w:rPr>
              <w:t>0.66</w:t>
            </w:r>
          </w:p>
        </w:tc>
      </w:tr>
    </w:tbl>
    <w:p w:rsidR="00756992" w:rsidRDefault="00756992">
      <w:pPr>
        <w:spacing w:line="240" w:lineRule="auto"/>
        <w:jc w:val="both"/>
        <w:rPr>
          <w:rFonts w:ascii="Times New Roman" w:hAnsi="Times New Roman" w:cs="Times New Roman"/>
          <w:sz w:val="24"/>
          <w:szCs w:val="24"/>
        </w:rPr>
        <w:pPrChange w:id="2184" w:author="Garcia Carreras, Bernardo" w:date="2017-03-15T20:33:00Z">
          <w:pPr>
            <w:spacing w:line="480" w:lineRule="auto"/>
            <w:jc w:val="both"/>
          </w:pPr>
        </w:pPrChange>
      </w:pPr>
    </w:p>
    <w:p w:rsidR="00756992" w:rsidRDefault="00756992">
      <w:pPr>
        <w:spacing w:line="240" w:lineRule="auto"/>
        <w:rPr>
          <w:rFonts w:ascii="Times New Roman" w:hAnsi="Times New Roman" w:cs="Times New Roman"/>
          <w:sz w:val="24"/>
          <w:szCs w:val="24"/>
        </w:rPr>
        <w:pPrChange w:id="2185" w:author="Garcia Carreras, Bernardo" w:date="2017-03-15T20:33:00Z">
          <w:pPr/>
        </w:pPrChange>
      </w:pPr>
    </w:p>
    <w:sectPr w:rsidR="00756992" w:rsidSect="00D46E49">
      <w:footerReference w:type="default" r:id="rId26"/>
      <w:pgSz w:w="11906" w:h="16838"/>
      <w:pgMar w:top="1440" w:right="1440" w:bottom="1440" w:left="1440" w:header="708" w:footer="708" w:gutter="0"/>
      <w:lnNumType w:countBy="1" w:restart="continuous"/>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Samraat" w:date="2017-03-16T09:25:00Z" w:initials="SP">
    <w:p w:rsidR="00AA4801" w:rsidRDefault="00AA4801">
      <w:pPr>
        <w:pStyle w:val="CommentText"/>
      </w:pPr>
      <w:r>
        <w:rPr>
          <w:rStyle w:val="CommentReference"/>
        </w:rPr>
        <w:annotationRef/>
      </w:r>
      <w:r>
        <w:t xml:space="preserve">Too many examples and beating around the bush I think. </w:t>
      </w:r>
      <w:proofErr w:type="spellStart"/>
      <w:r>
        <w:t xml:space="preserve">Need </w:t>
      </w:r>
      <w:proofErr w:type="spellEnd"/>
      <w:r>
        <w:t xml:space="preserve">to get </w:t>
      </w:r>
      <w:proofErr w:type="spellStart"/>
      <w:r>
        <w:t xml:space="preserve">sooner </w:t>
      </w:r>
      <w:proofErr w:type="spellEnd"/>
      <w:r>
        <w:t xml:space="preserve">to the issue of </w:t>
      </w:r>
      <w:proofErr w:type="spellStart"/>
      <w:r>
        <w:t xml:space="preserve">physiological </w:t>
      </w:r>
      <w:proofErr w:type="spellEnd"/>
      <w:r>
        <w:t xml:space="preserve">mismatches, citing some of our </w:t>
      </w:r>
      <w:proofErr w:type="spellStart"/>
      <w:r>
        <w:t xml:space="preserve">papers, </w:t>
      </w:r>
      <w:proofErr w:type="spellEnd"/>
      <w:r>
        <w:t xml:space="preserve">including the JAE mismatches paper. </w:t>
      </w:r>
    </w:p>
  </w:comment>
  <w:comment w:id="54" w:author="Garcia Carreras, Bernardo" w:date="2017-03-16T09:25:00Z" w:initials="GCB">
    <w:p w:rsidR="00AA4801" w:rsidRDefault="00AA4801">
      <w:pPr>
        <w:pStyle w:val="CommentText"/>
      </w:pPr>
      <w:r>
        <w:rPr>
          <w:rStyle w:val="CommentReference"/>
        </w:rPr>
        <w:annotationRef/>
      </w:r>
      <w:r>
        <w:rPr>
          <w:noProof/>
        </w:rPr>
        <w:t>Somewhat of a non sequitur, given that these are simply traits but they are not linked to changes in their competitive interactions.</w:t>
      </w:r>
    </w:p>
  </w:comment>
  <w:comment w:id="68" w:author="Garcia Carreras, Bernardo" w:date="2017-03-16T09:25:00Z" w:initials="GCB">
    <w:p w:rsidR="00AA4801" w:rsidRDefault="00AA4801">
      <w:pPr>
        <w:pStyle w:val="CommentText"/>
      </w:pPr>
      <w:r>
        <w:rPr>
          <w:rStyle w:val="CommentReference"/>
        </w:rPr>
        <w:annotationRef/>
      </w:r>
      <w:r>
        <w:rPr>
          <w:noProof/>
        </w:rPr>
        <w:t>Maybe put in more general terms?</w:t>
      </w:r>
    </w:p>
  </w:comment>
  <w:comment w:id="71" w:author="Samraat" w:date="2017-03-16T09:25:00Z" w:initials="SP">
    <w:p w:rsidR="00AA4801" w:rsidRDefault="00AA4801">
      <w:pPr>
        <w:pStyle w:val="CommentText"/>
      </w:pPr>
      <w:r>
        <w:rPr>
          <w:rStyle w:val="CommentReference"/>
        </w:rPr>
        <w:annotationRef/>
      </w:r>
      <w:r>
        <w:t xml:space="preserve">Model </w:t>
      </w:r>
      <w:proofErr w:type="spellStart"/>
      <w:r>
        <w:t xml:space="preserve">appears </w:t>
      </w:r>
      <w:proofErr w:type="spellEnd"/>
      <w:r>
        <w:t xml:space="preserve">too much </w:t>
      </w:r>
      <w:proofErr w:type="spellStart"/>
      <w:r>
        <w:t xml:space="preserve">as </w:t>
      </w:r>
      <w:proofErr w:type="spellEnd"/>
      <w:r>
        <w:t xml:space="preserve">an afterthought. Need to </w:t>
      </w:r>
      <w:proofErr w:type="gramStart"/>
      <w:r>
        <w:t>reduce  the</w:t>
      </w:r>
      <w:proofErr w:type="gramEnd"/>
      <w:r>
        <w:t xml:space="preserve"> </w:t>
      </w:r>
      <w:proofErr w:type="spellStart"/>
      <w:r>
        <w:t>empha</w:t>
      </w:r>
      <w:proofErr w:type="spellEnd"/>
      <w:r>
        <w:t xml:space="preserve">sis on nutrient limitation and increase focus on physiological </w:t>
      </w:r>
      <w:proofErr w:type="spellStart"/>
      <w:r>
        <w:t>mismtche</w:t>
      </w:r>
      <w:proofErr w:type="spellEnd"/>
      <w:r>
        <w:t xml:space="preserve">s per se - that is where the </w:t>
      </w:r>
      <w:proofErr w:type="spellStart"/>
      <w:r>
        <w:t>novely</w:t>
      </w:r>
      <w:proofErr w:type="spellEnd"/>
      <w:r>
        <w:t xml:space="preserve"> lies, and what the results </w:t>
      </w:r>
      <w:proofErr w:type="spellStart"/>
      <w:r>
        <w:t>suppor</w:t>
      </w:r>
      <w:proofErr w:type="spellEnd"/>
      <w:r>
        <w:t xml:space="preserve">t.  </w:t>
      </w:r>
      <w:proofErr w:type="spellStart"/>
      <w:r>
        <w:t xml:space="preserve">Theoryshould come first </w:t>
      </w:r>
      <w:proofErr w:type="spellEnd"/>
    </w:p>
  </w:comment>
  <w:comment w:id="94" w:author="Garcia Carreras, Bernardo" w:date="2017-03-16T09:25:00Z" w:initials="GCB">
    <w:p w:rsidR="00AA4801" w:rsidRDefault="00AA4801">
      <w:pPr>
        <w:pStyle w:val="CommentText"/>
      </w:pPr>
      <w:r>
        <w:rPr>
          <w:rStyle w:val="CommentReference"/>
        </w:rPr>
        <w:annotationRef/>
      </w:r>
      <w:r>
        <w:rPr>
          <w:noProof/>
        </w:rPr>
        <w:t>I'm actually not bothered as to which to go for, "l" or "L", but above you used "L".</w:t>
      </w:r>
    </w:p>
  </w:comment>
  <w:comment w:id="138" w:author="Garcia Carreras, Bernardo" w:date="2017-03-16T09:35:00Z" w:initials="GCB">
    <w:p w:rsidR="00AA4801" w:rsidRDefault="00AA4801">
      <w:pPr>
        <w:pStyle w:val="CommentText"/>
        <w:rPr>
          <w:noProof/>
        </w:rPr>
      </w:pPr>
      <w:r>
        <w:rPr>
          <w:rStyle w:val="CommentReference"/>
        </w:rPr>
        <w:annotationRef/>
      </w:r>
      <w:r>
        <w:rPr>
          <w:noProof/>
        </w:rPr>
        <w:t>Is this a novel aspect of the study? Do we need to say why you went for this rather than respirometry?</w:t>
      </w:r>
    </w:p>
  </w:comment>
  <w:comment w:id="167" w:author="Garcia Carreras, Bernardo" w:date="2017-03-16T09:25:00Z" w:initials="GCB">
    <w:p w:rsidR="00AA4801" w:rsidRDefault="00AA4801">
      <w:pPr>
        <w:pStyle w:val="CommentText"/>
      </w:pPr>
      <w:r>
        <w:rPr>
          <w:rStyle w:val="CommentReference"/>
        </w:rPr>
        <w:annotationRef/>
      </w:r>
      <w:r>
        <w:rPr>
          <w:noProof/>
        </w:rPr>
        <w:t>Do you ever actually use this?</w:t>
      </w:r>
    </w:p>
  </w:comment>
  <w:comment w:id="170" w:author="Garcia Carreras, Bernardo" w:date="2017-03-16T09:25:00Z" w:initials="GCB">
    <w:p w:rsidR="00AA4801" w:rsidRDefault="00AA4801">
      <w:pPr>
        <w:pStyle w:val="CommentText"/>
      </w:pPr>
      <w:r>
        <w:rPr>
          <w:rStyle w:val="CommentReference"/>
        </w:rPr>
        <w:annotationRef/>
      </w:r>
      <w:r>
        <w:rPr>
          <w:noProof/>
        </w:rPr>
        <w:t>Probably being thick here, but double checking: (15 * 2 * 2 * 6) + (6 * 2 * 2 * 6) is what I understand from the text, and that is = 648.</w:t>
      </w:r>
    </w:p>
  </w:comment>
  <w:comment w:id="171" w:author="Garcia Carreras, Bernardo" w:date="2017-03-16T09:25:00Z" w:initials="GCB">
    <w:p w:rsidR="00AA4801" w:rsidRDefault="00AA4801">
      <w:pPr>
        <w:pStyle w:val="CommentText"/>
      </w:pPr>
      <w:r>
        <w:rPr>
          <w:rStyle w:val="CommentReference"/>
        </w:rPr>
        <w:annotationRef/>
      </w:r>
      <w:r>
        <w:rPr>
          <w:noProof/>
        </w:rPr>
        <w:t>Intentional?</w:t>
      </w:r>
    </w:p>
  </w:comment>
  <w:comment w:id="292" w:author="Garcia Carreras, Bernardo" w:date="2017-03-16T09:25:00Z" w:initials="GCB">
    <w:p w:rsidR="00AA4801" w:rsidRDefault="00AA4801">
      <w:pPr>
        <w:pStyle w:val="CommentText"/>
      </w:pPr>
      <w:r>
        <w:rPr>
          <w:rStyle w:val="CommentReference"/>
        </w:rPr>
        <w:annotationRef/>
      </w:r>
      <w:r>
        <w:rPr>
          <w:noProof/>
        </w:rPr>
        <w:t>Isn't this wrong? Shouldn't this be 1/day, or (cells/mL)/(cells/mL)/day?</w:t>
      </w:r>
    </w:p>
  </w:comment>
  <w:comment w:id="303" w:author="Garcia Carreras, Bernardo" w:date="2017-03-16T09:36:00Z" w:initials="GCB">
    <w:p w:rsidR="00AA4801" w:rsidRDefault="00AA4801">
      <w:pPr>
        <w:pStyle w:val="CommentText"/>
      </w:pPr>
      <w:r>
        <w:rPr>
          <w:rStyle w:val="CommentReference"/>
        </w:rPr>
        <w:annotationRef/>
      </w:r>
      <w:r>
        <w:rPr>
          <w:noProof/>
        </w:rPr>
        <w:t>Be specific about how many or which.</w:t>
      </w:r>
    </w:p>
  </w:comment>
  <w:comment w:id="331" w:author="Garcia Carreras, Bernardo" w:date="2017-03-16T09:25:00Z" w:initials="GCB">
    <w:p w:rsidR="00AA4801" w:rsidRDefault="00AA4801">
      <w:pPr>
        <w:pStyle w:val="CommentText"/>
      </w:pPr>
      <w:r>
        <w:rPr>
          <w:rStyle w:val="CommentReference"/>
        </w:rPr>
        <w:annotationRef/>
      </w:r>
      <w:r>
        <w:rPr>
          <w:noProof/>
        </w:rPr>
        <w:t>As above, is this actually right?</w:t>
      </w:r>
    </w:p>
  </w:comment>
  <w:comment w:id="356" w:author="Garcia Carreras, Bernardo" w:date="2017-03-16T09:25:00Z" w:initials="GCB">
    <w:p w:rsidR="00AA4801" w:rsidRDefault="00AA4801">
      <w:pPr>
        <w:pStyle w:val="CommentText"/>
      </w:pPr>
      <w:r>
        <w:rPr>
          <w:rStyle w:val="CommentReference"/>
        </w:rPr>
        <w:annotationRef/>
      </w:r>
      <w:r>
        <w:rPr>
          <w:noProof/>
        </w:rPr>
        <w:t>But no second... Also, have we clarified (for ourselves) what the mixed effects brings to the party? Because nls would not require the somewhat awkward exp(ln K_S).</w:t>
      </w:r>
    </w:p>
  </w:comment>
  <w:comment w:id="437" w:author="Garcia Carreras, Bernardo" w:date="2017-03-16T09:25:00Z" w:initials="GCB">
    <w:p w:rsidR="00AA4801" w:rsidRDefault="00AA4801">
      <w:pPr>
        <w:pStyle w:val="CommentText"/>
      </w:pPr>
      <w:r>
        <w:rPr>
          <w:rStyle w:val="CommentReference"/>
        </w:rPr>
        <w:annotationRef/>
      </w:r>
      <w:r>
        <w:rPr>
          <w:noProof/>
        </w:rPr>
        <w:t>This is my ignorance, but this is mostly analogous to using likelihood ratio tests?</w:t>
      </w:r>
    </w:p>
  </w:comment>
  <w:comment w:id="440" w:author="Garcia Carreras, Bernardo" w:date="2017-03-16T09:25:00Z" w:initials="GCB">
    <w:p w:rsidR="00AA4801" w:rsidRDefault="00AA4801">
      <w:pPr>
        <w:pStyle w:val="CommentText"/>
      </w:pPr>
      <w:r>
        <w:rPr>
          <w:rStyle w:val="CommentReference"/>
        </w:rPr>
        <w:annotationRef/>
      </w:r>
      <w:r>
        <w:rPr>
          <w:noProof/>
        </w:rPr>
        <w:t>Why AICc here but AIC in the previous paragraph?</w:t>
      </w:r>
    </w:p>
  </w:comment>
  <w:comment w:id="441" w:author="Garcia Carreras, Bernardo" w:date="2017-03-16T09:25:00Z" w:initials="GCB">
    <w:p w:rsidR="00AA4801" w:rsidRDefault="00AA4801">
      <w:pPr>
        <w:pStyle w:val="CommentText"/>
      </w:pPr>
      <w:r>
        <w:rPr>
          <w:rStyle w:val="CommentReference"/>
        </w:rPr>
        <w:annotationRef/>
      </w:r>
      <w:r>
        <w:rPr>
          <w:noProof/>
        </w:rPr>
        <w:t>Is this the second point, then? So you fit the Monod both with mixed effects and nls? I think we should choose one and stick with it, unless there's a specific point you want to make with this comparison.</w:t>
      </w:r>
    </w:p>
  </w:comment>
  <w:comment w:id="443" w:author="Garcia Carreras, Bernardo" w:date="2017-03-16T09:25:00Z" w:initials="GCB">
    <w:p w:rsidR="00AA4801" w:rsidRDefault="00AA4801">
      <w:pPr>
        <w:pStyle w:val="CommentText"/>
      </w:pPr>
      <w:r>
        <w:rPr>
          <w:rStyle w:val="CommentReference"/>
        </w:rPr>
        <w:annotationRef/>
      </w:r>
      <w:r>
        <w:rPr>
          <w:noProof/>
        </w:rPr>
        <w:t>Maybe this needs defining, or why does it have this name? And it needs to be consistent throughout the manuscript (rp, rp158, rP, etc.).</w:t>
      </w:r>
    </w:p>
  </w:comment>
  <w:comment w:id="444" w:author="Garcia Carreras, Bernardo" w:date="2017-03-16T09:25:00Z" w:initials="GCB">
    <w:p w:rsidR="00AA4801" w:rsidRDefault="00AA4801">
      <w:pPr>
        <w:pStyle w:val="CommentText"/>
      </w:pPr>
      <w:r>
        <w:rPr>
          <w:rStyle w:val="CommentReference"/>
        </w:rPr>
        <w:annotationRef/>
      </w:r>
      <w:r>
        <w:rPr>
          <w:noProof/>
        </w:rPr>
        <w:t>Backward elimination / stepwise selection?</w:t>
      </w:r>
    </w:p>
  </w:comment>
  <w:comment w:id="446" w:author="Garcia Carreras, Bernardo" w:date="2017-03-16T09:25:00Z" w:initials="GCB">
    <w:p w:rsidR="00AA4801" w:rsidRDefault="00AA4801">
      <w:pPr>
        <w:pStyle w:val="CommentText"/>
      </w:pPr>
      <w:r>
        <w:rPr>
          <w:rStyle w:val="CommentReference"/>
        </w:rPr>
        <w:annotationRef/>
      </w:r>
      <w:r>
        <w:rPr>
          <w:noProof/>
        </w:rPr>
        <w:t>Again my ignorance, but why? What does this provide?</w:t>
      </w:r>
    </w:p>
  </w:comment>
  <w:comment w:id="459" w:author="Garcia Carreras, Bernardo" w:date="2017-03-16T09:25:00Z" w:initials="GCB">
    <w:p w:rsidR="00AA4801" w:rsidRDefault="00AA4801">
      <w:pPr>
        <w:pStyle w:val="CommentText"/>
      </w:pPr>
      <w:r>
        <w:rPr>
          <w:rStyle w:val="CommentReference"/>
        </w:rPr>
        <w:annotationRef/>
      </w:r>
      <w:r>
        <w:rPr>
          <w:noProof/>
        </w:rPr>
        <w:t>Are these all standard and well known? Because otherwise, these might need explaining, even if in supp. info.</w:t>
      </w:r>
    </w:p>
  </w:comment>
  <w:comment w:id="460" w:author="Garcia Carreras, Bernardo" w:date="2017-03-16T09:25:00Z" w:initials="GCB">
    <w:p w:rsidR="00AA4801" w:rsidRDefault="00AA4801">
      <w:pPr>
        <w:pStyle w:val="CommentText"/>
      </w:pPr>
      <w:r>
        <w:rPr>
          <w:rStyle w:val="CommentReference"/>
        </w:rPr>
        <w:annotationRef/>
      </w:r>
      <w:r>
        <w:rPr>
          <w:noProof/>
        </w:rPr>
        <w:t>Maybe say why you know these are "noise"?</w:t>
      </w:r>
    </w:p>
  </w:comment>
  <w:comment w:id="485" w:author="Garcia Carreras, Bernardo" w:date="2017-03-16T09:25:00Z" w:initials="GCB">
    <w:p w:rsidR="00AA4801" w:rsidRDefault="00AA4801">
      <w:pPr>
        <w:pStyle w:val="CommentText"/>
      </w:pPr>
      <w:r>
        <w:rPr>
          <w:rStyle w:val="CommentReference"/>
        </w:rPr>
        <w:annotationRef/>
      </w:r>
      <w:r>
        <w:rPr>
          <w:noProof/>
        </w:rPr>
        <w:t>One question we need to contend with and be careful about is, given the model is clearly unrealistic (but we still hope it gives us relative densities that are meaningful), why don't we just calculate differences in the expected growth rates at given nutrient concentrations using the Monod equation directly.</w:t>
      </w:r>
    </w:p>
  </w:comment>
  <w:comment w:id="486" w:author="Samraat" w:date="2017-03-16T09:27:00Z" w:initials="SP">
    <w:p w:rsidR="00AA4801" w:rsidRDefault="00AA4801">
      <w:pPr>
        <w:pStyle w:val="CommentText"/>
      </w:pPr>
      <w:r>
        <w:rPr>
          <w:rStyle w:val="CommentReference"/>
        </w:rPr>
        <w:annotationRef/>
      </w:r>
      <w:r>
        <w:t>I suggest putting this first, before th data, as it also explains the logic behind the experiments.  Say clearly/explicity why we are looking at nutrient - unlimited conditions and short timescales (more on this below)</w:t>
      </w:r>
    </w:p>
  </w:comment>
  <w:comment w:id="520" w:author="Garcia Carreras, Bernardo" w:date="2017-03-16T09:27:00Z" w:initials="GCB">
    <w:p w:rsidR="00AA4801" w:rsidRDefault="00AA4801">
      <w:pPr>
        <w:pStyle w:val="CommentText"/>
        <w:rPr>
          <w:noProof/>
        </w:rPr>
      </w:pPr>
      <w:r>
        <w:rPr>
          <w:rStyle w:val="CommentReference"/>
        </w:rPr>
        <w:annotationRef/>
      </w:r>
      <w:r>
        <w:rPr>
          <w:noProof/>
        </w:rPr>
        <w:t xml:space="preserve">Samraat suggests a table of model parameters and units and so on. I think, however, we have too many tables as it is. </w:t>
      </w:r>
    </w:p>
    <w:p w:rsidR="00AA4801" w:rsidRDefault="00AA4801">
      <w:pPr>
        <w:pStyle w:val="CommentText"/>
        <w:rPr>
          <w:noProof/>
        </w:rPr>
      </w:pPr>
    </w:p>
    <w:p w:rsidR="00AA4801" w:rsidRPr="00FE5F8A" w:rsidRDefault="00AA4801">
      <w:pPr>
        <w:pStyle w:val="CommentText"/>
        <w:rPr>
          <w:b/>
        </w:rPr>
      </w:pPr>
      <w:r w:rsidRPr="00FE5F8A">
        <w:rPr>
          <w:b/>
          <w:noProof/>
        </w:rPr>
        <w:t>SP:</w:t>
      </w:r>
      <w:r>
        <w:rPr>
          <w:b/>
          <w:noProof/>
        </w:rPr>
        <w:t xml:space="preserve">  </w:t>
      </w:r>
      <w:r w:rsidRPr="00FE5F8A">
        <w:rPr>
          <w:noProof/>
        </w:rPr>
        <w:t xml:space="preserve">Definitely </w:t>
      </w:r>
      <w:r>
        <w:rPr>
          <w:noProof/>
        </w:rPr>
        <w:t>need it, but can be put in the SI</w:t>
      </w:r>
    </w:p>
  </w:comment>
  <w:comment w:id="588" w:author="Samraat" w:date="2017-03-16T09:27:00Z" w:initials="SP">
    <w:p w:rsidR="00AA4801" w:rsidRDefault="00AA4801">
      <w:pPr>
        <w:pStyle w:val="CommentText"/>
      </w:pPr>
      <w:r>
        <w:rPr>
          <w:rStyle w:val="CommentReference"/>
        </w:rPr>
        <w:annotationRef/>
      </w:r>
      <w:r>
        <w:t xml:space="preserve">Spell out why these </w:t>
      </w:r>
      <w:proofErr w:type="spellStart"/>
      <w:r>
        <w:t>fa</w:t>
      </w:r>
      <w:proofErr w:type="spellEnd"/>
      <w:r>
        <w:t xml:space="preserve">ctors won't matter in the timescale of competition </w:t>
      </w:r>
      <w:proofErr w:type="spellStart"/>
      <w:r>
        <w:t>i</w:t>
      </w:r>
      <w:proofErr w:type="spellEnd"/>
      <w:r>
        <w:t xml:space="preserve">n the experiments. </w:t>
      </w:r>
    </w:p>
  </w:comment>
  <w:comment w:id="615" w:author="Samraat" w:date="2017-03-16T09:27:00Z" w:initials="SP">
    <w:p w:rsidR="00AA4801" w:rsidRDefault="00AA4801">
      <w:pPr>
        <w:pStyle w:val="CommentText"/>
      </w:pPr>
      <w:r>
        <w:rPr>
          <w:rStyle w:val="CommentReference"/>
        </w:rPr>
        <w:annotationRef/>
      </w:r>
      <w:r>
        <w:t>What happened to the 7 day and 24 day analyses/results?</w:t>
      </w:r>
    </w:p>
  </w:comment>
  <w:comment w:id="672" w:author="Garcia Carreras, Bernardo" w:date="2017-03-16T09:29:00Z" w:initials="GCB">
    <w:p w:rsidR="00AA4801" w:rsidRDefault="00AA4801">
      <w:pPr>
        <w:pStyle w:val="CommentText"/>
        <w:rPr>
          <w:noProof/>
        </w:rPr>
      </w:pPr>
      <w:r>
        <w:rPr>
          <w:rStyle w:val="CommentReference"/>
        </w:rPr>
        <w:annotationRef/>
      </w:r>
      <w:r>
        <w:rPr>
          <w:noProof/>
        </w:rPr>
        <w:t>It's interesting that this is the outcome from the stats, because it's not entirely obvious from the plot.</w:t>
      </w:r>
    </w:p>
    <w:p w:rsidR="00AA4801" w:rsidRPr="00860C92" w:rsidRDefault="00AA4801">
      <w:pPr>
        <w:pStyle w:val="CommentText"/>
        <w:rPr>
          <w:b/>
        </w:rPr>
      </w:pPr>
      <w:r w:rsidRPr="00860C92">
        <w:rPr>
          <w:b/>
          <w:noProof/>
        </w:rPr>
        <w:t xml:space="preserve">SP: </w:t>
      </w:r>
      <w:r w:rsidRPr="008B4416">
        <w:rPr>
          <w:noProof/>
        </w:rPr>
        <w:t>But there are no stats presented here to support this?</w:t>
      </w:r>
      <w:r>
        <w:rPr>
          <w:noProof/>
        </w:rPr>
        <w:t xml:space="preserve"> I would say “weakly responsed to temperature” instead.</w:t>
      </w:r>
    </w:p>
  </w:comment>
  <w:comment w:id="682" w:author="Garcia Carreras, Bernardo" w:date="2017-03-16T09:29:00Z" w:initials="GCB">
    <w:p w:rsidR="00AA4801" w:rsidRDefault="00AA4801">
      <w:pPr>
        <w:pStyle w:val="CommentText"/>
        <w:rPr>
          <w:noProof/>
        </w:rPr>
      </w:pPr>
      <w:r>
        <w:rPr>
          <w:rStyle w:val="CommentReference"/>
        </w:rPr>
        <w:annotationRef/>
      </w:r>
      <w:r>
        <w:rPr>
          <w:noProof/>
        </w:rPr>
        <w:t xml:space="preserve">Not so general if 3/6 do something different. </w:t>
      </w:r>
    </w:p>
    <w:p w:rsidR="00AA4801" w:rsidRDefault="00AA4801">
      <w:pPr>
        <w:pStyle w:val="CommentText"/>
      </w:pPr>
      <w:r w:rsidRPr="007D6E81">
        <w:rPr>
          <w:b/>
          <w:noProof/>
        </w:rPr>
        <w:t>SP</w:t>
      </w:r>
      <w:r>
        <w:rPr>
          <w:noProof/>
        </w:rPr>
        <w:t>: I agree</w:t>
      </w:r>
    </w:p>
  </w:comment>
  <w:comment w:id="727" w:author="Garcia Carreras, Bernardo" w:date="2017-03-16T09:25:00Z" w:initials="GCB">
    <w:p w:rsidR="00AA4801" w:rsidRDefault="00AA4801">
      <w:pPr>
        <w:pStyle w:val="CommentText"/>
      </w:pPr>
      <w:r>
        <w:rPr>
          <w:rStyle w:val="CommentReference"/>
        </w:rPr>
        <w:annotationRef/>
      </w:r>
      <w:r>
        <w:rPr>
          <w:noProof/>
        </w:rPr>
        <w:t>Do you mean centred around 0.5, or not clearly won by one or the other? Because there is coexistence in most of these, after 14 days, right?</w:t>
      </w:r>
    </w:p>
  </w:comment>
  <w:comment w:id="729" w:author="Samraat" w:date="2017-03-16T09:41:00Z" w:initials="SP">
    <w:p w:rsidR="00AA4801" w:rsidRDefault="00AA4801">
      <w:pPr>
        <w:pStyle w:val="CommentText"/>
      </w:pPr>
      <w:r>
        <w:rPr>
          <w:rStyle w:val="CommentReference"/>
        </w:rPr>
        <w:annotationRef/>
      </w:r>
      <w:r>
        <w:t xml:space="preserve">Cool! This supports the idea that mismatches in carbon-unlimited growth rate, which is proportional to Net photosynthesis (ignoring the soon to be famous epsilon – no need to mention that of course) are what determines competitive outcomes. Need an equation or two (I say this again below) in the theory section that shows how </w:t>
      </w:r>
      <w:proofErr w:type="spellStart"/>
      <w:r>
        <w:t>rP</w:t>
      </w:r>
      <w:proofErr w:type="spellEnd"/>
      <w:r>
        <w:t xml:space="preserve"> relates to growth. It will have mainly </w:t>
      </w:r>
      <w:proofErr w:type="spellStart"/>
      <w:r>
        <w:t>heuristiuc</w:t>
      </w:r>
      <w:proofErr w:type="spellEnd"/>
      <w:r>
        <w:t xml:space="preserve"> value, but it’s important. Or it could appear in the discussion to explain why </w:t>
      </w:r>
      <w:proofErr w:type="spellStart"/>
      <w:r>
        <w:t>rP</w:t>
      </w:r>
      <w:proofErr w:type="spellEnd"/>
      <w:r>
        <w:t xml:space="preserve"> is a better predictor than </w:t>
      </w:r>
      <w:proofErr w:type="spellStart"/>
      <w:r>
        <w:t>mumax</w:t>
      </w:r>
      <w:proofErr w:type="spellEnd"/>
      <w:r>
        <w:t xml:space="preserve">.  </w:t>
      </w:r>
    </w:p>
  </w:comment>
  <w:comment w:id="797" w:author="Garcia Carreras, Bernardo" w:date="2017-03-16T09:43:00Z" w:initials="GCB">
    <w:p w:rsidR="00AA4801" w:rsidRDefault="00AA4801">
      <w:pPr>
        <w:pStyle w:val="CommentText"/>
        <w:rPr>
          <w:noProof/>
        </w:rPr>
      </w:pPr>
      <w:r>
        <w:rPr>
          <w:rStyle w:val="CommentReference"/>
        </w:rPr>
        <w:annotationRef/>
      </w:r>
      <w:r>
        <w:rPr>
          <w:noProof/>
        </w:rPr>
        <w:t>After the paragraph above, this perhaps needs to be made clearer before this: rP and mu aren't traits as such, but specific measurements taken at that temperature and nutrient concentration, while mumax and Ks are more traits as such because they are more general. This distinction is a bit murky though, but the language needs to be clearer. Why do we only look at mumax and Ks if rP is a better predictor?</w:t>
      </w:r>
    </w:p>
    <w:p w:rsidR="00AA4801" w:rsidRDefault="00AA4801">
      <w:pPr>
        <w:pStyle w:val="CommentText"/>
        <w:rPr>
          <w:noProof/>
        </w:rPr>
      </w:pPr>
    </w:p>
    <w:p w:rsidR="00AA4801" w:rsidRPr="00AE0C6F" w:rsidRDefault="00AA4801">
      <w:pPr>
        <w:pStyle w:val="CommentText"/>
        <w:rPr>
          <w:noProof/>
        </w:rPr>
      </w:pPr>
      <w:r w:rsidRPr="00D67343">
        <w:rPr>
          <w:b/>
          <w:noProof/>
        </w:rPr>
        <w:t>SP</w:t>
      </w:r>
      <w:r>
        <w:rPr>
          <w:b/>
          <w:noProof/>
        </w:rPr>
        <w:t xml:space="preserve">: </w:t>
      </w:r>
      <w:r w:rsidRPr="00AE0C6F">
        <w:rPr>
          <w:noProof/>
        </w:rPr>
        <w:t>rP is a physiological trait, and it</w:t>
      </w:r>
      <w:r>
        <w:rPr>
          <w:b/>
          <w:noProof/>
        </w:rPr>
        <w:t xml:space="preserve"> </w:t>
      </w:r>
      <w:r w:rsidRPr="00E36799">
        <w:rPr>
          <w:noProof/>
        </w:rPr>
        <w:t>contributes to mumax</w:t>
      </w:r>
      <w:r>
        <w:rPr>
          <w:noProof/>
        </w:rPr>
        <w:t xml:space="preserve">. </w:t>
      </w:r>
      <w:r w:rsidRPr="00E36799">
        <w:rPr>
          <w:noProof/>
        </w:rPr>
        <w:t xml:space="preserve">We need to explain </w:t>
      </w:r>
      <w:r>
        <w:rPr>
          <w:noProof/>
        </w:rPr>
        <w:t xml:space="preserve">this </w:t>
      </w:r>
      <w:r w:rsidRPr="00E36799">
        <w:rPr>
          <w:noProof/>
        </w:rPr>
        <w:t xml:space="preserve">explicitly, using </w:t>
      </w:r>
      <w:r>
        <w:rPr>
          <w:noProof/>
        </w:rPr>
        <w:t xml:space="preserve">a simple </w:t>
      </w:r>
      <w:r w:rsidRPr="00E36799">
        <w:rPr>
          <w:noProof/>
        </w:rPr>
        <w:t>equations</w:t>
      </w:r>
      <w:r>
        <w:rPr>
          <w:noProof/>
        </w:rPr>
        <w:t xml:space="preserve"> or two</w:t>
      </w:r>
      <w:r w:rsidRPr="00E36799">
        <w:rPr>
          <w:noProof/>
        </w:rPr>
        <w:t xml:space="preserve"> (i.e., net photosynthesis rate</w:t>
      </w:r>
      <w:r>
        <w:rPr>
          <w:noProof/>
        </w:rPr>
        <w:t xml:space="preserve"> contributes nto mumax</w:t>
      </w:r>
      <w:r w:rsidRPr="00E36799">
        <w:rPr>
          <w:noProof/>
        </w:rPr>
        <w:t xml:space="preserve">)  – </w:t>
      </w:r>
      <w:r>
        <w:rPr>
          <w:noProof/>
        </w:rPr>
        <w:t xml:space="preserve">this then puts the </w:t>
      </w:r>
      <w:r w:rsidRPr="00E36799">
        <w:rPr>
          <w:noProof/>
        </w:rPr>
        <w:t>empirical result</w:t>
      </w:r>
      <w:r>
        <w:rPr>
          <w:noProof/>
        </w:rPr>
        <w:t xml:space="preserve"> in context</w:t>
      </w:r>
      <w:r w:rsidRPr="00E36799">
        <w:rPr>
          <w:noProof/>
        </w:rPr>
        <w:t>.</w:t>
      </w:r>
      <w:r>
        <w:rPr>
          <w:b/>
          <w:noProof/>
        </w:rPr>
        <w:t xml:space="preserve"> </w:t>
      </w:r>
      <w:r w:rsidRPr="0057536C">
        <w:rPr>
          <w:noProof/>
        </w:rPr>
        <w:t>Let’s have a chat on hangouts if my comment does not make sense.</w:t>
      </w:r>
      <w:r>
        <w:rPr>
          <w:b/>
          <w:noProof/>
        </w:rPr>
        <w:t xml:space="preserve"> </w:t>
      </w:r>
      <w:r w:rsidRPr="00AA4801">
        <w:rPr>
          <w:noProof/>
        </w:rPr>
        <w:t>Again, emphasizes why the theory should come first.</w:t>
      </w:r>
      <w:r>
        <w:rPr>
          <w:b/>
          <w:noProof/>
        </w:rPr>
        <w:t xml:space="preserve"> </w:t>
      </w:r>
      <w:r w:rsidRPr="00AA4801">
        <w:rPr>
          <w:noProof/>
        </w:rPr>
        <w:t>I know that there</w:t>
      </w:r>
      <w:r>
        <w:rPr>
          <w:b/>
          <w:noProof/>
        </w:rPr>
        <w:t xml:space="preserve"> </w:t>
      </w:r>
      <w:r w:rsidRPr="00AA4801">
        <w:rPr>
          <w:noProof/>
        </w:rPr>
        <w:t>will need to be a</w:t>
      </w:r>
      <w:r>
        <w:rPr>
          <w:noProof/>
        </w:rPr>
        <w:t xml:space="preserve">n arbitary converison factor </w:t>
      </w:r>
      <w:r w:rsidR="00D9726B">
        <w:rPr>
          <w:noProof/>
        </w:rPr>
        <w:t xml:space="preserve">in such an ewuation, but we can say something as simple as </w:t>
      </w:r>
      <w:r w:rsidR="00A27E8F">
        <w:rPr>
          <w:noProof/>
        </w:rPr>
        <w:t xml:space="preserve">rP </w:t>
      </w:r>
      <w:r w:rsidR="00D9726B">
        <w:rPr>
          <w:rFonts w:ascii="Cambria Math" w:hAnsi="Cambria Math" w:cs="Cambria Math"/>
          <w:noProof/>
        </w:rPr>
        <w:t>∝</w:t>
      </w:r>
      <w:r w:rsidR="00D9726B">
        <w:rPr>
          <w:noProof/>
        </w:rPr>
        <w:t xml:space="preserve"> mumax.</w:t>
      </w:r>
    </w:p>
  </w:comment>
  <w:comment w:id="855" w:author="Garcia Carreras, Bernardo" w:date="2017-03-16T09:44:00Z" w:initials="GCB">
    <w:p w:rsidR="00AA4801" w:rsidRDefault="00AA4801">
      <w:pPr>
        <w:pStyle w:val="CommentText"/>
        <w:rPr>
          <w:noProof/>
        </w:rPr>
      </w:pPr>
      <w:r>
        <w:rPr>
          <w:rStyle w:val="CommentReference"/>
        </w:rPr>
        <w:annotationRef/>
      </w:r>
      <w:r>
        <w:rPr>
          <w:noProof/>
        </w:rPr>
        <w:t>I'm not sure why a higher Ks would improve your competitive ability at higher nutrient concentrations.</w:t>
      </w:r>
    </w:p>
    <w:p w:rsidR="00633C7D" w:rsidRDefault="00633C7D">
      <w:pPr>
        <w:pStyle w:val="CommentText"/>
        <w:rPr>
          <w:noProof/>
        </w:rPr>
      </w:pPr>
    </w:p>
    <w:p w:rsidR="00633C7D" w:rsidRDefault="00633C7D">
      <w:pPr>
        <w:pStyle w:val="CommentText"/>
      </w:pPr>
      <w:r w:rsidRPr="00B13202">
        <w:rPr>
          <w:b/>
          <w:noProof/>
        </w:rPr>
        <w:t>SP</w:t>
      </w:r>
      <w:r>
        <w:rPr>
          <w:noProof/>
        </w:rPr>
        <w:t>: Definitely need to be revised.</w:t>
      </w:r>
    </w:p>
  </w:comment>
  <w:comment w:id="876" w:author="Garcia Carreras, Bernardo" w:date="2017-03-16T09:25:00Z" w:initials="GCB">
    <w:p w:rsidR="00AA4801" w:rsidRDefault="00AA4801">
      <w:pPr>
        <w:pStyle w:val="CommentText"/>
      </w:pPr>
      <w:r>
        <w:rPr>
          <w:rStyle w:val="CommentReference"/>
        </w:rPr>
        <w:annotationRef/>
      </w:r>
      <w:r>
        <w:rPr>
          <w:noProof/>
        </w:rPr>
        <w:t>This I think will be a major point of discussion. Do they really? The strong impression is that your analyses and the modelling, if anything, suggest that in the context of these experiments, nutrient limitation plays a very limited role.</w:t>
      </w:r>
    </w:p>
  </w:comment>
  <w:comment w:id="885" w:author="Garcia Carreras, Bernardo" w:date="2017-03-16T09:44:00Z" w:initials="GCB">
    <w:p w:rsidR="00AA4801" w:rsidRDefault="00AA4801">
      <w:pPr>
        <w:pStyle w:val="CommentText"/>
        <w:rPr>
          <w:noProof/>
        </w:rPr>
      </w:pPr>
      <w:r>
        <w:rPr>
          <w:rStyle w:val="CommentReference"/>
        </w:rPr>
        <w:annotationRef/>
      </w:r>
      <w:r>
        <w:rPr>
          <w:noProof/>
        </w:rPr>
        <w:t>We need at least a possible reason for this, but I'm not sure. Could it be that growth rate estimates are more uncertain than rP?</w:t>
      </w:r>
    </w:p>
    <w:p w:rsidR="00D07DEB" w:rsidRDefault="00D07DEB">
      <w:pPr>
        <w:pStyle w:val="CommentText"/>
        <w:rPr>
          <w:noProof/>
        </w:rPr>
      </w:pPr>
    </w:p>
    <w:p w:rsidR="00D07DEB" w:rsidRPr="00D07DEB" w:rsidRDefault="00D07DEB">
      <w:pPr>
        <w:pStyle w:val="CommentText"/>
        <w:rPr>
          <w:b/>
        </w:rPr>
      </w:pPr>
      <w:r w:rsidRPr="00D07DEB">
        <w:rPr>
          <w:b/>
          <w:noProof/>
        </w:rPr>
        <w:t xml:space="preserve">SP: </w:t>
      </w:r>
      <w:r w:rsidRPr="00D07DEB">
        <w:rPr>
          <w:noProof/>
        </w:rPr>
        <w:t xml:space="preserve">I think so. Plus see my comments above about mumax </w:t>
      </w:r>
      <w:r w:rsidRPr="00D07DEB">
        <w:rPr>
          <w:rFonts w:ascii="Cambria Math" w:hAnsi="Cambria Math" w:cs="Cambria Math"/>
          <w:noProof/>
        </w:rPr>
        <w:t>∝</w:t>
      </w:r>
      <w:r w:rsidRPr="00D07DEB">
        <w:rPr>
          <w:noProof/>
        </w:rPr>
        <w:t xml:space="preserve"> rP</w:t>
      </w:r>
    </w:p>
  </w:comment>
  <w:comment w:id="916" w:author="Garcia Carreras, Bernardo" w:date="2017-03-16T09:45:00Z" w:initials="GCB">
    <w:p w:rsidR="00AA4801" w:rsidRDefault="00AA4801">
      <w:pPr>
        <w:pStyle w:val="CommentText"/>
        <w:rPr>
          <w:noProof/>
        </w:rPr>
      </w:pPr>
      <w:r>
        <w:rPr>
          <w:rStyle w:val="CommentReference"/>
        </w:rPr>
        <w:annotationRef/>
      </w:r>
      <w:r>
        <w:rPr>
          <w:noProof/>
        </w:rPr>
        <w:t>Again, I'm not sure I see that. In the modelling we could randomise K_S and largely get away with it. Not so with mu_max, as you follow on to say.</w:t>
      </w:r>
    </w:p>
    <w:p w:rsidR="005D30DF" w:rsidRDefault="005D30DF">
      <w:pPr>
        <w:pStyle w:val="CommentText"/>
        <w:rPr>
          <w:noProof/>
        </w:rPr>
      </w:pPr>
    </w:p>
    <w:p w:rsidR="005D30DF" w:rsidRPr="005D30DF" w:rsidRDefault="005D30DF">
      <w:pPr>
        <w:pStyle w:val="CommentText"/>
        <w:rPr>
          <w:b/>
        </w:rPr>
      </w:pPr>
      <w:r w:rsidRPr="005D30DF">
        <w:rPr>
          <w:b/>
          <w:noProof/>
        </w:rPr>
        <w:t xml:space="preserve">SP: </w:t>
      </w:r>
      <w:r w:rsidRPr="005D30DF">
        <w:rPr>
          <w:noProof/>
        </w:rPr>
        <w:t>Overall, we need to make clear in the thyeory section that we expect K_s to have a weak efefct anyway, as it is nbutrient unlimited growth.</w:t>
      </w:r>
      <w:r>
        <w:rPr>
          <w:b/>
          <w:noProof/>
        </w:rPr>
        <w:t xml:space="preserve"> </w:t>
      </w:r>
    </w:p>
  </w:comment>
  <w:comment w:id="978" w:author="Garcia Carreras, Bernardo" w:date="2017-03-16T09:25:00Z" w:initials="GCB">
    <w:p w:rsidR="00AA4801" w:rsidRDefault="00AA4801">
      <w:pPr>
        <w:pStyle w:val="CommentText"/>
      </w:pPr>
      <w:r>
        <w:rPr>
          <w:rStyle w:val="CommentReference"/>
        </w:rPr>
        <w:annotationRef/>
      </w:r>
      <w:r>
        <w:rPr>
          <w:noProof/>
        </w:rPr>
        <w:t>But also, conspicuously, this species has larger confidence intervals around mu_max.</w:t>
      </w:r>
    </w:p>
  </w:comment>
  <w:comment w:id="1006" w:author="Garcia Carreras, Bernardo" w:date="2017-03-16T09:25:00Z" w:initials="GCB">
    <w:p w:rsidR="00AA4801" w:rsidRDefault="00AA4801">
      <w:pPr>
        <w:pStyle w:val="CommentText"/>
      </w:pPr>
      <w:r>
        <w:rPr>
          <w:rStyle w:val="CommentReference"/>
        </w:rPr>
        <w:annotationRef/>
      </w:r>
      <w:r>
        <w:rPr>
          <w:noProof/>
        </w:rPr>
        <w:t>Not shown. Should we?</w:t>
      </w:r>
    </w:p>
  </w:comment>
  <w:comment w:id="1038" w:author="Garcia Carreras, Bernardo" w:date="2017-03-16T09:25:00Z" w:initials="GCB">
    <w:p w:rsidR="00AA4801" w:rsidRDefault="00AA4801">
      <w:pPr>
        <w:pStyle w:val="CommentText"/>
      </w:pPr>
      <w:r>
        <w:rPr>
          <w:rStyle w:val="CommentReference"/>
        </w:rPr>
        <w:annotationRef/>
      </w:r>
      <w:r>
        <w:rPr>
          <w:noProof/>
        </w:rPr>
        <w:t>It is probably worth noting the obvious and expected fact that there is a clear positive correlation between mumax and K_S; there is thus a trade-off between nutrient limited and saturated performance.</w:t>
      </w:r>
    </w:p>
  </w:comment>
  <w:comment w:id="1076" w:author="Garcia Carreras, Bernardo" w:date="2017-03-16T09:25:00Z" w:initials="GCB">
    <w:p w:rsidR="00AA4801" w:rsidRDefault="00AA4801">
      <w:pPr>
        <w:pStyle w:val="CommentText"/>
      </w:pPr>
      <w:r>
        <w:rPr>
          <w:rStyle w:val="CommentReference"/>
        </w:rPr>
        <w:annotationRef/>
      </w:r>
      <w:r>
        <w:rPr>
          <w:noProof/>
        </w:rPr>
        <w:t>I still struggle to see the need for a boxplot for three replicates.</w:t>
      </w:r>
    </w:p>
  </w:comment>
  <w:comment w:id="1131" w:author="Garcia Carreras, Bernardo" w:date="2017-03-16T09:25:00Z" w:initials="GCB">
    <w:p w:rsidR="00AA4801" w:rsidRDefault="00AA4801">
      <w:pPr>
        <w:pStyle w:val="CommentText"/>
      </w:pPr>
      <w:r>
        <w:rPr>
          <w:rStyle w:val="CommentReference"/>
        </w:rPr>
        <w:annotationRef/>
      </w:r>
      <w:r>
        <w:rPr>
          <w:noProof/>
        </w:rPr>
        <w:t>Same as with the histogram, the quality of this Figure makes me cringe. When submitting I will provide better quality pdf or eps versions of this. Please do not submit as is.</w:t>
      </w:r>
    </w:p>
  </w:comment>
  <w:comment w:id="1177" w:author="Garcia Carreras, Bernardo" w:date="2017-03-16T09:25:00Z" w:initials="GCB">
    <w:p w:rsidR="00AA4801" w:rsidRDefault="00AA4801">
      <w:pPr>
        <w:pStyle w:val="CommentText"/>
      </w:pPr>
      <w:r>
        <w:rPr>
          <w:rStyle w:val="CommentReference"/>
        </w:rPr>
        <w:annotationRef/>
      </w:r>
      <w:r>
        <w:rPr>
          <w:noProof/>
        </w:rPr>
        <w:t>I have to double check, but we don't have the full lot, right? There were some NAs around, so it might not be 15*2*2 competitive outcomes.</w:t>
      </w:r>
    </w:p>
  </w:comment>
  <w:comment w:id="1259" w:author="Garcia Carreras, Bernardo" w:date="2017-03-16T09:25:00Z" w:initials="GCB">
    <w:p w:rsidR="00AA4801" w:rsidRDefault="00AA4801">
      <w:pPr>
        <w:pStyle w:val="CommentText"/>
      </w:pPr>
      <w:r>
        <w:rPr>
          <w:rStyle w:val="CommentReference"/>
        </w:rPr>
        <w:annotationRef/>
      </w:r>
      <w:r>
        <w:rPr>
          <w:noProof/>
        </w:rPr>
        <w:t>Maybe it's a mixed effects thing, but why do we get the full list of models for mixed effects, but only the anova for the best model for the rest?</w:t>
      </w:r>
    </w:p>
  </w:comment>
  <w:comment w:id="1889" w:author="Garcia Carreras, Bernardo" w:date="2017-03-16T09:25:00Z" w:initials="GCB">
    <w:p w:rsidR="00AA4801" w:rsidRDefault="00AA4801">
      <w:pPr>
        <w:pStyle w:val="CommentText"/>
      </w:pPr>
      <w:r>
        <w:rPr>
          <w:rStyle w:val="CommentReference"/>
        </w:rPr>
        <w:annotationRef/>
      </w:r>
      <w:r>
        <w:rPr>
          <w:noProof/>
        </w:rPr>
        <w:t>This is a bit disgraceful and hurts me deeply. I've put a png in here, but for the eventual submission I will provide separate pdf or eps versions of my plots.</w:t>
      </w:r>
    </w:p>
  </w:comment>
  <w:comment w:id="2007" w:author="Garcia Carreras, Bernardo" w:date="2017-03-16T09:25:00Z" w:initials="GCB">
    <w:p w:rsidR="00AA4801" w:rsidRDefault="00AA4801">
      <w:pPr>
        <w:pStyle w:val="CommentText"/>
      </w:pPr>
      <w:r>
        <w:rPr>
          <w:rStyle w:val="CommentReference"/>
        </w:rPr>
        <w:annotationRef/>
      </w:r>
      <w:r>
        <w:rPr>
          <w:noProof/>
        </w:rPr>
        <w:t>I like the figure, it's totally worth it and helps understand all the different experiments. There are small tweaks I'd suggest to the text, but let's figure out the other things first.</w:t>
      </w:r>
    </w:p>
  </w:comment>
  <w:comment w:id="2052" w:author="Garcia Carreras, Bernardo" w:date="2017-03-16T09:25:00Z" w:initials="GCB">
    <w:p w:rsidR="00AA4801" w:rsidRDefault="00AA4801">
      <w:pPr>
        <w:pStyle w:val="CommentText"/>
      </w:pPr>
      <w:r>
        <w:rPr>
          <w:rStyle w:val="CommentReference"/>
        </w:rPr>
        <w:annotationRef/>
      </w:r>
      <w:r>
        <w:rPr>
          <w:noProof/>
        </w:rPr>
        <w:t>In due course I'll clean this figures up a bit, if we decide to include them.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92936A" w15:done="0"/>
  <w15:commentEx w15:paraId="53F24A26" w15:done="0"/>
  <w15:commentEx w15:paraId="1113798F" w15:done="0"/>
  <w15:commentEx w15:paraId="53962C1F" w15:done="0"/>
  <w15:commentEx w15:paraId="0D5668EA" w15:done="0"/>
  <w15:commentEx w15:paraId="6438531A" w15:done="0"/>
  <w15:commentEx w15:paraId="30629997" w15:done="0"/>
  <w15:commentEx w15:paraId="7D6A259B" w15:done="0"/>
  <w15:commentEx w15:paraId="40D4E3D7" w15:done="0"/>
  <w15:commentEx w15:paraId="6E733E3F" w15:done="0"/>
  <w15:commentEx w15:paraId="4AD9B238" w15:done="0"/>
  <w15:commentEx w15:paraId="17BB3A45" w15:done="0"/>
  <w15:commentEx w15:paraId="6C372333" w15:done="0"/>
  <w15:commentEx w15:paraId="757683D8" w15:done="0"/>
  <w15:commentEx w15:paraId="039278E1" w15:done="0"/>
  <w15:commentEx w15:paraId="321D4D74" w15:done="0"/>
  <w15:commentEx w15:paraId="48BD0434" w15:done="0"/>
  <w15:commentEx w15:paraId="6E2582DA" w15:done="0"/>
  <w15:commentEx w15:paraId="57E2A6B1" w15:done="0"/>
  <w15:commentEx w15:paraId="57B91B88" w15:done="0"/>
  <w15:commentEx w15:paraId="5E750D1C" w15:done="0"/>
  <w15:commentEx w15:paraId="002FBBD0" w15:done="0"/>
  <w15:commentEx w15:paraId="6F0BD90C" w15:done="0"/>
  <w15:commentEx w15:paraId="387BD53A" w15:done="0"/>
  <w15:commentEx w15:paraId="00BA245F" w15:done="0"/>
  <w15:commentEx w15:paraId="62CF3D79" w15:done="0"/>
  <w15:commentEx w15:paraId="1BD39B29" w15:done="0"/>
  <w15:commentEx w15:paraId="3BE4E9F4" w15:done="0"/>
  <w15:commentEx w15:paraId="09EDC913" w15:done="0"/>
  <w15:commentEx w15:paraId="2CF22336" w15:done="0"/>
  <w15:commentEx w15:paraId="7C10354B" w15:done="0"/>
  <w15:commentEx w15:paraId="58772476" w15:done="0"/>
  <w15:commentEx w15:paraId="79B16377" w15:done="0"/>
  <w15:commentEx w15:paraId="5330CD83" w15:done="0"/>
  <w15:commentEx w15:paraId="79072EBC" w15:done="0"/>
  <w15:commentEx w15:paraId="65CEC115" w15:done="0"/>
  <w15:commentEx w15:paraId="6AF2E418" w15:done="0"/>
  <w15:commentEx w15:paraId="7C8AF0A1" w15:done="0"/>
  <w15:commentEx w15:paraId="3111BC4A" w15:done="0"/>
  <w15:commentEx w15:paraId="60B17D70" w15:done="0"/>
  <w15:commentEx w15:paraId="2B7AE734"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4801" w:rsidRDefault="00AA4801" w:rsidP="00D46E49">
      <w:pPr>
        <w:spacing w:after="0" w:line="240" w:lineRule="auto"/>
      </w:pPr>
      <w:r>
        <w:separator/>
      </w:r>
    </w:p>
  </w:endnote>
  <w:endnote w:type="continuationSeparator" w:id="0">
    <w:p w:rsidR="00AA4801" w:rsidRDefault="00AA4801" w:rsidP="00D46E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1085234"/>
      <w:docPartObj>
        <w:docPartGallery w:val="Page Numbers (Bottom of Page)"/>
        <w:docPartUnique/>
      </w:docPartObj>
    </w:sdtPr>
    <w:sdtEndPr>
      <w:rPr>
        <w:noProof/>
      </w:rPr>
    </w:sdtEndPr>
    <w:sdtContent>
      <w:p w:rsidR="00AA4801" w:rsidRDefault="00AA4801">
        <w:pPr>
          <w:pStyle w:val="Footer"/>
          <w:jc w:val="center"/>
        </w:pPr>
        <w:fldSimple w:instr=" PAGE   \* MERGEFORMAT ">
          <w:r w:rsidR="005D30DF">
            <w:rPr>
              <w:noProof/>
            </w:rPr>
            <w:t>12</w:t>
          </w:r>
        </w:fldSimple>
      </w:p>
    </w:sdtContent>
  </w:sdt>
  <w:p w:rsidR="00AA4801" w:rsidRDefault="00AA480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4801" w:rsidRDefault="00AA4801" w:rsidP="00D46E49">
      <w:pPr>
        <w:spacing w:after="0" w:line="240" w:lineRule="auto"/>
      </w:pPr>
      <w:r>
        <w:separator/>
      </w:r>
    </w:p>
  </w:footnote>
  <w:footnote w:type="continuationSeparator" w:id="0">
    <w:p w:rsidR="00AA4801" w:rsidRDefault="00AA4801" w:rsidP="00D46E4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CC5181"/>
    <w:multiLevelType w:val="hybridMultilevel"/>
    <w:tmpl w:val="37AC1552"/>
    <w:lvl w:ilvl="0" w:tplc="D2720702">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rcia Carreras, Bernardo">
    <w15:presenceInfo w15:providerId="AD" w15:userId="S-1-5-21-243037206-41955558-561332275-24466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oNotDisplayPageBoundaries/>
  <w:proofState w:spelling="clean" w:grammar="clean"/>
  <w:trackRevisions/>
  <w:defaultTabStop w:val="720"/>
  <w:characterSpacingControl w:val="doNotCompress"/>
  <w:footnotePr>
    <w:footnote w:id="-1"/>
    <w:footnote w:id="0"/>
  </w:footnotePr>
  <w:endnotePr>
    <w:endnote w:id="-1"/>
    <w:endnote w:id="0"/>
  </w:endnotePr>
  <w:compat>
    <w:useFELayout/>
  </w:compat>
  <w:rsids>
    <w:rsidRoot w:val="00121748"/>
    <w:rsid w:val="00004866"/>
    <w:rsid w:val="000066B2"/>
    <w:rsid w:val="00011B69"/>
    <w:rsid w:val="0001250D"/>
    <w:rsid w:val="00014A89"/>
    <w:rsid w:val="00015042"/>
    <w:rsid w:val="00017082"/>
    <w:rsid w:val="00017867"/>
    <w:rsid w:val="00017D20"/>
    <w:rsid w:val="00023CB6"/>
    <w:rsid w:val="00025848"/>
    <w:rsid w:val="00027BCB"/>
    <w:rsid w:val="00027D3D"/>
    <w:rsid w:val="00027FBE"/>
    <w:rsid w:val="00030FDA"/>
    <w:rsid w:val="000341B4"/>
    <w:rsid w:val="000344EA"/>
    <w:rsid w:val="0003537C"/>
    <w:rsid w:val="000370D2"/>
    <w:rsid w:val="00037288"/>
    <w:rsid w:val="00040C63"/>
    <w:rsid w:val="00041157"/>
    <w:rsid w:val="00043B1A"/>
    <w:rsid w:val="00044AFB"/>
    <w:rsid w:val="0004773C"/>
    <w:rsid w:val="00051EB2"/>
    <w:rsid w:val="000533BA"/>
    <w:rsid w:val="0005387E"/>
    <w:rsid w:val="00053C46"/>
    <w:rsid w:val="000544DD"/>
    <w:rsid w:val="0005478F"/>
    <w:rsid w:val="00055913"/>
    <w:rsid w:val="00060D5D"/>
    <w:rsid w:val="00061073"/>
    <w:rsid w:val="00063019"/>
    <w:rsid w:val="00064004"/>
    <w:rsid w:val="00064376"/>
    <w:rsid w:val="000657A3"/>
    <w:rsid w:val="000662AD"/>
    <w:rsid w:val="00073887"/>
    <w:rsid w:val="0007642A"/>
    <w:rsid w:val="0008083C"/>
    <w:rsid w:val="00080ABA"/>
    <w:rsid w:val="00080BAD"/>
    <w:rsid w:val="000830E9"/>
    <w:rsid w:val="00085F5B"/>
    <w:rsid w:val="00086EAA"/>
    <w:rsid w:val="000902B9"/>
    <w:rsid w:val="000907F3"/>
    <w:rsid w:val="000913F4"/>
    <w:rsid w:val="00091DA3"/>
    <w:rsid w:val="000926A2"/>
    <w:rsid w:val="00092CAF"/>
    <w:rsid w:val="0009356B"/>
    <w:rsid w:val="000943E6"/>
    <w:rsid w:val="0009681B"/>
    <w:rsid w:val="000A08FF"/>
    <w:rsid w:val="000A1B80"/>
    <w:rsid w:val="000A49EA"/>
    <w:rsid w:val="000A4D7D"/>
    <w:rsid w:val="000B0644"/>
    <w:rsid w:val="000B1285"/>
    <w:rsid w:val="000B2145"/>
    <w:rsid w:val="000B4020"/>
    <w:rsid w:val="000B45DD"/>
    <w:rsid w:val="000B4D12"/>
    <w:rsid w:val="000C1D1F"/>
    <w:rsid w:val="000C2B8B"/>
    <w:rsid w:val="000D189E"/>
    <w:rsid w:val="000D530B"/>
    <w:rsid w:val="000D6095"/>
    <w:rsid w:val="000D68BC"/>
    <w:rsid w:val="000E113F"/>
    <w:rsid w:val="000E1816"/>
    <w:rsid w:val="000E3993"/>
    <w:rsid w:val="000E7209"/>
    <w:rsid w:val="000E7CD8"/>
    <w:rsid w:val="000F0047"/>
    <w:rsid w:val="000F1988"/>
    <w:rsid w:val="000F5B73"/>
    <w:rsid w:val="000F5E5B"/>
    <w:rsid w:val="000F7A7F"/>
    <w:rsid w:val="00101B23"/>
    <w:rsid w:val="00102EEC"/>
    <w:rsid w:val="001053B2"/>
    <w:rsid w:val="00105BF2"/>
    <w:rsid w:val="00105D40"/>
    <w:rsid w:val="001109D7"/>
    <w:rsid w:val="00111CB7"/>
    <w:rsid w:val="001142CF"/>
    <w:rsid w:val="00116221"/>
    <w:rsid w:val="0011634C"/>
    <w:rsid w:val="00116759"/>
    <w:rsid w:val="00120408"/>
    <w:rsid w:val="0012092C"/>
    <w:rsid w:val="00121748"/>
    <w:rsid w:val="00122417"/>
    <w:rsid w:val="0012328A"/>
    <w:rsid w:val="001232E7"/>
    <w:rsid w:val="00123ABE"/>
    <w:rsid w:val="00123B18"/>
    <w:rsid w:val="0012428C"/>
    <w:rsid w:val="00124B8D"/>
    <w:rsid w:val="001260E9"/>
    <w:rsid w:val="0013016E"/>
    <w:rsid w:val="00130CBC"/>
    <w:rsid w:val="0013415E"/>
    <w:rsid w:val="00134B2D"/>
    <w:rsid w:val="00134FCF"/>
    <w:rsid w:val="001361D9"/>
    <w:rsid w:val="001405FE"/>
    <w:rsid w:val="00141091"/>
    <w:rsid w:val="001418B8"/>
    <w:rsid w:val="00143EDD"/>
    <w:rsid w:val="001447C7"/>
    <w:rsid w:val="00146111"/>
    <w:rsid w:val="001463B9"/>
    <w:rsid w:val="00147648"/>
    <w:rsid w:val="00147B88"/>
    <w:rsid w:val="00147E71"/>
    <w:rsid w:val="00150D7C"/>
    <w:rsid w:val="00151DA8"/>
    <w:rsid w:val="001523F6"/>
    <w:rsid w:val="0015294F"/>
    <w:rsid w:val="00152A05"/>
    <w:rsid w:val="00153275"/>
    <w:rsid w:val="00153DED"/>
    <w:rsid w:val="00154768"/>
    <w:rsid w:val="001564EA"/>
    <w:rsid w:val="001571B4"/>
    <w:rsid w:val="00160555"/>
    <w:rsid w:val="00162524"/>
    <w:rsid w:val="00163C1E"/>
    <w:rsid w:val="00164050"/>
    <w:rsid w:val="00164194"/>
    <w:rsid w:val="00170152"/>
    <w:rsid w:val="00171EDC"/>
    <w:rsid w:val="001738CB"/>
    <w:rsid w:val="0017706F"/>
    <w:rsid w:val="00177309"/>
    <w:rsid w:val="001773A6"/>
    <w:rsid w:val="00177672"/>
    <w:rsid w:val="00177CB0"/>
    <w:rsid w:val="00181A3B"/>
    <w:rsid w:val="00183BD2"/>
    <w:rsid w:val="00183F8C"/>
    <w:rsid w:val="00186607"/>
    <w:rsid w:val="0018670C"/>
    <w:rsid w:val="001973DB"/>
    <w:rsid w:val="001A1616"/>
    <w:rsid w:val="001A2CC1"/>
    <w:rsid w:val="001A36C3"/>
    <w:rsid w:val="001A4D50"/>
    <w:rsid w:val="001A5A63"/>
    <w:rsid w:val="001B0D47"/>
    <w:rsid w:val="001B34A9"/>
    <w:rsid w:val="001B38F1"/>
    <w:rsid w:val="001B500D"/>
    <w:rsid w:val="001B6692"/>
    <w:rsid w:val="001C0CA3"/>
    <w:rsid w:val="001C1B4B"/>
    <w:rsid w:val="001C218E"/>
    <w:rsid w:val="001C5A1C"/>
    <w:rsid w:val="001C743F"/>
    <w:rsid w:val="001C7C0D"/>
    <w:rsid w:val="001D0DE0"/>
    <w:rsid w:val="001D1198"/>
    <w:rsid w:val="001D1694"/>
    <w:rsid w:val="001D2999"/>
    <w:rsid w:val="001D3ABB"/>
    <w:rsid w:val="001D3B15"/>
    <w:rsid w:val="001D4AAB"/>
    <w:rsid w:val="001D581A"/>
    <w:rsid w:val="001D587C"/>
    <w:rsid w:val="001E202D"/>
    <w:rsid w:val="001E5571"/>
    <w:rsid w:val="001E7AEA"/>
    <w:rsid w:val="001F2085"/>
    <w:rsid w:val="001F5E29"/>
    <w:rsid w:val="00201408"/>
    <w:rsid w:val="002028B1"/>
    <w:rsid w:val="00204205"/>
    <w:rsid w:val="0020576C"/>
    <w:rsid w:val="00206F97"/>
    <w:rsid w:val="00207686"/>
    <w:rsid w:val="002130D7"/>
    <w:rsid w:val="00216960"/>
    <w:rsid w:val="00217ECD"/>
    <w:rsid w:val="00220A1E"/>
    <w:rsid w:val="00222C36"/>
    <w:rsid w:val="00231CEF"/>
    <w:rsid w:val="00231D9A"/>
    <w:rsid w:val="00232662"/>
    <w:rsid w:val="0023348E"/>
    <w:rsid w:val="00234400"/>
    <w:rsid w:val="00234ACF"/>
    <w:rsid w:val="00234F88"/>
    <w:rsid w:val="00236E16"/>
    <w:rsid w:val="00236FD0"/>
    <w:rsid w:val="0024009E"/>
    <w:rsid w:val="00240143"/>
    <w:rsid w:val="00242585"/>
    <w:rsid w:val="002436C8"/>
    <w:rsid w:val="00243E02"/>
    <w:rsid w:val="002445E6"/>
    <w:rsid w:val="002446A2"/>
    <w:rsid w:val="00246ACA"/>
    <w:rsid w:val="00252E90"/>
    <w:rsid w:val="00254709"/>
    <w:rsid w:val="00260B98"/>
    <w:rsid w:val="00260F35"/>
    <w:rsid w:val="00262698"/>
    <w:rsid w:val="002627F0"/>
    <w:rsid w:val="00262E4C"/>
    <w:rsid w:val="00263A7C"/>
    <w:rsid w:val="00264B7D"/>
    <w:rsid w:val="00265B0D"/>
    <w:rsid w:val="00266247"/>
    <w:rsid w:val="00270E5B"/>
    <w:rsid w:val="00271F9F"/>
    <w:rsid w:val="002724C6"/>
    <w:rsid w:val="00272D37"/>
    <w:rsid w:val="00273BE6"/>
    <w:rsid w:val="002740BA"/>
    <w:rsid w:val="00277DC2"/>
    <w:rsid w:val="002802FE"/>
    <w:rsid w:val="0028080F"/>
    <w:rsid w:val="0028310C"/>
    <w:rsid w:val="002834FA"/>
    <w:rsid w:val="00283A5C"/>
    <w:rsid w:val="00283F51"/>
    <w:rsid w:val="00290D5C"/>
    <w:rsid w:val="0029376C"/>
    <w:rsid w:val="00293B0E"/>
    <w:rsid w:val="00294F9D"/>
    <w:rsid w:val="00295254"/>
    <w:rsid w:val="002952F7"/>
    <w:rsid w:val="00296535"/>
    <w:rsid w:val="00296CBB"/>
    <w:rsid w:val="00297BA7"/>
    <w:rsid w:val="002A1402"/>
    <w:rsid w:val="002A1505"/>
    <w:rsid w:val="002A5394"/>
    <w:rsid w:val="002A5B0A"/>
    <w:rsid w:val="002B3138"/>
    <w:rsid w:val="002B5259"/>
    <w:rsid w:val="002B65A4"/>
    <w:rsid w:val="002B738B"/>
    <w:rsid w:val="002C1448"/>
    <w:rsid w:val="002C2D1E"/>
    <w:rsid w:val="002C3D34"/>
    <w:rsid w:val="002C42C2"/>
    <w:rsid w:val="002C6855"/>
    <w:rsid w:val="002D0ED2"/>
    <w:rsid w:val="002D3D25"/>
    <w:rsid w:val="002D6E7B"/>
    <w:rsid w:val="002D705D"/>
    <w:rsid w:val="002E05C8"/>
    <w:rsid w:val="002E07A2"/>
    <w:rsid w:val="002E0A99"/>
    <w:rsid w:val="002E2B40"/>
    <w:rsid w:val="002E2DF8"/>
    <w:rsid w:val="002E36B8"/>
    <w:rsid w:val="002E3B71"/>
    <w:rsid w:val="002E6E58"/>
    <w:rsid w:val="002F37BE"/>
    <w:rsid w:val="002F40FE"/>
    <w:rsid w:val="002F75F4"/>
    <w:rsid w:val="003006E1"/>
    <w:rsid w:val="00300AC4"/>
    <w:rsid w:val="00301415"/>
    <w:rsid w:val="003024F5"/>
    <w:rsid w:val="003039B6"/>
    <w:rsid w:val="00303EF8"/>
    <w:rsid w:val="00305A6A"/>
    <w:rsid w:val="00306035"/>
    <w:rsid w:val="003060B8"/>
    <w:rsid w:val="003067A8"/>
    <w:rsid w:val="0030740A"/>
    <w:rsid w:val="0031196B"/>
    <w:rsid w:val="00311BEE"/>
    <w:rsid w:val="00312982"/>
    <w:rsid w:val="00316815"/>
    <w:rsid w:val="0031689E"/>
    <w:rsid w:val="0032076F"/>
    <w:rsid w:val="00320B71"/>
    <w:rsid w:val="00321BC0"/>
    <w:rsid w:val="00321F9F"/>
    <w:rsid w:val="003228C4"/>
    <w:rsid w:val="00322C0C"/>
    <w:rsid w:val="00323181"/>
    <w:rsid w:val="00325624"/>
    <w:rsid w:val="003258F0"/>
    <w:rsid w:val="00327780"/>
    <w:rsid w:val="00330D06"/>
    <w:rsid w:val="00331B33"/>
    <w:rsid w:val="00332AFA"/>
    <w:rsid w:val="00332FA3"/>
    <w:rsid w:val="003343F8"/>
    <w:rsid w:val="003375E9"/>
    <w:rsid w:val="00337712"/>
    <w:rsid w:val="0033778C"/>
    <w:rsid w:val="0033785B"/>
    <w:rsid w:val="00340177"/>
    <w:rsid w:val="00340A3A"/>
    <w:rsid w:val="00340F4C"/>
    <w:rsid w:val="0034386A"/>
    <w:rsid w:val="00343A93"/>
    <w:rsid w:val="003444A0"/>
    <w:rsid w:val="00344EF4"/>
    <w:rsid w:val="00345785"/>
    <w:rsid w:val="00345AE5"/>
    <w:rsid w:val="00347208"/>
    <w:rsid w:val="003472A5"/>
    <w:rsid w:val="00351400"/>
    <w:rsid w:val="003548DC"/>
    <w:rsid w:val="00355D5F"/>
    <w:rsid w:val="00360AA4"/>
    <w:rsid w:val="00360BD2"/>
    <w:rsid w:val="0036136F"/>
    <w:rsid w:val="0036419E"/>
    <w:rsid w:val="003642F8"/>
    <w:rsid w:val="0036430C"/>
    <w:rsid w:val="00364F22"/>
    <w:rsid w:val="003669FC"/>
    <w:rsid w:val="003676D3"/>
    <w:rsid w:val="0037262D"/>
    <w:rsid w:val="00372926"/>
    <w:rsid w:val="00372F33"/>
    <w:rsid w:val="00376B4A"/>
    <w:rsid w:val="00380615"/>
    <w:rsid w:val="00380C56"/>
    <w:rsid w:val="00380CDE"/>
    <w:rsid w:val="003812D6"/>
    <w:rsid w:val="00381C5D"/>
    <w:rsid w:val="003905DD"/>
    <w:rsid w:val="0039173A"/>
    <w:rsid w:val="003936C1"/>
    <w:rsid w:val="003A0C7F"/>
    <w:rsid w:val="003A20EA"/>
    <w:rsid w:val="003A24F6"/>
    <w:rsid w:val="003A4CEA"/>
    <w:rsid w:val="003A512C"/>
    <w:rsid w:val="003A6D04"/>
    <w:rsid w:val="003A6E6A"/>
    <w:rsid w:val="003A7680"/>
    <w:rsid w:val="003B0616"/>
    <w:rsid w:val="003B1315"/>
    <w:rsid w:val="003B2724"/>
    <w:rsid w:val="003B2CEF"/>
    <w:rsid w:val="003B7E49"/>
    <w:rsid w:val="003C2958"/>
    <w:rsid w:val="003C2EF0"/>
    <w:rsid w:val="003C30B4"/>
    <w:rsid w:val="003C409F"/>
    <w:rsid w:val="003C4918"/>
    <w:rsid w:val="003C58E7"/>
    <w:rsid w:val="003C5D0E"/>
    <w:rsid w:val="003C7679"/>
    <w:rsid w:val="003D30E8"/>
    <w:rsid w:val="003D37FA"/>
    <w:rsid w:val="003D63DD"/>
    <w:rsid w:val="003E4619"/>
    <w:rsid w:val="003E55CA"/>
    <w:rsid w:val="003F2068"/>
    <w:rsid w:val="003F207E"/>
    <w:rsid w:val="003F5E76"/>
    <w:rsid w:val="003F648A"/>
    <w:rsid w:val="003F64D5"/>
    <w:rsid w:val="003F7885"/>
    <w:rsid w:val="003F78B4"/>
    <w:rsid w:val="00401BB9"/>
    <w:rsid w:val="00401CF9"/>
    <w:rsid w:val="004027D7"/>
    <w:rsid w:val="004030F8"/>
    <w:rsid w:val="00403AE6"/>
    <w:rsid w:val="00404D6F"/>
    <w:rsid w:val="00405FE9"/>
    <w:rsid w:val="00406DE2"/>
    <w:rsid w:val="00407232"/>
    <w:rsid w:val="004075F4"/>
    <w:rsid w:val="00411AE6"/>
    <w:rsid w:val="00412012"/>
    <w:rsid w:val="00412321"/>
    <w:rsid w:val="004138BD"/>
    <w:rsid w:val="00422245"/>
    <w:rsid w:val="004222DF"/>
    <w:rsid w:val="00422FB6"/>
    <w:rsid w:val="00424A23"/>
    <w:rsid w:val="0042523C"/>
    <w:rsid w:val="00427708"/>
    <w:rsid w:val="00430409"/>
    <w:rsid w:val="0043193F"/>
    <w:rsid w:val="0043233B"/>
    <w:rsid w:val="004328C4"/>
    <w:rsid w:val="00433364"/>
    <w:rsid w:val="0043352D"/>
    <w:rsid w:val="00437F8E"/>
    <w:rsid w:val="00441D25"/>
    <w:rsid w:val="004427C1"/>
    <w:rsid w:val="00446060"/>
    <w:rsid w:val="00446739"/>
    <w:rsid w:val="00446F86"/>
    <w:rsid w:val="0045114B"/>
    <w:rsid w:val="00452C9B"/>
    <w:rsid w:val="00454452"/>
    <w:rsid w:val="004546F9"/>
    <w:rsid w:val="00455704"/>
    <w:rsid w:val="00455C09"/>
    <w:rsid w:val="00455E0D"/>
    <w:rsid w:val="00457226"/>
    <w:rsid w:val="00460AFF"/>
    <w:rsid w:val="00465CA4"/>
    <w:rsid w:val="004665A6"/>
    <w:rsid w:val="00466F70"/>
    <w:rsid w:val="00467696"/>
    <w:rsid w:val="00470F19"/>
    <w:rsid w:val="00475073"/>
    <w:rsid w:val="00475127"/>
    <w:rsid w:val="004756E1"/>
    <w:rsid w:val="00475DB8"/>
    <w:rsid w:val="004774A5"/>
    <w:rsid w:val="00481EAF"/>
    <w:rsid w:val="0048214A"/>
    <w:rsid w:val="00482C93"/>
    <w:rsid w:val="0048521E"/>
    <w:rsid w:val="004852B4"/>
    <w:rsid w:val="00486AA6"/>
    <w:rsid w:val="00487714"/>
    <w:rsid w:val="00492026"/>
    <w:rsid w:val="0049426F"/>
    <w:rsid w:val="0049431C"/>
    <w:rsid w:val="00495346"/>
    <w:rsid w:val="00496682"/>
    <w:rsid w:val="004979B3"/>
    <w:rsid w:val="00497C77"/>
    <w:rsid w:val="004A20F1"/>
    <w:rsid w:val="004A240D"/>
    <w:rsid w:val="004A2D62"/>
    <w:rsid w:val="004A3A61"/>
    <w:rsid w:val="004A51B1"/>
    <w:rsid w:val="004B05F2"/>
    <w:rsid w:val="004B1C3B"/>
    <w:rsid w:val="004B5977"/>
    <w:rsid w:val="004B5DDC"/>
    <w:rsid w:val="004C5877"/>
    <w:rsid w:val="004D13DB"/>
    <w:rsid w:val="004D29A4"/>
    <w:rsid w:val="004D4BD5"/>
    <w:rsid w:val="004D5B06"/>
    <w:rsid w:val="004D6308"/>
    <w:rsid w:val="004D6363"/>
    <w:rsid w:val="004E0A4A"/>
    <w:rsid w:val="004E3F4D"/>
    <w:rsid w:val="004E40B6"/>
    <w:rsid w:val="004E4AF3"/>
    <w:rsid w:val="004E4EBB"/>
    <w:rsid w:val="004F0DDB"/>
    <w:rsid w:val="004F1C8C"/>
    <w:rsid w:val="004F25F2"/>
    <w:rsid w:val="004F4598"/>
    <w:rsid w:val="004F64FB"/>
    <w:rsid w:val="005013A7"/>
    <w:rsid w:val="00502BAE"/>
    <w:rsid w:val="00502F1A"/>
    <w:rsid w:val="005039BB"/>
    <w:rsid w:val="00504C81"/>
    <w:rsid w:val="00505302"/>
    <w:rsid w:val="00505B31"/>
    <w:rsid w:val="0050638E"/>
    <w:rsid w:val="00506D5A"/>
    <w:rsid w:val="005079E1"/>
    <w:rsid w:val="00510F41"/>
    <w:rsid w:val="00511804"/>
    <w:rsid w:val="005134AF"/>
    <w:rsid w:val="00515827"/>
    <w:rsid w:val="005168BA"/>
    <w:rsid w:val="00517562"/>
    <w:rsid w:val="005178B6"/>
    <w:rsid w:val="005208F9"/>
    <w:rsid w:val="0052146D"/>
    <w:rsid w:val="0052169A"/>
    <w:rsid w:val="00521E94"/>
    <w:rsid w:val="00522AF6"/>
    <w:rsid w:val="00524956"/>
    <w:rsid w:val="0052534E"/>
    <w:rsid w:val="00525F69"/>
    <w:rsid w:val="00531A93"/>
    <w:rsid w:val="00531B41"/>
    <w:rsid w:val="00532EED"/>
    <w:rsid w:val="00534D14"/>
    <w:rsid w:val="00535177"/>
    <w:rsid w:val="00535744"/>
    <w:rsid w:val="00536080"/>
    <w:rsid w:val="0053689D"/>
    <w:rsid w:val="00537A69"/>
    <w:rsid w:val="00540CDF"/>
    <w:rsid w:val="00541DF7"/>
    <w:rsid w:val="00544833"/>
    <w:rsid w:val="0054569B"/>
    <w:rsid w:val="00546AC1"/>
    <w:rsid w:val="0054740C"/>
    <w:rsid w:val="0055035F"/>
    <w:rsid w:val="00550DAC"/>
    <w:rsid w:val="00551334"/>
    <w:rsid w:val="005520D6"/>
    <w:rsid w:val="00555655"/>
    <w:rsid w:val="00556922"/>
    <w:rsid w:val="00561CBB"/>
    <w:rsid w:val="00563395"/>
    <w:rsid w:val="00563A85"/>
    <w:rsid w:val="00565CEC"/>
    <w:rsid w:val="00566369"/>
    <w:rsid w:val="00567224"/>
    <w:rsid w:val="005700EA"/>
    <w:rsid w:val="005702FE"/>
    <w:rsid w:val="005714B0"/>
    <w:rsid w:val="0057301B"/>
    <w:rsid w:val="00573109"/>
    <w:rsid w:val="00573305"/>
    <w:rsid w:val="0057536C"/>
    <w:rsid w:val="005767CB"/>
    <w:rsid w:val="00576D8F"/>
    <w:rsid w:val="005815AE"/>
    <w:rsid w:val="00581B24"/>
    <w:rsid w:val="00581E7A"/>
    <w:rsid w:val="00582749"/>
    <w:rsid w:val="0058300A"/>
    <w:rsid w:val="00584671"/>
    <w:rsid w:val="005847C4"/>
    <w:rsid w:val="00585746"/>
    <w:rsid w:val="00586CAA"/>
    <w:rsid w:val="0059034F"/>
    <w:rsid w:val="005920D8"/>
    <w:rsid w:val="00592D5B"/>
    <w:rsid w:val="005A37C4"/>
    <w:rsid w:val="005A3B04"/>
    <w:rsid w:val="005A4935"/>
    <w:rsid w:val="005A4EB3"/>
    <w:rsid w:val="005A6D95"/>
    <w:rsid w:val="005A7479"/>
    <w:rsid w:val="005A7962"/>
    <w:rsid w:val="005A7A19"/>
    <w:rsid w:val="005A7BFD"/>
    <w:rsid w:val="005B09EE"/>
    <w:rsid w:val="005B2FA6"/>
    <w:rsid w:val="005B4F50"/>
    <w:rsid w:val="005B5740"/>
    <w:rsid w:val="005B763E"/>
    <w:rsid w:val="005C0700"/>
    <w:rsid w:val="005C2EED"/>
    <w:rsid w:val="005C5310"/>
    <w:rsid w:val="005C7A07"/>
    <w:rsid w:val="005D01E0"/>
    <w:rsid w:val="005D1294"/>
    <w:rsid w:val="005D30DF"/>
    <w:rsid w:val="005D6558"/>
    <w:rsid w:val="005D65D7"/>
    <w:rsid w:val="005D68F0"/>
    <w:rsid w:val="005D6D19"/>
    <w:rsid w:val="005E10CB"/>
    <w:rsid w:val="005E1F30"/>
    <w:rsid w:val="005E2E2A"/>
    <w:rsid w:val="005E4D9C"/>
    <w:rsid w:val="005E7967"/>
    <w:rsid w:val="005F112D"/>
    <w:rsid w:val="005F65AB"/>
    <w:rsid w:val="00600701"/>
    <w:rsid w:val="006020F1"/>
    <w:rsid w:val="0060287F"/>
    <w:rsid w:val="00602FA4"/>
    <w:rsid w:val="006043A4"/>
    <w:rsid w:val="00604E17"/>
    <w:rsid w:val="00606A1B"/>
    <w:rsid w:val="006075B3"/>
    <w:rsid w:val="006104D4"/>
    <w:rsid w:val="00610C99"/>
    <w:rsid w:val="006123D5"/>
    <w:rsid w:val="0061250A"/>
    <w:rsid w:val="0061436C"/>
    <w:rsid w:val="00615120"/>
    <w:rsid w:val="006160F9"/>
    <w:rsid w:val="00616537"/>
    <w:rsid w:val="00616F28"/>
    <w:rsid w:val="00620244"/>
    <w:rsid w:val="006205D9"/>
    <w:rsid w:val="00623E3C"/>
    <w:rsid w:val="00623FD6"/>
    <w:rsid w:val="0063174E"/>
    <w:rsid w:val="00631CC1"/>
    <w:rsid w:val="00633C7D"/>
    <w:rsid w:val="006357B7"/>
    <w:rsid w:val="00636C9E"/>
    <w:rsid w:val="0064073C"/>
    <w:rsid w:val="00641245"/>
    <w:rsid w:val="006419C8"/>
    <w:rsid w:val="00642FEA"/>
    <w:rsid w:val="00643A90"/>
    <w:rsid w:val="0064440F"/>
    <w:rsid w:val="006448B0"/>
    <w:rsid w:val="00645753"/>
    <w:rsid w:val="00645EB0"/>
    <w:rsid w:val="006478AF"/>
    <w:rsid w:val="006513F8"/>
    <w:rsid w:val="006519D9"/>
    <w:rsid w:val="00652DDE"/>
    <w:rsid w:val="00653ABB"/>
    <w:rsid w:val="00655D20"/>
    <w:rsid w:val="00655EEA"/>
    <w:rsid w:val="006568AC"/>
    <w:rsid w:val="00656E6B"/>
    <w:rsid w:val="006574D9"/>
    <w:rsid w:val="006601C7"/>
    <w:rsid w:val="00662780"/>
    <w:rsid w:val="00662D54"/>
    <w:rsid w:val="00664F75"/>
    <w:rsid w:val="0066555E"/>
    <w:rsid w:val="0066614F"/>
    <w:rsid w:val="00666B2E"/>
    <w:rsid w:val="00671282"/>
    <w:rsid w:val="006713BA"/>
    <w:rsid w:val="00671445"/>
    <w:rsid w:val="00671486"/>
    <w:rsid w:val="00672F61"/>
    <w:rsid w:val="00675ED9"/>
    <w:rsid w:val="00676EEE"/>
    <w:rsid w:val="00680FD9"/>
    <w:rsid w:val="0068451E"/>
    <w:rsid w:val="00686134"/>
    <w:rsid w:val="00686D5B"/>
    <w:rsid w:val="00687910"/>
    <w:rsid w:val="00687B8E"/>
    <w:rsid w:val="00690C11"/>
    <w:rsid w:val="00691734"/>
    <w:rsid w:val="0069187C"/>
    <w:rsid w:val="006928E9"/>
    <w:rsid w:val="00692D9F"/>
    <w:rsid w:val="006950D0"/>
    <w:rsid w:val="00695D06"/>
    <w:rsid w:val="00696BE6"/>
    <w:rsid w:val="006A24DD"/>
    <w:rsid w:val="006A276A"/>
    <w:rsid w:val="006A3D77"/>
    <w:rsid w:val="006A49AA"/>
    <w:rsid w:val="006B06B3"/>
    <w:rsid w:val="006B08AA"/>
    <w:rsid w:val="006B1099"/>
    <w:rsid w:val="006B1942"/>
    <w:rsid w:val="006B19F8"/>
    <w:rsid w:val="006B41F3"/>
    <w:rsid w:val="006B53CF"/>
    <w:rsid w:val="006B5EA5"/>
    <w:rsid w:val="006B7EB2"/>
    <w:rsid w:val="006C19F1"/>
    <w:rsid w:val="006C204D"/>
    <w:rsid w:val="006C2EA1"/>
    <w:rsid w:val="006C3769"/>
    <w:rsid w:val="006C3E34"/>
    <w:rsid w:val="006C5EC5"/>
    <w:rsid w:val="006D0A2A"/>
    <w:rsid w:val="006D187C"/>
    <w:rsid w:val="006D563E"/>
    <w:rsid w:val="006E21BF"/>
    <w:rsid w:val="006E747B"/>
    <w:rsid w:val="006F37B2"/>
    <w:rsid w:val="006F3C64"/>
    <w:rsid w:val="006F5948"/>
    <w:rsid w:val="006F7EE4"/>
    <w:rsid w:val="00700689"/>
    <w:rsid w:val="00700B9E"/>
    <w:rsid w:val="007017C1"/>
    <w:rsid w:val="0070221B"/>
    <w:rsid w:val="00702621"/>
    <w:rsid w:val="00704270"/>
    <w:rsid w:val="00705143"/>
    <w:rsid w:val="00706361"/>
    <w:rsid w:val="007066FE"/>
    <w:rsid w:val="00706C3C"/>
    <w:rsid w:val="007072EF"/>
    <w:rsid w:val="00710BF0"/>
    <w:rsid w:val="00711655"/>
    <w:rsid w:val="00713A9C"/>
    <w:rsid w:val="00714FB5"/>
    <w:rsid w:val="007159F2"/>
    <w:rsid w:val="00715DCA"/>
    <w:rsid w:val="0071778B"/>
    <w:rsid w:val="007200CC"/>
    <w:rsid w:val="0072137E"/>
    <w:rsid w:val="007230BF"/>
    <w:rsid w:val="0073415D"/>
    <w:rsid w:val="00735436"/>
    <w:rsid w:val="00735ADD"/>
    <w:rsid w:val="00736CF5"/>
    <w:rsid w:val="007416EC"/>
    <w:rsid w:val="00741E5B"/>
    <w:rsid w:val="00747654"/>
    <w:rsid w:val="0074770D"/>
    <w:rsid w:val="007560AB"/>
    <w:rsid w:val="00756992"/>
    <w:rsid w:val="007572B3"/>
    <w:rsid w:val="00761254"/>
    <w:rsid w:val="00761BEE"/>
    <w:rsid w:val="00762049"/>
    <w:rsid w:val="0076306F"/>
    <w:rsid w:val="00763A7F"/>
    <w:rsid w:val="00764727"/>
    <w:rsid w:val="00765500"/>
    <w:rsid w:val="00771EA6"/>
    <w:rsid w:val="007735F8"/>
    <w:rsid w:val="0078076D"/>
    <w:rsid w:val="00782030"/>
    <w:rsid w:val="0078208B"/>
    <w:rsid w:val="007825B6"/>
    <w:rsid w:val="007835E2"/>
    <w:rsid w:val="007837D2"/>
    <w:rsid w:val="00783C4D"/>
    <w:rsid w:val="0078669A"/>
    <w:rsid w:val="007879C0"/>
    <w:rsid w:val="00787F78"/>
    <w:rsid w:val="00787FE3"/>
    <w:rsid w:val="00791EA8"/>
    <w:rsid w:val="007926CF"/>
    <w:rsid w:val="007936D9"/>
    <w:rsid w:val="00795339"/>
    <w:rsid w:val="00795A19"/>
    <w:rsid w:val="00796890"/>
    <w:rsid w:val="00796B25"/>
    <w:rsid w:val="007A20CA"/>
    <w:rsid w:val="007A266B"/>
    <w:rsid w:val="007A4CA9"/>
    <w:rsid w:val="007A4D9A"/>
    <w:rsid w:val="007A4E37"/>
    <w:rsid w:val="007A4F65"/>
    <w:rsid w:val="007A6608"/>
    <w:rsid w:val="007A670F"/>
    <w:rsid w:val="007A6AE1"/>
    <w:rsid w:val="007A7457"/>
    <w:rsid w:val="007A7B52"/>
    <w:rsid w:val="007B04A3"/>
    <w:rsid w:val="007B1EF2"/>
    <w:rsid w:val="007B2F54"/>
    <w:rsid w:val="007B4D8A"/>
    <w:rsid w:val="007B5508"/>
    <w:rsid w:val="007B5EBF"/>
    <w:rsid w:val="007C6386"/>
    <w:rsid w:val="007C7583"/>
    <w:rsid w:val="007C7649"/>
    <w:rsid w:val="007D12E2"/>
    <w:rsid w:val="007D1AFD"/>
    <w:rsid w:val="007D1F35"/>
    <w:rsid w:val="007D3130"/>
    <w:rsid w:val="007D5C5B"/>
    <w:rsid w:val="007D6E81"/>
    <w:rsid w:val="007D7A72"/>
    <w:rsid w:val="007E01A6"/>
    <w:rsid w:val="007E2D7E"/>
    <w:rsid w:val="007E3847"/>
    <w:rsid w:val="007E630E"/>
    <w:rsid w:val="007E6D54"/>
    <w:rsid w:val="007F3292"/>
    <w:rsid w:val="007F5560"/>
    <w:rsid w:val="008025AE"/>
    <w:rsid w:val="008025C0"/>
    <w:rsid w:val="008027B3"/>
    <w:rsid w:val="00803574"/>
    <w:rsid w:val="00803828"/>
    <w:rsid w:val="008054AF"/>
    <w:rsid w:val="00805A38"/>
    <w:rsid w:val="00805FB4"/>
    <w:rsid w:val="00806A58"/>
    <w:rsid w:val="00811042"/>
    <w:rsid w:val="00812CEE"/>
    <w:rsid w:val="0081307B"/>
    <w:rsid w:val="00813218"/>
    <w:rsid w:val="00813FB2"/>
    <w:rsid w:val="008142C6"/>
    <w:rsid w:val="008160DA"/>
    <w:rsid w:val="00817D2E"/>
    <w:rsid w:val="00817EDC"/>
    <w:rsid w:val="008337C5"/>
    <w:rsid w:val="008347B6"/>
    <w:rsid w:val="00840817"/>
    <w:rsid w:val="00841A6B"/>
    <w:rsid w:val="00841BEA"/>
    <w:rsid w:val="008437FD"/>
    <w:rsid w:val="00843BA5"/>
    <w:rsid w:val="0084431E"/>
    <w:rsid w:val="00844C34"/>
    <w:rsid w:val="00845DCE"/>
    <w:rsid w:val="0084612C"/>
    <w:rsid w:val="0084647D"/>
    <w:rsid w:val="00846BB6"/>
    <w:rsid w:val="008475D7"/>
    <w:rsid w:val="008518D0"/>
    <w:rsid w:val="008534FC"/>
    <w:rsid w:val="008543BD"/>
    <w:rsid w:val="00854D6F"/>
    <w:rsid w:val="00855016"/>
    <w:rsid w:val="00860C92"/>
    <w:rsid w:val="008611EC"/>
    <w:rsid w:val="00863457"/>
    <w:rsid w:val="00864F41"/>
    <w:rsid w:val="00867E02"/>
    <w:rsid w:val="0087086A"/>
    <w:rsid w:val="00870DDF"/>
    <w:rsid w:val="0087245E"/>
    <w:rsid w:val="00873FCF"/>
    <w:rsid w:val="008745C8"/>
    <w:rsid w:val="00874AF9"/>
    <w:rsid w:val="0087509C"/>
    <w:rsid w:val="00876B1C"/>
    <w:rsid w:val="008800E2"/>
    <w:rsid w:val="008815D0"/>
    <w:rsid w:val="00883771"/>
    <w:rsid w:val="00885EBC"/>
    <w:rsid w:val="008940B8"/>
    <w:rsid w:val="00896B94"/>
    <w:rsid w:val="008A0540"/>
    <w:rsid w:val="008A09DA"/>
    <w:rsid w:val="008A209D"/>
    <w:rsid w:val="008A35BE"/>
    <w:rsid w:val="008A6893"/>
    <w:rsid w:val="008B2FE9"/>
    <w:rsid w:val="008B4355"/>
    <w:rsid w:val="008B4416"/>
    <w:rsid w:val="008B4791"/>
    <w:rsid w:val="008B4918"/>
    <w:rsid w:val="008B4EB1"/>
    <w:rsid w:val="008B66A9"/>
    <w:rsid w:val="008B7D44"/>
    <w:rsid w:val="008C34B4"/>
    <w:rsid w:val="008C3B1F"/>
    <w:rsid w:val="008C574E"/>
    <w:rsid w:val="008C705C"/>
    <w:rsid w:val="008D1F0E"/>
    <w:rsid w:val="008D26D9"/>
    <w:rsid w:val="008D29CC"/>
    <w:rsid w:val="008D2DA3"/>
    <w:rsid w:val="008D3339"/>
    <w:rsid w:val="008D3A2D"/>
    <w:rsid w:val="008D3C8B"/>
    <w:rsid w:val="008D41F5"/>
    <w:rsid w:val="008D718D"/>
    <w:rsid w:val="008D778B"/>
    <w:rsid w:val="008E0667"/>
    <w:rsid w:val="008E6FCE"/>
    <w:rsid w:val="008E7984"/>
    <w:rsid w:val="008E7CA8"/>
    <w:rsid w:val="008E7F0A"/>
    <w:rsid w:val="008F18C5"/>
    <w:rsid w:val="008F20C1"/>
    <w:rsid w:val="008F2A35"/>
    <w:rsid w:val="008F3E24"/>
    <w:rsid w:val="008F43C6"/>
    <w:rsid w:val="008F43E0"/>
    <w:rsid w:val="008F4EC0"/>
    <w:rsid w:val="008F4F82"/>
    <w:rsid w:val="008F6381"/>
    <w:rsid w:val="008F6B76"/>
    <w:rsid w:val="00902714"/>
    <w:rsid w:val="0090588F"/>
    <w:rsid w:val="00905972"/>
    <w:rsid w:val="00906327"/>
    <w:rsid w:val="00906E3B"/>
    <w:rsid w:val="009116D7"/>
    <w:rsid w:val="00914C09"/>
    <w:rsid w:val="009170E9"/>
    <w:rsid w:val="00922C6B"/>
    <w:rsid w:val="00923A22"/>
    <w:rsid w:val="00923D16"/>
    <w:rsid w:val="00924FFC"/>
    <w:rsid w:val="00926112"/>
    <w:rsid w:val="00926E86"/>
    <w:rsid w:val="0092729F"/>
    <w:rsid w:val="009307E3"/>
    <w:rsid w:val="00931353"/>
    <w:rsid w:val="009327A6"/>
    <w:rsid w:val="00935494"/>
    <w:rsid w:val="009357C6"/>
    <w:rsid w:val="00935BCD"/>
    <w:rsid w:val="00935E3B"/>
    <w:rsid w:val="009361FD"/>
    <w:rsid w:val="009375BA"/>
    <w:rsid w:val="009414B6"/>
    <w:rsid w:val="009444EB"/>
    <w:rsid w:val="00950C15"/>
    <w:rsid w:val="009556B8"/>
    <w:rsid w:val="00957859"/>
    <w:rsid w:val="009624E7"/>
    <w:rsid w:val="00963BE0"/>
    <w:rsid w:val="00963EA6"/>
    <w:rsid w:val="0097016F"/>
    <w:rsid w:val="009705A7"/>
    <w:rsid w:val="00970B40"/>
    <w:rsid w:val="00972877"/>
    <w:rsid w:val="00974BB9"/>
    <w:rsid w:val="00977504"/>
    <w:rsid w:val="00977E66"/>
    <w:rsid w:val="00982C92"/>
    <w:rsid w:val="0098306E"/>
    <w:rsid w:val="009848E4"/>
    <w:rsid w:val="00985511"/>
    <w:rsid w:val="00986C69"/>
    <w:rsid w:val="009874E1"/>
    <w:rsid w:val="00987862"/>
    <w:rsid w:val="00987FD2"/>
    <w:rsid w:val="00992B52"/>
    <w:rsid w:val="00992DDC"/>
    <w:rsid w:val="00995318"/>
    <w:rsid w:val="0099643E"/>
    <w:rsid w:val="009A2003"/>
    <w:rsid w:val="009A30A0"/>
    <w:rsid w:val="009A34C6"/>
    <w:rsid w:val="009A3C51"/>
    <w:rsid w:val="009A771B"/>
    <w:rsid w:val="009B0ABF"/>
    <w:rsid w:val="009B30D9"/>
    <w:rsid w:val="009B4692"/>
    <w:rsid w:val="009B6A09"/>
    <w:rsid w:val="009C0790"/>
    <w:rsid w:val="009C227C"/>
    <w:rsid w:val="009C4C92"/>
    <w:rsid w:val="009C4DD6"/>
    <w:rsid w:val="009D37B5"/>
    <w:rsid w:val="009D514D"/>
    <w:rsid w:val="009D6631"/>
    <w:rsid w:val="009D710C"/>
    <w:rsid w:val="009D76F4"/>
    <w:rsid w:val="009D77BC"/>
    <w:rsid w:val="009E0577"/>
    <w:rsid w:val="009E18D5"/>
    <w:rsid w:val="009E2218"/>
    <w:rsid w:val="009E26E3"/>
    <w:rsid w:val="009E2CBF"/>
    <w:rsid w:val="009E3D59"/>
    <w:rsid w:val="009F56E0"/>
    <w:rsid w:val="009F5D72"/>
    <w:rsid w:val="009F6171"/>
    <w:rsid w:val="009F67CD"/>
    <w:rsid w:val="00A0213E"/>
    <w:rsid w:val="00A02C56"/>
    <w:rsid w:val="00A02E1C"/>
    <w:rsid w:val="00A035B7"/>
    <w:rsid w:val="00A048D4"/>
    <w:rsid w:val="00A04B7F"/>
    <w:rsid w:val="00A100E2"/>
    <w:rsid w:val="00A10C36"/>
    <w:rsid w:val="00A113A6"/>
    <w:rsid w:val="00A11B83"/>
    <w:rsid w:val="00A11E49"/>
    <w:rsid w:val="00A15C69"/>
    <w:rsid w:val="00A16A0F"/>
    <w:rsid w:val="00A16F0F"/>
    <w:rsid w:val="00A17F1C"/>
    <w:rsid w:val="00A2007D"/>
    <w:rsid w:val="00A20E25"/>
    <w:rsid w:val="00A2170A"/>
    <w:rsid w:val="00A21988"/>
    <w:rsid w:val="00A2358A"/>
    <w:rsid w:val="00A248DD"/>
    <w:rsid w:val="00A25542"/>
    <w:rsid w:val="00A25B8C"/>
    <w:rsid w:val="00A25E17"/>
    <w:rsid w:val="00A27E8F"/>
    <w:rsid w:val="00A354FC"/>
    <w:rsid w:val="00A41B10"/>
    <w:rsid w:val="00A42A06"/>
    <w:rsid w:val="00A467A9"/>
    <w:rsid w:val="00A467B2"/>
    <w:rsid w:val="00A50C85"/>
    <w:rsid w:val="00A50D92"/>
    <w:rsid w:val="00A52DFE"/>
    <w:rsid w:val="00A54201"/>
    <w:rsid w:val="00A542DA"/>
    <w:rsid w:val="00A54959"/>
    <w:rsid w:val="00A55234"/>
    <w:rsid w:val="00A560C2"/>
    <w:rsid w:val="00A56297"/>
    <w:rsid w:val="00A566DD"/>
    <w:rsid w:val="00A57DB3"/>
    <w:rsid w:val="00A61555"/>
    <w:rsid w:val="00A63890"/>
    <w:rsid w:val="00A647CE"/>
    <w:rsid w:val="00A652BA"/>
    <w:rsid w:val="00A656D4"/>
    <w:rsid w:val="00A6663A"/>
    <w:rsid w:val="00A66872"/>
    <w:rsid w:val="00A70006"/>
    <w:rsid w:val="00A705B4"/>
    <w:rsid w:val="00A709F9"/>
    <w:rsid w:val="00A71196"/>
    <w:rsid w:val="00A74124"/>
    <w:rsid w:val="00A816C7"/>
    <w:rsid w:val="00A81B61"/>
    <w:rsid w:val="00A824D6"/>
    <w:rsid w:val="00A84324"/>
    <w:rsid w:val="00A86A17"/>
    <w:rsid w:val="00A872DB"/>
    <w:rsid w:val="00A917B6"/>
    <w:rsid w:val="00A933F3"/>
    <w:rsid w:val="00A947EF"/>
    <w:rsid w:val="00AA08A7"/>
    <w:rsid w:val="00AA0E99"/>
    <w:rsid w:val="00AA1E34"/>
    <w:rsid w:val="00AA3AF0"/>
    <w:rsid w:val="00AA4801"/>
    <w:rsid w:val="00AA51E6"/>
    <w:rsid w:val="00AA6610"/>
    <w:rsid w:val="00AA7FDA"/>
    <w:rsid w:val="00AB06E3"/>
    <w:rsid w:val="00AB0B08"/>
    <w:rsid w:val="00AB183C"/>
    <w:rsid w:val="00AB19BF"/>
    <w:rsid w:val="00AB2A3E"/>
    <w:rsid w:val="00AB31C9"/>
    <w:rsid w:val="00AB38C9"/>
    <w:rsid w:val="00AB5751"/>
    <w:rsid w:val="00AB6AC5"/>
    <w:rsid w:val="00AC13FB"/>
    <w:rsid w:val="00AC2DD4"/>
    <w:rsid w:val="00AC33B5"/>
    <w:rsid w:val="00AC4979"/>
    <w:rsid w:val="00AC4EEA"/>
    <w:rsid w:val="00AC535F"/>
    <w:rsid w:val="00AC5AAF"/>
    <w:rsid w:val="00AD0081"/>
    <w:rsid w:val="00AD0866"/>
    <w:rsid w:val="00AD1C44"/>
    <w:rsid w:val="00AD1F91"/>
    <w:rsid w:val="00AD21AB"/>
    <w:rsid w:val="00AD31F4"/>
    <w:rsid w:val="00AD3DB3"/>
    <w:rsid w:val="00AD7218"/>
    <w:rsid w:val="00AD7DC1"/>
    <w:rsid w:val="00AE0781"/>
    <w:rsid w:val="00AE0C6F"/>
    <w:rsid w:val="00AE18BB"/>
    <w:rsid w:val="00AE335F"/>
    <w:rsid w:val="00AE525F"/>
    <w:rsid w:val="00AE7D92"/>
    <w:rsid w:val="00AF00E0"/>
    <w:rsid w:val="00AF1768"/>
    <w:rsid w:val="00AF3690"/>
    <w:rsid w:val="00AF37A4"/>
    <w:rsid w:val="00B00E2D"/>
    <w:rsid w:val="00B02739"/>
    <w:rsid w:val="00B04768"/>
    <w:rsid w:val="00B05578"/>
    <w:rsid w:val="00B057C8"/>
    <w:rsid w:val="00B06F8D"/>
    <w:rsid w:val="00B10355"/>
    <w:rsid w:val="00B105F4"/>
    <w:rsid w:val="00B11A12"/>
    <w:rsid w:val="00B121C3"/>
    <w:rsid w:val="00B121F1"/>
    <w:rsid w:val="00B13202"/>
    <w:rsid w:val="00B135ED"/>
    <w:rsid w:val="00B161AE"/>
    <w:rsid w:val="00B2059F"/>
    <w:rsid w:val="00B25971"/>
    <w:rsid w:val="00B25F36"/>
    <w:rsid w:val="00B266C2"/>
    <w:rsid w:val="00B301AF"/>
    <w:rsid w:val="00B30641"/>
    <w:rsid w:val="00B30D33"/>
    <w:rsid w:val="00B31367"/>
    <w:rsid w:val="00B318F8"/>
    <w:rsid w:val="00B31DB1"/>
    <w:rsid w:val="00B33602"/>
    <w:rsid w:val="00B35D38"/>
    <w:rsid w:val="00B41B78"/>
    <w:rsid w:val="00B42939"/>
    <w:rsid w:val="00B42E0A"/>
    <w:rsid w:val="00B45B5B"/>
    <w:rsid w:val="00B47DDA"/>
    <w:rsid w:val="00B502AD"/>
    <w:rsid w:val="00B50495"/>
    <w:rsid w:val="00B509CB"/>
    <w:rsid w:val="00B52F0E"/>
    <w:rsid w:val="00B55938"/>
    <w:rsid w:val="00B567D5"/>
    <w:rsid w:val="00B5693A"/>
    <w:rsid w:val="00B60E55"/>
    <w:rsid w:val="00B618F4"/>
    <w:rsid w:val="00B62394"/>
    <w:rsid w:val="00B63E4E"/>
    <w:rsid w:val="00B64724"/>
    <w:rsid w:val="00B66911"/>
    <w:rsid w:val="00B7042E"/>
    <w:rsid w:val="00B737FF"/>
    <w:rsid w:val="00B73E8E"/>
    <w:rsid w:val="00B7572E"/>
    <w:rsid w:val="00B77C8B"/>
    <w:rsid w:val="00B80A56"/>
    <w:rsid w:val="00B84F1A"/>
    <w:rsid w:val="00B85B77"/>
    <w:rsid w:val="00B86AAA"/>
    <w:rsid w:val="00B9037F"/>
    <w:rsid w:val="00B907A8"/>
    <w:rsid w:val="00B917AD"/>
    <w:rsid w:val="00B91C40"/>
    <w:rsid w:val="00B91EB5"/>
    <w:rsid w:val="00B92E95"/>
    <w:rsid w:val="00B94447"/>
    <w:rsid w:val="00B9548E"/>
    <w:rsid w:val="00B95BAF"/>
    <w:rsid w:val="00B95C74"/>
    <w:rsid w:val="00B966BD"/>
    <w:rsid w:val="00BA00B7"/>
    <w:rsid w:val="00BA06DE"/>
    <w:rsid w:val="00BA11E6"/>
    <w:rsid w:val="00BA1E3F"/>
    <w:rsid w:val="00BA2FC6"/>
    <w:rsid w:val="00BA4F09"/>
    <w:rsid w:val="00BA773A"/>
    <w:rsid w:val="00BA7D2F"/>
    <w:rsid w:val="00BB00B7"/>
    <w:rsid w:val="00BB1D43"/>
    <w:rsid w:val="00BB3084"/>
    <w:rsid w:val="00BB530F"/>
    <w:rsid w:val="00BB5A7F"/>
    <w:rsid w:val="00BB6D1E"/>
    <w:rsid w:val="00BC09F3"/>
    <w:rsid w:val="00BC14A7"/>
    <w:rsid w:val="00BC2874"/>
    <w:rsid w:val="00BC49E8"/>
    <w:rsid w:val="00BC4DF8"/>
    <w:rsid w:val="00BC7228"/>
    <w:rsid w:val="00BC78FC"/>
    <w:rsid w:val="00BD085E"/>
    <w:rsid w:val="00BD0B73"/>
    <w:rsid w:val="00BD3178"/>
    <w:rsid w:val="00BD3B9B"/>
    <w:rsid w:val="00BD440A"/>
    <w:rsid w:val="00BD6D74"/>
    <w:rsid w:val="00BD7745"/>
    <w:rsid w:val="00BE0C33"/>
    <w:rsid w:val="00BE2D6B"/>
    <w:rsid w:val="00BE5475"/>
    <w:rsid w:val="00BF02EF"/>
    <w:rsid w:val="00BF3F0A"/>
    <w:rsid w:val="00BF548C"/>
    <w:rsid w:val="00BF574F"/>
    <w:rsid w:val="00BF6C6C"/>
    <w:rsid w:val="00BF7134"/>
    <w:rsid w:val="00BF77E2"/>
    <w:rsid w:val="00C0330C"/>
    <w:rsid w:val="00C04FAD"/>
    <w:rsid w:val="00C05776"/>
    <w:rsid w:val="00C066F6"/>
    <w:rsid w:val="00C06C4D"/>
    <w:rsid w:val="00C112DE"/>
    <w:rsid w:val="00C150BE"/>
    <w:rsid w:val="00C15C29"/>
    <w:rsid w:val="00C1636E"/>
    <w:rsid w:val="00C16719"/>
    <w:rsid w:val="00C20CDF"/>
    <w:rsid w:val="00C22853"/>
    <w:rsid w:val="00C239A1"/>
    <w:rsid w:val="00C254DC"/>
    <w:rsid w:val="00C3130E"/>
    <w:rsid w:val="00C33385"/>
    <w:rsid w:val="00C34AC3"/>
    <w:rsid w:val="00C37E35"/>
    <w:rsid w:val="00C415B6"/>
    <w:rsid w:val="00C41819"/>
    <w:rsid w:val="00C463D3"/>
    <w:rsid w:val="00C4733B"/>
    <w:rsid w:val="00C52986"/>
    <w:rsid w:val="00C52E4D"/>
    <w:rsid w:val="00C55DD4"/>
    <w:rsid w:val="00C5736B"/>
    <w:rsid w:val="00C57E98"/>
    <w:rsid w:val="00C636E0"/>
    <w:rsid w:val="00C64069"/>
    <w:rsid w:val="00C64759"/>
    <w:rsid w:val="00C64A8D"/>
    <w:rsid w:val="00C713EA"/>
    <w:rsid w:val="00C72A6C"/>
    <w:rsid w:val="00C73633"/>
    <w:rsid w:val="00C73882"/>
    <w:rsid w:val="00C74262"/>
    <w:rsid w:val="00C74D4B"/>
    <w:rsid w:val="00C763C6"/>
    <w:rsid w:val="00C77CB1"/>
    <w:rsid w:val="00C82B59"/>
    <w:rsid w:val="00C8698B"/>
    <w:rsid w:val="00C86C1D"/>
    <w:rsid w:val="00C906B8"/>
    <w:rsid w:val="00C90999"/>
    <w:rsid w:val="00C91B85"/>
    <w:rsid w:val="00C94F39"/>
    <w:rsid w:val="00C954B7"/>
    <w:rsid w:val="00C9590F"/>
    <w:rsid w:val="00C96A06"/>
    <w:rsid w:val="00CA3040"/>
    <w:rsid w:val="00CA369C"/>
    <w:rsid w:val="00CA5044"/>
    <w:rsid w:val="00CA5AAF"/>
    <w:rsid w:val="00CA5CC6"/>
    <w:rsid w:val="00CA6FF6"/>
    <w:rsid w:val="00CB29A6"/>
    <w:rsid w:val="00CB3729"/>
    <w:rsid w:val="00CB66D1"/>
    <w:rsid w:val="00CC206F"/>
    <w:rsid w:val="00CC33F1"/>
    <w:rsid w:val="00CC49BC"/>
    <w:rsid w:val="00CC5107"/>
    <w:rsid w:val="00CC545E"/>
    <w:rsid w:val="00CC7234"/>
    <w:rsid w:val="00CC7FAD"/>
    <w:rsid w:val="00CD1C47"/>
    <w:rsid w:val="00CD2102"/>
    <w:rsid w:val="00CD4673"/>
    <w:rsid w:val="00CD7085"/>
    <w:rsid w:val="00CE0087"/>
    <w:rsid w:val="00CE1E4E"/>
    <w:rsid w:val="00CF0D3A"/>
    <w:rsid w:val="00CF23DE"/>
    <w:rsid w:val="00CF35DE"/>
    <w:rsid w:val="00CF3D74"/>
    <w:rsid w:val="00CF4E77"/>
    <w:rsid w:val="00CF53B8"/>
    <w:rsid w:val="00CF68C3"/>
    <w:rsid w:val="00D01D55"/>
    <w:rsid w:val="00D068D6"/>
    <w:rsid w:val="00D07500"/>
    <w:rsid w:val="00D07DEB"/>
    <w:rsid w:val="00D1097A"/>
    <w:rsid w:val="00D12847"/>
    <w:rsid w:val="00D12B1E"/>
    <w:rsid w:val="00D12EFB"/>
    <w:rsid w:val="00D13EF8"/>
    <w:rsid w:val="00D14A5A"/>
    <w:rsid w:val="00D161AE"/>
    <w:rsid w:val="00D2035A"/>
    <w:rsid w:val="00D209F7"/>
    <w:rsid w:val="00D21AB5"/>
    <w:rsid w:val="00D242E9"/>
    <w:rsid w:val="00D25449"/>
    <w:rsid w:val="00D26F4D"/>
    <w:rsid w:val="00D27F12"/>
    <w:rsid w:val="00D310D2"/>
    <w:rsid w:val="00D31D62"/>
    <w:rsid w:val="00D33936"/>
    <w:rsid w:val="00D35DE9"/>
    <w:rsid w:val="00D4078D"/>
    <w:rsid w:val="00D438B3"/>
    <w:rsid w:val="00D45908"/>
    <w:rsid w:val="00D45AF1"/>
    <w:rsid w:val="00D45D9C"/>
    <w:rsid w:val="00D46E49"/>
    <w:rsid w:val="00D47A95"/>
    <w:rsid w:val="00D47C93"/>
    <w:rsid w:val="00D47FC1"/>
    <w:rsid w:val="00D50272"/>
    <w:rsid w:val="00D50D54"/>
    <w:rsid w:val="00D51587"/>
    <w:rsid w:val="00D5564D"/>
    <w:rsid w:val="00D5603B"/>
    <w:rsid w:val="00D570A5"/>
    <w:rsid w:val="00D626A0"/>
    <w:rsid w:val="00D655F5"/>
    <w:rsid w:val="00D67275"/>
    <w:rsid w:val="00D67343"/>
    <w:rsid w:val="00D7236D"/>
    <w:rsid w:val="00D727C3"/>
    <w:rsid w:val="00D7404A"/>
    <w:rsid w:val="00D747FC"/>
    <w:rsid w:val="00D749DB"/>
    <w:rsid w:val="00D74F49"/>
    <w:rsid w:val="00D7681F"/>
    <w:rsid w:val="00D80293"/>
    <w:rsid w:val="00D80B09"/>
    <w:rsid w:val="00D82E9C"/>
    <w:rsid w:val="00D831E1"/>
    <w:rsid w:val="00D83DAD"/>
    <w:rsid w:val="00D84EE4"/>
    <w:rsid w:val="00D862E8"/>
    <w:rsid w:val="00D878A7"/>
    <w:rsid w:val="00D87B3F"/>
    <w:rsid w:val="00D87BFB"/>
    <w:rsid w:val="00D87F96"/>
    <w:rsid w:val="00D9069C"/>
    <w:rsid w:val="00D91BB1"/>
    <w:rsid w:val="00D92B2A"/>
    <w:rsid w:val="00D92CAD"/>
    <w:rsid w:val="00D9362A"/>
    <w:rsid w:val="00D945F4"/>
    <w:rsid w:val="00D96E5A"/>
    <w:rsid w:val="00D97171"/>
    <w:rsid w:val="00D9726B"/>
    <w:rsid w:val="00D975E8"/>
    <w:rsid w:val="00DA2260"/>
    <w:rsid w:val="00DA23CA"/>
    <w:rsid w:val="00DA4FD7"/>
    <w:rsid w:val="00DA65DD"/>
    <w:rsid w:val="00DB0C41"/>
    <w:rsid w:val="00DB10F5"/>
    <w:rsid w:val="00DB15C0"/>
    <w:rsid w:val="00DB27B8"/>
    <w:rsid w:val="00DC0633"/>
    <w:rsid w:val="00DC221F"/>
    <w:rsid w:val="00DC49E0"/>
    <w:rsid w:val="00DC4ED3"/>
    <w:rsid w:val="00DC5CDC"/>
    <w:rsid w:val="00DC6085"/>
    <w:rsid w:val="00DC6787"/>
    <w:rsid w:val="00DC6C49"/>
    <w:rsid w:val="00DD344E"/>
    <w:rsid w:val="00DD3C40"/>
    <w:rsid w:val="00DD4CC3"/>
    <w:rsid w:val="00DD5A1C"/>
    <w:rsid w:val="00DD5AF5"/>
    <w:rsid w:val="00DD5FBA"/>
    <w:rsid w:val="00DD7506"/>
    <w:rsid w:val="00DE163D"/>
    <w:rsid w:val="00DE6208"/>
    <w:rsid w:val="00DE6F8A"/>
    <w:rsid w:val="00DE77A0"/>
    <w:rsid w:val="00DF5370"/>
    <w:rsid w:val="00DF66C2"/>
    <w:rsid w:val="00E03142"/>
    <w:rsid w:val="00E0426B"/>
    <w:rsid w:val="00E0465D"/>
    <w:rsid w:val="00E04F28"/>
    <w:rsid w:val="00E053B7"/>
    <w:rsid w:val="00E06D74"/>
    <w:rsid w:val="00E07498"/>
    <w:rsid w:val="00E103D7"/>
    <w:rsid w:val="00E10816"/>
    <w:rsid w:val="00E117A3"/>
    <w:rsid w:val="00E12E25"/>
    <w:rsid w:val="00E133FD"/>
    <w:rsid w:val="00E13FFF"/>
    <w:rsid w:val="00E17D6F"/>
    <w:rsid w:val="00E22E4E"/>
    <w:rsid w:val="00E24CFE"/>
    <w:rsid w:val="00E25EB7"/>
    <w:rsid w:val="00E25F2F"/>
    <w:rsid w:val="00E26B60"/>
    <w:rsid w:val="00E31377"/>
    <w:rsid w:val="00E338AB"/>
    <w:rsid w:val="00E33EE6"/>
    <w:rsid w:val="00E34CF4"/>
    <w:rsid w:val="00E34D7F"/>
    <w:rsid w:val="00E35B3B"/>
    <w:rsid w:val="00E36799"/>
    <w:rsid w:val="00E37E5C"/>
    <w:rsid w:val="00E41209"/>
    <w:rsid w:val="00E452A7"/>
    <w:rsid w:val="00E46074"/>
    <w:rsid w:val="00E46B62"/>
    <w:rsid w:val="00E513D5"/>
    <w:rsid w:val="00E52115"/>
    <w:rsid w:val="00E53F87"/>
    <w:rsid w:val="00E56D39"/>
    <w:rsid w:val="00E578D3"/>
    <w:rsid w:val="00E57B48"/>
    <w:rsid w:val="00E62CDB"/>
    <w:rsid w:val="00E673B5"/>
    <w:rsid w:val="00E72879"/>
    <w:rsid w:val="00E757A4"/>
    <w:rsid w:val="00E8014C"/>
    <w:rsid w:val="00E802E9"/>
    <w:rsid w:val="00E81159"/>
    <w:rsid w:val="00E87012"/>
    <w:rsid w:val="00E91107"/>
    <w:rsid w:val="00E95B53"/>
    <w:rsid w:val="00E95EEF"/>
    <w:rsid w:val="00E969D6"/>
    <w:rsid w:val="00EA0184"/>
    <w:rsid w:val="00EA27A9"/>
    <w:rsid w:val="00EA2BD5"/>
    <w:rsid w:val="00EA2F49"/>
    <w:rsid w:val="00EA5C02"/>
    <w:rsid w:val="00EB11C7"/>
    <w:rsid w:val="00EB1336"/>
    <w:rsid w:val="00EB18B0"/>
    <w:rsid w:val="00EB1B74"/>
    <w:rsid w:val="00EB2689"/>
    <w:rsid w:val="00EB31F2"/>
    <w:rsid w:val="00EB52CF"/>
    <w:rsid w:val="00EB53BA"/>
    <w:rsid w:val="00EC09DF"/>
    <w:rsid w:val="00EC3B0D"/>
    <w:rsid w:val="00EC49E9"/>
    <w:rsid w:val="00ED0CB7"/>
    <w:rsid w:val="00ED1582"/>
    <w:rsid w:val="00ED1DDD"/>
    <w:rsid w:val="00ED2759"/>
    <w:rsid w:val="00ED2C7A"/>
    <w:rsid w:val="00ED2DEB"/>
    <w:rsid w:val="00ED4A7D"/>
    <w:rsid w:val="00ED709C"/>
    <w:rsid w:val="00EE0DAD"/>
    <w:rsid w:val="00EE2B11"/>
    <w:rsid w:val="00EE3995"/>
    <w:rsid w:val="00EE41FA"/>
    <w:rsid w:val="00EE5B44"/>
    <w:rsid w:val="00EE5CF3"/>
    <w:rsid w:val="00EE5EF3"/>
    <w:rsid w:val="00EE6DE3"/>
    <w:rsid w:val="00EF0C08"/>
    <w:rsid w:val="00EF279E"/>
    <w:rsid w:val="00EF3991"/>
    <w:rsid w:val="00EF6A63"/>
    <w:rsid w:val="00EF7287"/>
    <w:rsid w:val="00F0262B"/>
    <w:rsid w:val="00F04685"/>
    <w:rsid w:val="00F04D55"/>
    <w:rsid w:val="00F07FC0"/>
    <w:rsid w:val="00F11E56"/>
    <w:rsid w:val="00F12B7A"/>
    <w:rsid w:val="00F12BE5"/>
    <w:rsid w:val="00F14ACE"/>
    <w:rsid w:val="00F150D6"/>
    <w:rsid w:val="00F16CDA"/>
    <w:rsid w:val="00F2030C"/>
    <w:rsid w:val="00F21AE3"/>
    <w:rsid w:val="00F229F3"/>
    <w:rsid w:val="00F239AE"/>
    <w:rsid w:val="00F259F2"/>
    <w:rsid w:val="00F26D68"/>
    <w:rsid w:val="00F323AF"/>
    <w:rsid w:val="00F331B1"/>
    <w:rsid w:val="00F345DD"/>
    <w:rsid w:val="00F413B9"/>
    <w:rsid w:val="00F41C85"/>
    <w:rsid w:val="00F46896"/>
    <w:rsid w:val="00F46F03"/>
    <w:rsid w:val="00F54501"/>
    <w:rsid w:val="00F547BB"/>
    <w:rsid w:val="00F5560D"/>
    <w:rsid w:val="00F565A3"/>
    <w:rsid w:val="00F60F20"/>
    <w:rsid w:val="00F61E4C"/>
    <w:rsid w:val="00F62383"/>
    <w:rsid w:val="00F62BE0"/>
    <w:rsid w:val="00F63E0F"/>
    <w:rsid w:val="00F6541F"/>
    <w:rsid w:val="00F66721"/>
    <w:rsid w:val="00F66E67"/>
    <w:rsid w:val="00F67166"/>
    <w:rsid w:val="00F7086F"/>
    <w:rsid w:val="00F74D6E"/>
    <w:rsid w:val="00F805BD"/>
    <w:rsid w:val="00F80AC1"/>
    <w:rsid w:val="00F81176"/>
    <w:rsid w:val="00F81689"/>
    <w:rsid w:val="00F823A0"/>
    <w:rsid w:val="00F82BF2"/>
    <w:rsid w:val="00F82CBF"/>
    <w:rsid w:val="00F84B7B"/>
    <w:rsid w:val="00F84D2B"/>
    <w:rsid w:val="00F8501B"/>
    <w:rsid w:val="00F85AE6"/>
    <w:rsid w:val="00F8615D"/>
    <w:rsid w:val="00F87264"/>
    <w:rsid w:val="00F91BE1"/>
    <w:rsid w:val="00F928E7"/>
    <w:rsid w:val="00F94C0E"/>
    <w:rsid w:val="00F9517C"/>
    <w:rsid w:val="00F95A7E"/>
    <w:rsid w:val="00F9604E"/>
    <w:rsid w:val="00F9718A"/>
    <w:rsid w:val="00FA2037"/>
    <w:rsid w:val="00FA21F0"/>
    <w:rsid w:val="00FA24A2"/>
    <w:rsid w:val="00FA6C64"/>
    <w:rsid w:val="00FA6F48"/>
    <w:rsid w:val="00FB190A"/>
    <w:rsid w:val="00FC32CC"/>
    <w:rsid w:val="00FD2F08"/>
    <w:rsid w:val="00FD4443"/>
    <w:rsid w:val="00FD44B6"/>
    <w:rsid w:val="00FD6F35"/>
    <w:rsid w:val="00FE1744"/>
    <w:rsid w:val="00FE250E"/>
    <w:rsid w:val="00FE2C5A"/>
    <w:rsid w:val="00FE3140"/>
    <w:rsid w:val="00FE4EB9"/>
    <w:rsid w:val="00FE5F8A"/>
    <w:rsid w:val="00FE614D"/>
    <w:rsid w:val="00FE768D"/>
    <w:rsid w:val="00FE770F"/>
    <w:rsid w:val="00FF0367"/>
    <w:rsid w:val="00FF1A93"/>
    <w:rsid w:val="00FF3611"/>
    <w:rsid w:val="00FF7048"/>
    <w:rsid w:val="00FF7A1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13"/>
    <o:shapelayout v:ext="edit">
      <o:idmap v:ext="edit" data="1"/>
      <o:rules v:ext="edit">
        <o:r id="V:Rule1" type="connector" idref="#Straight Arrow Connector 127"/>
        <o:r id="V:Rule2" type="connector" idref="#Straight Arrow Connector 126"/>
        <o:r id="V:Rule3" type="connector" idref="#Straight Arrow Connector 125"/>
        <o:r id="V:Rule4" type="connector" idref="#Straight Arrow Connector 10"/>
        <o:r id="V:Rule5" type="connector" idref="#Straight Arrow Connector 187"/>
        <o:r id="V:Rule6" type="connector" idref="#Straight Arrow Connector 186"/>
        <o:r id="V:Rule7" type="connector" idref="#Straight Arrow Connector 185"/>
        <o:r id="V:Rule8" type="connector" idref="#Straight Arrow Connector 184"/>
        <o:r id="V:Rule9" type="connector" idref="#Straight Arrow Connector 183"/>
        <o:r id="V:Rule10" type="connector" idref="#Straight Arrow Connector 182"/>
        <o:r id="V:Rule11" type="connector" idref="#Straight Arrow Connector 157"/>
        <o:r id="V:Rule12" type="connector" idref="#Straight Arrow Connector 155"/>
        <o:r id="V:Rule13" type="connector" idref="#Straight Arrow Connector 153"/>
        <o:r id="V:Rule14" type="connector" idref="#Straight Arrow Connector 152"/>
        <o:r id="V:Rule15" type="connector" idref="#Straight Arrow Connector 151"/>
        <o:r id="V:Rule16" type="connector" idref="#Straight Arrow Connector 121"/>
        <o:r id="V:Rule17" type="connector" idref="#Straight Arrow Connector 10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428C"/>
  </w:style>
  <w:style w:type="paragraph" w:styleId="Heading1">
    <w:name w:val="heading 1"/>
    <w:basedOn w:val="Normal"/>
    <w:next w:val="Normal"/>
    <w:link w:val="Heading1Char"/>
    <w:uiPriority w:val="9"/>
    <w:qFormat/>
    <w:rsid w:val="0012428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12428C"/>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2428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12428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12428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12428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12428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2428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12428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6E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E49"/>
    <w:rPr>
      <w:rFonts w:ascii="Tahoma" w:hAnsi="Tahoma" w:cs="Tahoma"/>
      <w:sz w:val="16"/>
      <w:szCs w:val="16"/>
    </w:rPr>
  </w:style>
  <w:style w:type="character" w:styleId="LineNumber">
    <w:name w:val="line number"/>
    <w:basedOn w:val="DefaultParagraphFont"/>
    <w:uiPriority w:val="99"/>
    <w:semiHidden/>
    <w:unhideWhenUsed/>
    <w:rsid w:val="00D46E49"/>
  </w:style>
  <w:style w:type="paragraph" w:styleId="Header">
    <w:name w:val="header"/>
    <w:basedOn w:val="Normal"/>
    <w:link w:val="HeaderChar"/>
    <w:uiPriority w:val="99"/>
    <w:unhideWhenUsed/>
    <w:rsid w:val="00D46E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6E49"/>
  </w:style>
  <w:style w:type="paragraph" w:styleId="Footer">
    <w:name w:val="footer"/>
    <w:basedOn w:val="Normal"/>
    <w:link w:val="FooterChar"/>
    <w:uiPriority w:val="99"/>
    <w:unhideWhenUsed/>
    <w:rsid w:val="00D46E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6E49"/>
  </w:style>
  <w:style w:type="table" w:styleId="TableGrid">
    <w:name w:val="Table Grid"/>
    <w:basedOn w:val="TableNormal"/>
    <w:uiPriority w:val="59"/>
    <w:rsid w:val="00027B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25E17"/>
    <w:pPr>
      <w:spacing w:after="240" w:line="240" w:lineRule="auto"/>
      <w:ind w:left="720" w:hanging="720"/>
    </w:pPr>
  </w:style>
  <w:style w:type="paragraph" w:customStyle="1" w:styleId="Authors">
    <w:name w:val="Authors"/>
    <w:basedOn w:val="Normal"/>
    <w:rsid w:val="0020576C"/>
    <w:pPr>
      <w:spacing w:before="120" w:after="360" w:line="240" w:lineRule="auto"/>
      <w:jc w:val="center"/>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F35DE"/>
    <w:rPr>
      <w:color w:val="0000FF" w:themeColor="hyperlink"/>
      <w:u w:val="single"/>
    </w:rPr>
  </w:style>
  <w:style w:type="paragraph" w:styleId="NormalWeb">
    <w:name w:val="Normal (Web)"/>
    <w:basedOn w:val="Normal"/>
    <w:uiPriority w:val="99"/>
    <w:semiHidden/>
    <w:unhideWhenUsed/>
    <w:rsid w:val="0064073C"/>
    <w:pPr>
      <w:spacing w:before="100" w:beforeAutospacing="1" w:after="100" w:afterAutospacing="1" w:line="240" w:lineRule="auto"/>
    </w:pPr>
    <w:rPr>
      <w:rFonts w:ascii="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9D76F4"/>
    <w:rPr>
      <w:sz w:val="16"/>
      <w:szCs w:val="16"/>
    </w:rPr>
  </w:style>
  <w:style w:type="paragraph" w:styleId="CommentText">
    <w:name w:val="annotation text"/>
    <w:basedOn w:val="Normal"/>
    <w:link w:val="CommentTextChar"/>
    <w:uiPriority w:val="99"/>
    <w:semiHidden/>
    <w:unhideWhenUsed/>
    <w:rsid w:val="009D76F4"/>
    <w:pPr>
      <w:spacing w:line="240" w:lineRule="auto"/>
    </w:pPr>
    <w:rPr>
      <w:sz w:val="20"/>
      <w:szCs w:val="20"/>
    </w:rPr>
  </w:style>
  <w:style w:type="character" w:customStyle="1" w:styleId="CommentTextChar">
    <w:name w:val="Comment Text Char"/>
    <w:basedOn w:val="DefaultParagraphFont"/>
    <w:link w:val="CommentText"/>
    <w:uiPriority w:val="99"/>
    <w:semiHidden/>
    <w:rsid w:val="009D76F4"/>
    <w:rPr>
      <w:sz w:val="20"/>
      <w:szCs w:val="20"/>
    </w:rPr>
  </w:style>
  <w:style w:type="paragraph" w:styleId="CommentSubject">
    <w:name w:val="annotation subject"/>
    <w:basedOn w:val="CommentText"/>
    <w:next w:val="CommentText"/>
    <w:link w:val="CommentSubjectChar"/>
    <w:uiPriority w:val="99"/>
    <w:semiHidden/>
    <w:unhideWhenUsed/>
    <w:rsid w:val="009D76F4"/>
    <w:rPr>
      <w:b/>
      <w:bCs/>
    </w:rPr>
  </w:style>
  <w:style w:type="character" w:customStyle="1" w:styleId="CommentSubjectChar">
    <w:name w:val="Comment Subject Char"/>
    <w:basedOn w:val="CommentTextChar"/>
    <w:link w:val="CommentSubject"/>
    <w:uiPriority w:val="99"/>
    <w:semiHidden/>
    <w:rsid w:val="009D76F4"/>
    <w:rPr>
      <w:b/>
      <w:bCs/>
      <w:sz w:val="20"/>
      <w:szCs w:val="20"/>
    </w:rPr>
  </w:style>
  <w:style w:type="character" w:customStyle="1" w:styleId="Heading1Char">
    <w:name w:val="Heading 1 Char"/>
    <w:basedOn w:val="DefaultParagraphFont"/>
    <w:link w:val="Heading1"/>
    <w:uiPriority w:val="9"/>
    <w:rsid w:val="0012428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12428C"/>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2428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12428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12428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12428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12428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2428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12428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12428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428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428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428C"/>
    <w:rPr>
      <w:rFonts w:asciiTheme="majorHAnsi" w:eastAsiaTheme="majorEastAsia" w:hAnsiTheme="majorHAnsi" w:cstheme="majorBidi"/>
      <w:i/>
      <w:iCs/>
      <w:spacing w:val="13"/>
      <w:sz w:val="24"/>
      <w:szCs w:val="24"/>
    </w:rPr>
  </w:style>
  <w:style w:type="character" w:styleId="Strong">
    <w:name w:val="Strong"/>
    <w:uiPriority w:val="22"/>
    <w:qFormat/>
    <w:rsid w:val="0012428C"/>
    <w:rPr>
      <w:b/>
      <w:bCs/>
    </w:rPr>
  </w:style>
  <w:style w:type="character" w:styleId="Emphasis">
    <w:name w:val="Emphasis"/>
    <w:uiPriority w:val="20"/>
    <w:qFormat/>
    <w:rsid w:val="0012428C"/>
    <w:rPr>
      <w:b/>
      <w:bCs/>
      <w:i/>
      <w:iCs/>
      <w:spacing w:val="10"/>
      <w:bdr w:val="none" w:sz="0" w:space="0" w:color="auto"/>
      <w:shd w:val="clear" w:color="auto" w:fill="auto"/>
    </w:rPr>
  </w:style>
  <w:style w:type="paragraph" w:styleId="NoSpacing">
    <w:name w:val="No Spacing"/>
    <w:basedOn w:val="Normal"/>
    <w:uiPriority w:val="1"/>
    <w:qFormat/>
    <w:rsid w:val="0012428C"/>
    <w:pPr>
      <w:spacing w:after="0" w:line="240" w:lineRule="auto"/>
    </w:pPr>
  </w:style>
  <w:style w:type="paragraph" w:styleId="ListParagraph">
    <w:name w:val="List Paragraph"/>
    <w:basedOn w:val="Normal"/>
    <w:uiPriority w:val="34"/>
    <w:qFormat/>
    <w:rsid w:val="0012428C"/>
    <w:pPr>
      <w:ind w:left="720"/>
      <w:contextualSpacing/>
    </w:pPr>
  </w:style>
  <w:style w:type="paragraph" w:styleId="Quote">
    <w:name w:val="Quote"/>
    <w:basedOn w:val="Normal"/>
    <w:next w:val="Normal"/>
    <w:link w:val="QuoteChar"/>
    <w:uiPriority w:val="29"/>
    <w:qFormat/>
    <w:rsid w:val="0012428C"/>
    <w:pPr>
      <w:spacing w:before="200" w:after="0"/>
      <w:ind w:left="360" w:right="360"/>
    </w:pPr>
    <w:rPr>
      <w:i/>
      <w:iCs/>
    </w:rPr>
  </w:style>
  <w:style w:type="character" w:customStyle="1" w:styleId="QuoteChar">
    <w:name w:val="Quote Char"/>
    <w:basedOn w:val="DefaultParagraphFont"/>
    <w:link w:val="Quote"/>
    <w:uiPriority w:val="29"/>
    <w:rsid w:val="0012428C"/>
    <w:rPr>
      <w:i/>
      <w:iCs/>
    </w:rPr>
  </w:style>
  <w:style w:type="paragraph" w:styleId="IntenseQuote">
    <w:name w:val="Intense Quote"/>
    <w:basedOn w:val="Normal"/>
    <w:next w:val="Normal"/>
    <w:link w:val="IntenseQuoteChar"/>
    <w:uiPriority w:val="30"/>
    <w:qFormat/>
    <w:rsid w:val="0012428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12428C"/>
    <w:rPr>
      <w:b/>
      <w:bCs/>
      <w:i/>
      <w:iCs/>
    </w:rPr>
  </w:style>
  <w:style w:type="character" w:styleId="SubtleEmphasis">
    <w:name w:val="Subtle Emphasis"/>
    <w:uiPriority w:val="19"/>
    <w:qFormat/>
    <w:rsid w:val="0012428C"/>
    <w:rPr>
      <w:i/>
      <w:iCs/>
    </w:rPr>
  </w:style>
  <w:style w:type="character" w:styleId="IntenseEmphasis">
    <w:name w:val="Intense Emphasis"/>
    <w:uiPriority w:val="21"/>
    <w:qFormat/>
    <w:rsid w:val="0012428C"/>
    <w:rPr>
      <w:b/>
      <w:bCs/>
    </w:rPr>
  </w:style>
  <w:style w:type="character" w:styleId="SubtleReference">
    <w:name w:val="Subtle Reference"/>
    <w:uiPriority w:val="31"/>
    <w:qFormat/>
    <w:rsid w:val="0012428C"/>
    <w:rPr>
      <w:smallCaps/>
    </w:rPr>
  </w:style>
  <w:style w:type="character" w:styleId="IntenseReference">
    <w:name w:val="Intense Reference"/>
    <w:uiPriority w:val="32"/>
    <w:qFormat/>
    <w:rsid w:val="0012428C"/>
    <w:rPr>
      <w:smallCaps/>
      <w:spacing w:val="5"/>
      <w:u w:val="single"/>
    </w:rPr>
  </w:style>
  <w:style w:type="character" w:styleId="BookTitle">
    <w:name w:val="Book Title"/>
    <w:uiPriority w:val="33"/>
    <w:qFormat/>
    <w:rsid w:val="0012428C"/>
    <w:rPr>
      <w:i/>
      <w:iCs/>
      <w:smallCaps/>
      <w:spacing w:val="5"/>
    </w:rPr>
  </w:style>
  <w:style w:type="paragraph" w:styleId="TOCHeading">
    <w:name w:val="TOC Heading"/>
    <w:basedOn w:val="Heading1"/>
    <w:next w:val="Normal"/>
    <w:uiPriority w:val="39"/>
    <w:semiHidden/>
    <w:unhideWhenUsed/>
    <w:qFormat/>
    <w:rsid w:val="0012428C"/>
    <w:pPr>
      <w:outlineLvl w:val="9"/>
    </w:pPr>
    <w:rPr>
      <w:lang w:bidi="en-US"/>
    </w:rPr>
  </w:style>
  <w:style w:type="character" w:styleId="PlaceholderText">
    <w:name w:val="Placeholder Text"/>
    <w:basedOn w:val="DefaultParagraphFont"/>
    <w:uiPriority w:val="99"/>
    <w:semiHidden/>
    <w:rsid w:val="00F26D68"/>
    <w:rPr>
      <w:color w:val="808080"/>
    </w:rPr>
  </w:style>
  <w:style w:type="paragraph" w:styleId="Revision">
    <w:name w:val="Revision"/>
    <w:hidden/>
    <w:uiPriority w:val="99"/>
    <w:semiHidden/>
    <w:rsid w:val="006F3C64"/>
    <w:pPr>
      <w:spacing w:after="0" w:line="240" w:lineRule="auto"/>
    </w:pPr>
  </w:style>
</w:styles>
</file>

<file path=word/webSettings.xml><?xml version="1.0" encoding="utf-8"?>
<w:webSettings xmlns:r="http://schemas.openxmlformats.org/officeDocument/2006/relationships" xmlns:w="http://schemas.openxmlformats.org/wordprocessingml/2006/main">
  <w:divs>
    <w:div w:id="10642354">
      <w:marLeft w:val="0"/>
      <w:marRight w:val="0"/>
      <w:marTop w:val="0"/>
      <w:marBottom w:val="0"/>
      <w:divBdr>
        <w:top w:val="none" w:sz="0" w:space="0" w:color="auto"/>
        <w:left w:val="none" w:sz="0" w:space="0" w:color="auto"/>
        <w:bottom w:val="none" w:sz="0" w:space="0" w:color="auto"/>
        <w:right w:val="none" w:sz="0" w:space="0" w:color="auto"/>
      </w:divBdr>
    </w:div>
    <w:div w:id="31925444">
      <w:marLeft w:val="0"/>
      <w:marRight w:val="0"/>
      <w:marTop w:val="0"/>
      <w:marBottom w:val="0"/>
      <w:divBdr>
        <w:top w:val="none" w:sz="0" w:space="0" w:color="auto"/>
        <w:left w:val="none" w:sz="0" w:space="0" w:color="auto"/>
        <w:bottom w:val="none" w:sz="0" w:space="0" w:color="auto"/>
        <w:right w:val="none" w:sz="0" w:space="0" w:color="auto"/>
      </w:divBdr>
    </w:div>
    <w:div w:id="41103590">
      <w:marLeft w:val="0"/>
      <w:marRight w:val="0"/>
      <w:marTop w:val="0"/>
      <w:marBottom w:val="0"/>
      <w:divBdr>
        <w:top w:val="none" w:sz="0" w:space="0" w:color="auto"/>
        <w:left w:val="none" w:sz="0" w:space="0" w:color="auto"/>
        <w:bottom w:val="none" w:sz="0" w:space="0" w:color="auto"/>
        <w:right w:val="none" w:sz="0" w:space="0" w:color="auto"/>
      </w:divBdr>
    </w:div>
    <w:div w:id="41946404">
      <w:marLeft w:val="0"/>
      <w:marRight w:val="0"/>
      <w:marTop w:val="0"/>
      <w:marBottom w:val="0"/>
      <w:divBdr>
        <w:top w:val="none" w:sz="0" w:space="0" w:color="auto"/>
        <w:left w:val="none" w:sz="0" w:space="0" w:color="auto"/>
        <w:bottom w:val="none" w:sz="0" w:space="0" w:color="auto"/>
        <w:right w:val="none" w:sz="0" w:space="0" w:color="auto"/>
      </w:divBdr>
    </w:div>
    <w:div w:id="61753437">
      <w:marLeft w:val="0"/>
      <w:marRight w:val="0"/>
      <w:marTop w:val="0"/>
      <w:marBottom w:val="0"/>
      <w:divBdr>
        <w:top w:val="none" w:sz="0" w:space="0" w:color="auto"/>
        <w:left w:val="none" w:sz="0" w:space="0" w:color="auto"/>
        <w:bottom w:val="none" w:sz="0" w:space="0" w:color="auto"/>
        <w:right w:val="none" w:sz="0" w:space="0" w:color="auto"/>
      </w:divBdr>
    </w:div>
    <w:div w:id="115569598">
      <w:marLeft w:val="0"/>
      <w:marRight w:val="0"/>
      <w:marTop w:val="0"/>
      <w:marBottom w:val="0"/>
      <w:divBdr>
        <w:top w:val="none" w:sz="0" w:space="0" w:color="auto"/>
        <w:left w:val="none" w:sz="0" w:space="0" w:color="auto"/>
        <w:bottom w:val="none" w:sz="0" w:space="0" w:color="auto"/>
        <w:right w:val="none" w:sz="0" w:space="0" w:color="auto"/>
      </w:divBdr>
    </w:div>
    <w:div w:id="118501825">
      <w:marLeft w:val="0"/>
      <w:marRight w:val="0"/>
      <w:marTop w:val="0"/>
      <w:marBottom w:val="0"/>
      <w:divBdr>
        <w:top w:val="none" w:sz="0" w:space="0" w:color="auto"/>
        <w:left w:val="none" w:sz="0" w:space="0" w:color="auto"/>
        <w:bottom w:val="none" w:sz="0" w:space="0" w:color="auto"/>
        <w:right w:val="none" w:sz="0" w:space="0" w:color="auto"/>
      </w:divBdr>
    </w:div>
    <w:div w:id="126971878">
      <w:marLeft w:val="0"/>
      <w:marRight w:val="0"/>
      <w:marTop w:val="0"/>
      <w:marBottom w:val="0"/>
      <w:divBdr>
        <w:top w:val="none" w:sz="0" w:space="0" w:color="auto"/>
        <w:left w:val="none" w:sz="0" w:space="0" w:color="auto"/>
        <w:bottom w:val="none" w:sz="0" w:space="0" w:color="auto"/>
        <w:right w:val="none" w:sz="0" w:space="0" w:color="auto"/>
      </w:divBdr>
    </w:div>
    <w:div w:id="136846783">
      <w:marLeft w:val="0"/>
      <w:marRight w:val="0"/>
      <w:marTop w:val="0"/>
      <w:marBottom w:val="0"/>
      <w:divBdr>
        <w:top w:val="none" w:sz="0" w:space="0" w:color="auto"/>
        <w:left w:val="none" w:sz="0" w:space="0" w:color="auto"/>
        <w:bottom w:val="none" w:sz="0" w:space="0" w:color="auto"/>
        <w:right w:val="none" w:sz="0" w:space="0" w:color="auto"/>
      </w:divBdr>
    </w:div>
    <w:div w:id="141041761">
      <w:marLeft w:val="0"/>
      <w:marRight w:val="0"/>
      <w:marTop w:val="0"/>
      <w:marBottom w:val="0"/>
      <w:divBdr>
        <w:top w:val="none" w:sz="0" w:space="0" w:color="auto"/>
        <w:left w:val="none" w:sz="0" w:space="0" w:color="auto"/>
        <w:bottom w:val="none" w:sz="0" w:space="0" w:color="auto"/>
        <w:right w:val="none" w:sz="0" w:space="0" w:color="auto"/>
      </w:divBdr>
    </w:div>
    <w:div w:id="145126106">
      <w:marLeft w:val="0"/>
      <w:marRight w:val="0"/>
      <w:marTop w:val="0"/>
      <w:marBottom w:val="0"/>
      <w:divBdr>
        <w:top w:val="none" w:sz="0" w:space="0" w:color="auto"/>
        <w:left w:val="none" w:sz="0" w:space="0" w:color="auto"/>
        <w:bottom w:val="none" w:sz="0" w:space="0" w:color="auto"/>
        <w:right w:val="none" w:sz="0" w:space="0" w:color="auto"/>
      </w:divBdr>
    </w:div>
    <w:div w:id="145631120">
      <w:marLeft w:val="0"/>
      <w:marRight w:val="0"/>
      <w:marTop w:val="0"/>
      <w:marBottom w:val="0"/>
      <w:divBdr>
        <w:top w:val="none" w:sz="0" w:space="0" w:color="auto"/>
        <w:left w:val="none" w:sz="0" w:space="0" w:color="auto"/>
        <w:bottom w:val="none" w:sz="0" w:space="0" w:color="auto"/>
        <w:right w:val="none" w:sz="0" w:space="0" w:color="auto"/>
      </w:divBdr>
    </w:div>
    <w:div w:id="148131056">
      <w:marLeft w:val="0"/>
      <w:marRight w:val="0"/>
      <w:marTop w:val="0"/>
      <w:marBottom w:val="0"/>
      <w:divBdr>
        <w:top w:val="none" w:sz="0" w:space="0" w:color="auto"/>
        <w:left w:val="none" w:sz="0" w:space="0" w:color="auto"/>
        <w:bottom w:val="none" w:sz="0" w:space="0" w:color="auto"/>
        <w:right w:val="none" w:sz="0" w:space="0" w:color="auto"/>
      </w:divBdr>
    </w:div>
    <w:div w:id="157422983">
      <w:marLeft w:val="0"/>
      <w:marRight w:val="0"/>
      <w:marTop w:val="0"/>
      <w:marBottom w:val="0"/>
      <w:divBdr>
        <w:top w:val="none" w:sz="0" w:space="0" w:color="auto"/>
        <w:left w:val="none" w:sz="0" w:space="0" w:color="auto"/>
        <w:bottom w:val="none" w:sz="0" w:space="0" w:color="auto"/>
        <w:right w:val="none" w:sz="0" w:space="0" w:color="auto"/>
      </w:divBdr>
    </w:div>
    <w:div w:id="201676358">
      <w:marLeft w:val="0"/>
      <w:marRight w:val="0"/>
      <w:marTop w:val="0"/>
      <w:marBottom w:val="0"/>
      <w:divBdr>
        <w:top w:val="none" w:sz="0" w:space="0" w:color="auto"/>
        <w:left w:val="none" w:sz="0" w:space="0" w:color="auto"/>
        <w:bottom w:val="none" w:sz="0" w:space="0" w:color="auto"/>
        <w:right w:val="none" w:sz="0" w:space="0" w:color="auto"/>
      </w:divBdr>
    </w:div>
    <w:div w:id="206065782">
      <w:marLeft w:val="0"/>
      <w:marRight w:val="0"/>
      <w:marTop w:val="0"/>
      <w:marBottom w:val="0"/>
      <w:divBdr>
        <w:top w:val="none" w:sz="0" w:space="0" w:color="auto"/>
        <w:left w:val="none" w:sz="0" w:space="0" w:color="auto"/>
        <w:bottom w:val="none" w:sz="0" w:space="0" w:color="auto"/>
        <w:right w:val="none" w:sz="0" w:space="0" w:color="auto"/>
      </w:divBdr>
    </w:div>
    <w:div w:id="208761417">
      <w:marLeft w:val="0"/>
      <w:marRight w:val="0"/>
      <w:marTop w:val="0"/>
      <w:marBottom w:val="0"/>
      <w:divBdr>
        <w:top w:val="none" w:sz="0" w:space="0" w:color="auto"/>
        <w:left w:val="none" w:sz="0" w:space="0" w:color="auto"/>
        <w:bottom w:val="none" w:sz="0" w:space="0" w:color="auto"/>
        <w:right w:val="none" w:sz="0" w:space="0" w:color="auto"/>
      </w:divBdr>
    </w:div>
    <w:div w:id="215556573">
      <w:marLeft w:val="0"/>
      <w:marRight w:val="0"/>
      <w:marTop w:val="0"/>
      <w:marBottom w:val="0"/>
      <w:divBdr>
        <w:top w:val="none" w:sz="0" w:space="0" w:color="auto"/>
        <w:left w:val="none" w:sz="0" w:space="0" w:color="auto"/>
        <w:bottom w:val="none" w:sz="0" w:space="0" w:color="auto"/>
        <w:right w:val="none" w:sz="0" w:space="0" w:color="auto"/>
      </w:divBdr>
    </w:div>
    <w:div w:id="217863898">
      <w:marLeft w:val="0"/>
      <w:marRight w:val="0"/>
      <w:marTop w:val="0"/>
      <w:marBottom w:val="0"/>
      <w:divBdr>
        <w:top w:val="none" w:sz="0" w:space="0" w:color="auto"/>
        <w:left w:val="none" w:sz="0" w:space="0" w:color="auto"/>
        <w:bottom w:val="none" w:sz="0" w:space="0" w:color="auto"/>
        <w:right w:val="none" w:sz="0" w:space="0" w:color="auto"/>
      </w:divBdr>
    </w:div>
    <w:div w:id="223640439">
      <w:bodyDiv w:val="1"/>
      <w:marLeft w:val="0"/>
      <w:marRight w:val="0"/>
      <w:marTop w:val="0"/>
      <w:marBottom w:val="0"/>
      <w:divBdr>
        <w:top w:val="none" w:sz="0" w:space="0" w:color="auto"/>
        <w:left w:val="none" w:sz="0" w:space="0" w:color="auto"/>
        <w:bottom w:val="none" w:sz="0" w:space="0" w:color="auto"/>
        <w:right w:val="none" w:sz="0" w:space="0" w:color="auto"/>
      </w:divBdr>
    </w:div>
    <w:div w:id="232814101">
      <w:marLeft w:val="0"/>
      <w:marRight w:val="0"/>
      <w:marTop w:val="0"/>
      <w:marBottom w:val="0"/>
      <w:divBdr>
        <w:top w:val="none" w:sz="0" w:space="0" w:color="auto"/>
        <w:left w:val="none" w:sz="0" w:space="0" w:color="auto"/>
        <w:bottom w:val="none" w:sz="0" w:space="0" w:color="auto"/>
        <w:right w:val="none" w:sz="0" w:space="0" w:color="auto"/>
      </w:divBdr>
    </w:div>
    <w:div w:id="245922130">
      <w:marLeft w:val="0"/>
      <w:marRight w:val="0"/>
      <w:marTop w:val="0"/>
      <w:marBottom w:val="0"/>
      <w:divBdr>
        <w:top w:val="none" w:sz="0" w:space="0" w:color="auto"/>
        <w:left w:val="none" w:sz="0" w:space="0" w:color="auto"/>
        <w:bottom w:val="none" w:sz="0" w:space="0" w:color="auto"/>
        <w:right w:val="none" w:sz="0" w:space="0" w:color="auto"/>
      </w:divBdr>
    </w:div>
    <w:div w:id="284236816">
      <w:marLeft w:val="0"/>
      <w:marRight w:val="0"/>
      <w:marTop w:val="0"/>
      <w:marBottom w:val="0"/>
      <w:divBdr>
        <w:top w:val="none" w:sz="0" w:space="0" w:color="auto"/>
        <w:left w:val="none" w:sz="0" w:space="0" w:color="auto"/>
        <w:bottom w:val="none" w:sz="0" w:space="0" w:color="auto"/>
        <w:right w:val="none" w:sz="0" w:space="0" w:color="auto"/>
      </w:divBdr>
    </w:div>
    <w:div w:id="288823505">
      <w:marLeft w:val="0"/>
      <w:marRight w:val="0"/>
      <w:marTop w:val="0"/>
      <w:marBottom w:val="0"/>
      <w:divBdr>
        <w:top w:val="none" w:sz="0" w:space="0" w:color="auto"/>
        <w:left w:val="none" w:sz="0" w:space="0" w:color="auto"/>
        <w:bottom w:val="none" w:sz="0" w:space="0" w:color="auto"/>
        <w:right w:val="none" w:sz="0" w:space="0" w:color="auto"/>
      </w:divBdr>
    </w:div>
    <w:div w:id="296883062">
      <w:marLeft w:val="0"/>
      <w:marRight w:val="0"/>
      <w:marTop w:val="0"/>
      <w:marBottom w:val="0"/>
      <w:divBdr>
        <w:top w:val="none" w:sz="0" w:space="0" w:color="auto"/>
        <w:left w:val="none" w:sz="0" w:space="0" w:color="auto"/>
        <w:bottom w:val="none" w:sz="0" w:space="0" w:color="auto"/>
        <w:right w:val="none" w:sz="0" w:space="0" w:color="auto"/>
      </w:divBdr>
    </w:div>
    <w:div w:id="297614594">
      <w:bodyDiv w:val="1"/>
      <w:marLeft w:val="0"/>
      <w:marRight w:val="0"/>
      <w:marTop w:val="0"/>
      <w:marBottom w:val="0"/>
      <w:divBdr>
        <w:top w:val="none" w:sz="0" w:space="0" w:color="auto"/>
        <w:left w:val="none" w:sz="0" w:space="0" w:color="auto"/>
        <w:bottom w:val="none" w:sz="0" w:space="0" w:color="auto"/>
        <w:right w:val="none" w:sz="0" w:space="0" w:color="auto"/>
      </w:divBdr>
      <w:divsChild>
        <w:div w:id="1925793664">
          <w:marLeft w:val="0"/>
          <w:marRight w:val="0"/>
          <w:marTop w:val="0"/>
          <w:marBottom w:val="0"/>
          <w:divBdr>
            <w:top w:val="none" w:sz="0" w:space="0" w:color="auto"/>
            <w:left w:val="none" w:sz="0" w:space="0" w:color="auto"/>
            <w:bottom w:val="none" w:sz="0" w:space="0" w:color="auto"/>
            <w:right w:val="none" w:sz="0" w:space="0" w:color="auto"/>
          </w:divBdr>
        </w:div>
        <w:div w:id="272518827">
          <w:marLeft w:val="0"/>
          <w:marRight w:val="0"/>
          <w:marTop w:val="0"/>
          <w:marBottom w:val="0"/>
          <w:divBdr>
            <w:top w:val="none" w:sz="0" w:space="0" w:color="auto"/>
            <w:left w:val="none" w:sz="0" w:space="0" w:color="auto"/>
            <w:bottom w:val="none" w:sz="0" w:space="0" w:color="auto"/>
            <w:right w:val="none" w:sz="0" w:space="0" w:color="auto"/>
          </w:divBdr>
        </w:div>
        <w:div w:id="292440834">
          <w:marLeft w:val="0"/>
          <w:marRight w:val="0"/>
          <w:marTop w:val="0"/>
          <w:marBottom w:val="0"/>
          <w:divBdr>
            <w:top w:val="none" w:sz="0" w:space="0" w:color="auto"/>
            <w:left w:val="none" w:sz="0" w:space="0" w:color="auto"/>
            <w:bottom w:val="none" w:sz="0" w:space="0" w:color="auto"/>
            <w:right w:val="none" w:sz="0" w:space="0" w:color="auto"/>
          </w:divBdr>
        </w:div>
        <w:div w:id="574898166">
          <w:marLeft w:val="0"/>
          <w:marRight w:val="0"/>
          <w:marTop w:val="0"/>
          <w:marBottom w:val="0"/>
          <w:divBdr>
            <w:top w:val="none" w:sz="0" w:space="0" w:color="auto"/>
            <w:left w:val="none" w:sz="0" w:space="0" w:color="auto"/>
            <w:bottom w:val="none" w:sz="0" w:space="0" w:color="auto"/>
            <w:right w:val="none" w:sz="0" w:space="0" w:color="auto"/>
          </w:divBdr>
        </w:div>
        <w:div w:id="1667784326">
          <w:marLeft w:val="0"/>
          <w:marRight w:val="0"/>
          <w:marTop w:val="0"/>
          <w:marBottom w:val="0"/>
          <w:divBdr>
            <w:top w:val="none" w:sz="0" w:space="0" w:color="auto"/>
            <w:left w:val="none" w:sz="0" w:space="0" w:color="auto"/>
            <w:bottom w:val="none" w:sz="0" w:space="0" w:color="auto"/>
            <w:right w:val="none" w:sz="0" w:space="0" w:color="auto"/>
          </w:divBdr>
        </w:div>
        <w:div w:id="1754744377">
          <w:marLeft w:val="0"/>
          <w:marRight w:val="0"/>
          <w:marTop w:val="0"/>
          <w:marBottom w:val="0"/>
          <w:divBdr>
            <w:top w:val="none" w:sz="0" w:space="0" w:color="auto"/>
            <w:left w:val="none" w:sz="0" w:space="0" w:color="auto"/>
            <w:bottom w:val="none" w:sz="0" w:space="0" w:color="auto"/>
            <w:right w:val="none" w:sz="0" w:space="0" w:color="auto"/>
          </w:divBdr>
        </w:div>
        <w:div w:id="507713184">
          <w:marLeft w:val="0"/>
          <w:marRight w:val="0"/>
          <w:marTop w:val="0"/>
          <w:marBottom w:val="0"/>
          <w:divBdr>
            <w:top w:val="none" w:sz="0" w:space="0" w:color="auto"/>
            <w:left w:val="none" w:sz="0" w:space="0" w:color="auto"/>
            <w:bottom w:val="none" w:sz="0" w:space="0" w:color="auto"/>
            <w:right w:val="none" w:sz="0" w:space="0" w:color="auto"/>
          </w:divBdr>
        </w:div>
        <w:div w:id="2086879765">
          <w:marLeft w:val="0"/>
          <w:marRight w:val="0"/>
          <w:marTop w:val="0"/>
          <w:marBottom w:val="0"/>
          <w:divBdr>
            <w:top w:val="none" w:sz="0" w:space="0" w:color="auto"/>
            <w:left w:val="none" w:sz="0" w:space="0" w:color="auto"/>
            <w:bottom w:val="none" w:sz="0" w:space="0" w:color="auto"/>
            <w:right w:val="none" w:sz="0" w:space="0" w:color="auto"/>
          </w:divBdr>
        </w:div>
        <w:div w:id="1120994716">
          <w:marLeft w:val="0"/>
          <w:marRight w:val="0"/>
          <w:marTop w:val="0"/>
          <w:marBottom w:val="0"/>
          <w:divBdr>
            <w:top w:val="none" w:sz="0" w:space="0" w:color="auto"/>
            <w:left w:val="none" w:sz="0" w:space="0" w:color="auto"/>
            <w:bottom w:val="none" w:sz="0" w:space="0" w:color="auto"/>
            <w:right w:val="none" w:sz="0" w:space="0" w:color="auto"/>
          </w:divBdr>
        </w:div>
        <w:div w:id="1278411308">
          <w:marLeft w:val="0"/>
          <w:marRight w:val="0"/>
          <w:marTop w:val="0"/>
          <w:marBottom w:val="0"/>
          <w:divBdr>
            <w:top w:val="none" w:sz="0" w:space="0" w:color="auto"/>
            <w:left w:val="none" w:sz="0" w:space="0" w:color="auto"/>
            <w:bottom w:val="none" w:sz="0" w:space="0" w:color="auto"/>
            <w:right w:val="none" w:sz="0" w:space="0" w:color="auto"/>
          </w:divBdr>
        </w:div>
        <w:div w:id="1771272626">
          <w:marLeft w:val="0"/>
          <w:marRight w:val="0"/>
          <w:marTop w:val="0"/>
          <w:marBottom w:val="0"/>
          <w:divBdr>
            <w:top w:val="none" w:sz="0" w:space="0" w:color="auto"/>
            <w:left w:val="none" w:sz="0" w:space="0" w:color="auto"/>
            <w:bottom w:val="none" w:sz="0" w:space="0" w:color="auto"/>
            <w:right w:val="none" w:sz="0" w:space="0" w:color="auto"/>
          </w:divBdr>
        </w:div>
        <w:div w:id="1072850345">
          <w:marLeft w:val="0"/>
          <w:marRight w:val="0"/>
          <w:marTop w:val="0"/>
          <w:marBottom w:val="0"/>
          <w:divBdr>
            <w:top w:val="none" w:sz="0" w:space="0" w:color="auto"/>
            <w:left w:val="none" w:sz="0" w:space="0" w:color="auto"/>
            <w:bottom w:val="none" w:sz="0" w:space="0" w:color="auto"/>
            <w:right w:val="none" w:sz="0" w:space="0" w:color="auto"/>
          </w:divBdr>
        </w:div>
        <w:div w:id="838884691">
          <w:marLeft w:val="0"/>
          <w:marRight w:val="0"/>
          <w:marTop w:val="0"/>
          <w:marBottom w:val="0"/>
          <w:divBdr>
            <w:top w:val="none" w:sz="0" w:space="0" w:color="auto"/>
            <w:left w:val="none" w:sz="0" w:space="0" w:color="auto"/>
            <w:bottom w:val="none" w:sz="0" w:space="0" w:color="auto"/>
            <w:right w:val="none" w:sz="0" w:space="0" w:color="auto"/>
          </w:divBdr>
        </w:div>
        <w:div w:id="1842574406">
          <w:marLeft w:val="0"/>
          <w:marRight w:val="0"/>
          <w:marTop w:val="0"/>
          <w:marBottom w:val="0"/>
          <w:divBdr>
            <w:top w:val="none" w:sz="0" w:space="0" w:color="auto"/>
            <w:left w:val="none" w:sz="0" w:space="0" w:color="auto"/>
            <w:bottom w:val="none" w:sz="0" w:space="0" w:color="auto"/>
            <w:right w:val="none" w:sz="0" w:space="0" w:color="auto"/>
          </w:divBdr>
        </w:div>
        <w:div w:id="1448574789">
          <w:marLeft w:val="0"/>
          <w:marRight w:val="0"/>
          <w:marTop w:val="0"/>
          <w:marBottom w:val="0"/>
          <w:divBdr>
            <w:top w:val="none" w:sz="0" w:space="0" w:color="auto"/>
            <w:left w:val="none" w:sz="0" w:space="0" w:color="auto"/>
            <w:bottom w:val="none" w:sz="0" w:space="0" w:color="auto"/>
            <w:right w:val="none" w:sz="0" w:space="0" w:color="auto"/>
          </w:divBdr>
        </w:div>
        <w:div w:id="506676179">
          <w:marLeft w:val="0"/>
          <w:marRight w:val="0"/>
          <w:marTop w:val="0"/>
          <w:marBottom w:val="0"/>
          <w:divBdr>
            <w:top w:val="none" w:sz="0" w:space="0" w:color="auto"/>
            <w:left w:val="none" w:sz="0" w:space="0" w:color="auto"/>
            <w:bottom w:val="none" w:sz="0" w:space="0" w:color="auto"/>
            <w:right w:val="none" w:sz="0" w:space="0" w:color="auto"/>
          </w:divBdr>
        </w:div>
        <w:div w:id="562061920">
          <w:marLeft w:val="0"/>
          <w:marRight w:val="0"/>
          <w:marTop w:val="0"/>
          <w:marBottom w:val="0"/>
          <w:divBdr>
            <w:top w:val="none" w:sz="0" w:space="0" w:color="auto"/>
            <w:left w:val="none" w:sz="0" w:space="0" w:color="auto"/>
            <w:bottom w:val="none" w:sz="0" w:space="0" w:color="auto"/>
            <w:right w:val="none" w:sz="0" w:space="0" w:color="auto"/>
          </w:divBdr>
        </w:div>
        <w:div w:id="694961358">
          <w:marLeft w:val="0"/>
          <w:marRight w:val="0"/>
          <w:marTop w:val="0"/>
          <w:marBottom w:val="0"/>
          <w:divBdr>
            <w:top w:val="none" w:sz="0" w:space="0" w:color="auto"/>
            <w:left w:val="none" w:sz="0" w:space="0" w:color="auto"/>
            <w:bottom w:val="none" w:sz="0" w:space="0" w:color="auto"/>
            <w:right w:val="none" w:sz="0" w:space="0" w:color="auto"/>
          </w:divBdr>
        </w:div>
        <w:div w:id="1115173956">
          <w:marLeft w:val="0"/>
          <w:marRight w:val="0"/>
          <w:marTop w:val="0"/>
          <w:marBottom w:val="0"/>
          <w:divBdr>
            <w:top w:val="none" w:sz="0" w:space="0" w:color="auto"/>
            <w:left w:val="none" w:sz="0" w:space="0" w:color="auto"/>
            <w:bottom w:val="none" w:sz="0" w:space="0" w:color="auto"/>
            <w:right w:val="none" w:sz="0" w:space="0" w:color="auto"/>
          </w:divBdr>
        </w:div>
        <w:div w:id="875772191">
          <w:marLeft w:val="0"/>
          <w:marRight w:val="0"/>
          <w:marTop w:val="0"/>
          <w:marBottom w:val="0"/>
          <w:divBdr>
            <w:top w:val="none" w:sz="0" w:space="0" w:color="auto"/>
            <w:left w:val="none" w:sz="0" w:space="0" w:color="auto"/>
            <w:bottom w:val="none" w:sz="0" w:space="0" w:color="auto"/>
            <w:right w:val="none" w:sz="0" w:space="0" w:color="auto"/>
          </w:divBdr>
        </w:div>
        <w:div w:id="1701667679">
          <w:marLeft w:val="0"/>
          <w:marRight w:val="0"/>
          <w:marTop w:val="0"/>
          <w:marBottom w:val="0"/>
          <w:divBdr>
            <w:top w:val="none" w:sz="0" w:space="0" w:color="auto"/>
            <w:left w:val="none" w:sz="0" w:space="0" w:color="auto"/>
            <w:bottom w:val="none" w:sz="0" w:space="0" w:color="auto"/>
            <w:right w:val="none" w:sz="0" w:space="0" w:color="auto"/>
          </w:divBdr>
        </w:div>
      </w:divsChild>
    </w:div>
    <w:div w:id="306666389">
      <w:marLeft w:val="0"/>
      <w:marRight w:val="0"/>
      <w:marTop w:val="0"/>
      <w:marBottom w:val="0"/>
      <w:divBdr>
        <w:top w:val="none" w:sz="0" w:space="0" w:color="auto"/>
        <w:left w:val="none" w:sz="0" w:space="0" w:color="auto"/>
        <w:bottom w:val="none" w:sz="0" w:space="0" w:color="auto"/>
        <w:right w:val="none" w:sz="0" w:space="0" w:color="auto"/>
      </w:divBdr>
    </w:div>
    <w:div w:id="322049883">
      <w:marLeft w:val="0"/>
      <w:marRight w:val="0"/>
      <w:marTop w:val="0"/>
      <w:marBottom w:val="0"/>
      <w:divBdr>
        <w:top w:val="none" w:sz="0" w:space="0" w:color="auto"/>
        <w:left w:val="none" w:sz="0" w:space="0" w:color="auto"/>
        <w:bottom w:val="none" w:sz="0" w:space="0" w:color="auto"/>
        <w:right w:val="none" w:sz="0" w:space="0" w:color="auto"/>
      </w:divBdr>
    </w:div>
    <w:div w:id="323356937">
      <w:bodyDiv w:val="1"/>
      <w:marLeft w:val="0"/>
      <w:marRight w:val="0"/>
      <w:marTop w:val="0"/>
      <w:marBottom w:val="0"/>
      <w:divBdr>
        <w:top w:val="none" w:sz="0" w:space="0" w:color="auto"/>
        <w:left w:val="none" w:sz="0" w:space="0" w:color="auto"/>
        <w:bottom w:val="none" w:sz="0" w:space="0" w:color="auto"/>
        <w:right w:val="none" w:sz="0" w:space="0" w:color="auto"/>
      </w:divBdr>
    </w:div>
    <w:div w:id="329716635">
      <w:marLeft w:val="0"/>
      <w:marRight w:val="0"/>
      <w:marTop w:val="0"/>
      <w:marBottom w:val="0"/>
      <w:divBdr>
        <w:top w:val="none" w:sz="0" w:space="0" w:color="auto"/>
        <w:left w:val="none" w:sz="0" w:space="0" w:color="auto"/>
        <w:bottom w:val="none" w:sz="0" w:space="0" w:color="auto"/>
        <w:right w:val="none" w:sz="0" w:space="0" w:color="auto"/>
      </w:divBdr>
    </w:div>
    <w:div w:id="331417527">
      <w:marLeft w:val="0"/>
      <w:marRight w:val="0"/>
      <w:marTop w:val="0"/>
      <w:marBottom w:val="0"/>
      <w:divBdr>
        <w:top w:val="none" w:sz="0" w:space="0" w:color="auto"/>
        <w:left w:val="none" w:sz="0" w:space="0" w:color="auto"/>
        <w:bottom w:val="none" w:sz="0" w:space="0" w:color="auto"/>
        <w:right w:val="none" w:sz="0" w:space="0" w:color="auto"/>
      </w:divBdr>
    </w:div>
    <w:div w:id="343675524">
      <w:marLeft w:val="0"/>
      <w:marRight w:val="0"/>
      <w:marTop w:val="0"/>
      <w:marBottom w:val="0"/>
      <w:divBdr>
        <w:top w:val="none" w:sz="0" w:space="0" w:color="auto"/>
        <w:left w:val="none" w:sz="0" w:space="0" w:color="auto"/>
        <w:bottom w:val="none" w:sz="0" w:space="0" w:color="auto"/>
        <w:right w:val="none" w:sz="0" w:space="0" w:color="auto"/>
      </w:divBdr>
    </w:div>
    <w:div w:id="382483091">
      <w:marLeft w:val="0"/>
      <w:marRight w:val="0"/>
      <w:marTop w:val="0"/>
      <w:marBottom w:val="0"/>
      <w:divBdr>
        <w:top w:val="none" w:sz="0" w:space="0" w:color="auto"/>
        <w:left w:val="none" w:sz="0" w:space="0" w:color="auto"/>
        <w:bottom w:val="none" w:sz="0" w:space="0" w:color="auto"/>
        <w:right w:val="none" w:sz="0" w:space="0" w:color="auto"/>
      </w:divBdr>
    </w:div>
    <w:div w:id="405079161">
      <w:marLeft w:val="0"/>
      <w:marRight w:val="0"/>
      <w:marTop w:val="0"/>
      <w:marBottom w:val="0"/>
      <w:divBdr>
        <w:top w:val="none" w:sz="0" w:space="0" w:color="auto"/>
        <w:left w:val="none" w:sz="0" w:space="0" w:color="auto"/>
        <w:bottom w:val="none" w:sz="0" w:space="0" w:color="auto"/>
        <w:right w:val="none" w:sz="0" w:space="0" w:color="auto"/>
      </w:divBdr>
    </w:div>
    <w:div w:id="426969012">
      <w:marLeft w:val="0"/>
      <w:marRight w:val="0"/>
      <w:marTop w:val="0"/>
      <w:marBottom w:val="0"/>
      <w:divBdr>
        <w:top w:val="none" w:sz="0" w:space="0" w:color="auto"/>
        <w:left w:val="none" w:sz="0" w:space="0" w:color="auto"/>
        <w:bottom w:val="none" w:sz="0" w:space="0" w:color="auto"/>
        <w:right w:val="none" w:sz="0" w:space="0" w:color="auto"/>
      </w:divBdr>
    </w:div>
    <w:div w:id="433671472">
      <w:marLeft w:val="0"/>
      <w:marRight w:val="0"/>
      <w:marTop w:val="0"/>
      <w:marBottom w:val="0"/>
      <w:divBdr>
        <w:top w:val="none" w:sz="0" w:space="0" w:color="auto"/>
        <w:left w:val="none" w:sz="0" w:space="0" w:color="auto"/>
        <w:bottom w:val="none" w:sz="0" w:space="0" w:color="auto"/>
        <w:right w:val="none" w:sz="0" w:space="0" w:color="auto"/>
      </w:divBdr>
    </w:div>
    <w:div w:id="444235122">
      <w:marLeft w:val="0"/>
      <w:marRight w:val="0"/>
      <w:marTop w:val="0"/>
      <w:marBottom w:val="0"/>
      <w:divBdr>
        <w:top w:val="none" w:sz="0" w:space="0" w:color="auto"/>
        <w:left w:val="none" w:sz="0" w:space="0" w:color="auto"/>
        <w:bottom w:val="none" w:sz="0" w:space="0" w:color="auto"/>
        <w:right w:val="none" w:sz="0" w:space="0" w:color="auto"/>
      </w:divBdr>
    </w:div>
    <w:div w:id="449861485">
      <w:bodyDiv w:val="1"/>
      <w:marLeft w:val="0"/>
      <w:marRight w:val="0"/>
      <w:marTop w:val="0"/>
      <w:marBottom w:val="0"/>
      <w:divBdr>
        <w:top w:val="none" w:sz="0" w:space="0" w:color="auto"/>
        <w:left w:val="none" w:sz="0" w:space="0" w:color="auto"/>
        <w:bottom w:val="none" w:sz="0" w:space="0" w:color="auto"/>
        <w:right w:val="none" w:sz="0" w:space="0" w:color="auto"/>
      </w:divBdr>
      <w:divsChild>
        <w:div w:id="1407612461">
          <w:marLeft w:val="0"/>
          <w:marRight w:val="0"/>
          <w:marTop w:val="0"/>
          <w:marBottom w:val="0"/>
          <w:divBdr>
            <w:top w:val="none" w:sz="0" w:space="0" w:color="auto"/>
            <w:left w:val="none" w:sz="0" w:space="0" w:color="auto"/>
            <w:bottom w:val="none" w:sz="0" w:space="0" w:color="auto"/>
            <w:right w:val="none" w:sz="0" w:space="0" w:color="auto"/>
          </w:divBdr>
          <w:divsChild>
            <w:div w:id="12151830">
              <w:marLeft w:val="0"/>
              <w:marRight w:val="0"/>
              <w:marTop w:val="0"/>
              <w:marBottom w:val="0"/>
              <w:divBdr>
                <w:top w:val="none" w:sz="0" w:space="0" w:color="auto"/>
                <w:left w:val="none" w:sz="0" w:space="0" w:color="auto"/>
                <w:bottom w:val="none" w:sz="0" w:space="0" w:color="auto"/>
                <w:right w:val="none" w:sz="0" w:space="0" w:color="auto"/>
              </w:divBdr>
            </w:div>
          </w:divsChild>
        </w:div>
        <w:div w:id="1179662168">
          <w:marLeft w:val="0"/>
          <w:marRight w:val="0"/>
          <w:marTop w:val="0"/>
          <w:marBottom w:val="0"/>
          <w:divBdr>
            <w:top w:val="none" w:sz="0" w:space="0" w:color="auto"/>
            <w:left w:val="none" w:sz="0" w:space="0" w:color="auto"/>
            <w:bottom w:val="none" w:sz="0" w:space="0" w:color="auto"/>
            <w:right w:val="none" w:sz="0" w:space="0" w:color="auto"/>
          </w:divBdr>
        </w:div>
        <w:div w:id="1366491735">
          <w:marLeft w:val="0"/>
          <w:marRight w:val="0"/>
          <w:marTop w:val="0"/>
          <w:marBottom w:val="0"/>
          <w:divBdr>
            <w:top w:val="none" w:sz="0" w:space="0" w:color="auto"/>
            <w:left w:val="none" w:sz="0" w:space="0" w:color="auto"/>
            <w:bottom w:val="none" w:sz="0" w:space="0" w:color="auto"/>
            <w:right w:val="none" w:sz="0" w:space="0" w:color="auto"/>
          </w:divBdr>
        </w:div>
        <w:div w:id="1210344074">
          <w:marLeft w:val="0"/>
          <w:marRight w:val="0"/>
          <w:marTop w:val="0"/>
          <w:marBottom w:val="0"/>
          <w:divBdr>
            <w:top w:val="none" w:sz="0" w:space="0" w:color="auto"/>
            <w:left w:val="none" w:sz="0" w:space="0" w:color="auto"/>
            <w:bottom w:val="none" w:sz="0" w:space="0" w:color="auto"/>
            <w:right w:val="none" w:sz="0" w:space="0" w:color="auto"/>
          </w:divBdr>
        </w:div>
        <w:div w:id="1822887032">
          <w:marLeft w:val="0"/>
          <w:marRight w:val="0"/>
          <w:marTop w:val="0"/>
          <w:marBottom w:val="0"/>
          <w:divBdr>
            <w:top w:val="none" w:sz="0" w:space="0" w:color="auto"/>
            <w:left w:val="none" w:sz="0" w:space="0" w:color="auto"/>
            <w:bottom w:val="none" w:sz="0" w:space="0" w:color="auto"/>
            <w:right w:val="none" w:sz="0" w:space="0" w:color="auto"/>
          </w:divBdr>
        </w:div>
        <w:div w:id="1728333759">
          <w:marLeft w:val="0"/>
          <w:marRight w:val="0"/>
          <w:marTop w:val="0"/>
          <w:marBottom w:val="0"/>
          <w:divBdr>
            <w:top w:val="none" w:sz="0" w:space="0" w:color="auto"/>
            <w:left w:val="none" w:sz="0" w:space="0" w:color="auto"/>
            <w:bottom w:val="none" w:sz="0" w:space="0" w:color="auto"/>
            <w:right w:val="none" w:sz="0" w:space="0" w:color="auto"/>
          </w:divBdr>
        </w:div>
        <w:div w:id="2135974850">
          <w:marLeft w:val="0"/>
          <w:marRight w:val="0"/>
          <w:marTop w:val="0"/>
          <w:marBottom w:val="0"/>
          <w:divBdr>
            <w:top w:val="none" w:sz="0" w:space="0" w:color="auto"/>
            <w:left w:val="none" w:sz="0" w:space="0" w:color="auto"/>
            <w:bottom w:val="none" w:sz="0" w:space="0" w:color="auto"/>
            <w:right w:val="none" w:sz="0" w:space="0" w:color="auto"/>
          </w:divBdr>
        </w:div>
        <w:div w:id="1027827477">
          <w:marLeft w:val="0"/>
          <w:marRight w:val="0"/>
          <w:marTop w:val="0"/>
          <w:marBottom w:val="0"/>
          <w:divBdr>
            <w:top w:val="none" w:sz="0" w:space="0" w:color="auto"/>
            <w:left w:val="none" w:sz="0" w:space="0" w:color="auto"/>
            <w:bottom w:val="none" w:sz="0" w:space="0" w:color="auto"/>
            <w:right w:val="none" w:sz="0" w:space="0" w:color="auto"/>
          </w:divBdr>
        </w:div>
        <w:div w:id="1215196210">
          <w:marLeft w:val="0"/>
          <w:marRight w:val="0"/>
          <w:marTop w:val="0"/>
          <w:marBottom w:val="0"/>
          <w:divBdr>
            <w:top w:val="none" w:sz="0" w:space="0" w:color="auto"/>
            <w:left w:val="none" w:sz="0" w:space="0" w:color="auto"/>
            <w:bottom w:val="none" w:sz="0" w:space="0" w:color="auto"/>
            <w:right w:val="none" w:sz="0" w:space="0" w:color="auto"/>
          </w:divBdr>
        </w:div>
        <w:div w:id="1593393142">
          <w:marLeft w:val="0"/>
          <w:marRight w:val="0"/>
          <w:marTop w:val="0"/>
          <w:marBottom w:val="0"/>
          <w:divBdr>
            <w:top w:val="none" w:sz="0" w:space="0" w:color="auto"/>
            <w:left w:val="none" w:sz="0" w:space="0" w:color="auto"/>
            <w:bottom w:val="none" w:sz="0" w:space="0" w:color="auto"/>
            <w:right w:val="none" w:sz="0" w:space="0" w:color="auto"/>
          </w:divBdr>
        </w:div>
        <w:div w:id="1364399654">
          <w:marLeft w:val="0"/>
          <w:marRight w:val="0"/>
          <w:marTop w:val="0"/>
          <w:marBottom w:val="0"/>
          <w:divBdr>
            <w:top w:val="none" w:sz="0" w:space="0" w:color="auto"/>
            <w:left w:val="none" w:sz="0" w:space="0" w:color="auto"/>
            <w:bottom w:val="none" w:sz="0" w:space="0" w:color="auto"/>
            <w:right w:val="none" w:sz="0" w:space="0" w:color="auto"/>
          </w:divBdr>
        </w:div>
        <w:div w:id="1328243630">
          <w:marLeft w:val="0"/>
          <w:marRight w:val="0"/>
          <w:marTop w:val="0"/>
          <w:marBottom w:val="0"/>
          <w:divBdr>
            <w:top w:val="none" w:sz="0" w:space="0" w:color="auto"/>
            <w:left w:val="none" w:sz="0" w:space="0" w:color="auto"/>
            <w:bottom w:val="none" w:sz="0" w:space="0" w:color="auto"/>
            <w:right w:val="none" w:sz="0" w:space="0" w:color="auto"/>
          </w:divBdr>
        </w:div>
        <w:div w:id="701710971">
          <w:marLeft w:val="0"/>
          <w:marRight w:val="0"/>
          <w:marTop w:val="0"/>
          <w:marBottom w:val="0"/>
          <w:divBdr>
            <w:top w:val="none" w:sz="0" w:space="0" w:color="auto"/>
            <w:left w:val="none" w:sz="0" w:space="0" w:color="auto"/>
            <w:bottom w:val="none" w:sz="0" w:space="0" w:color="auto"/>
            <w:right w:val="none" w:sz="0" w:space="0" w:color="auto"/>
          </w:divBdr>
        </w:div>
        <w:div w:id="330110319">
          <w:marLeft w:val="0"/>
          <w:marRight w:val="0"/>
          <w:marTop w:val="0"/>
          <w:marBottom w:val="0"/>
          <w:divBdr>
            <w:top w:val="none" w:sz="0" w:space="0" w:color="auto"/>
            <w:left w:val="none" w:sz="0" w:space="0" w:color="auto"/>
            <w:bottom w:val="none" w:sz="0" w:space="0" w:color="auto"/>
            <w:right w:val="none" w:sz="0" w:space="0" w:color="auto"/>
          </w:divBdr>
        </w:div>
        <w:div w:id="1079599641">
          <w:marLeft w:val="0"/>
          <w:marRight w:val="0"/>
          <w:marTop w:val="0"/>
          <w:marBottom w:val="0"/>
          <w:divBdr>
            <w:top w:val="none" w:sz="0" w:space="0" w:color="auto"/>
            <w:left w:val="none" w:sz="0" w:space="0" w:color="auto"/>
            <w:bottom w:val="none" w:sz="0" w:space="0" w:color="auto"/>
            <w:right w:val="none" w:sz="0" w:space="0" w:color="auto"/>
          </w:divBdr>
        </w:div>
        <w:div w:id="1962571415">
          <w:marLeft w:val="0"/>
          <w:marRight w:val="0"/>
          <w:marTop w:val="0"/>
          <w:marBottom w:val="0"/>
          <w:divBdr>
            <w:top w:val="none" w:sz="0" w:space="0" w:color="auto"/>
            <w:left w:val="none" w:sz="0" w:space="0" w:color="auto"/>
            <w:bottom w:val="none" w:sz="0" w:space="0" w:color="auto"/>
            <w:right w:val="none" w:sz="0" w:space="0" w:color="auto"/>
          </w:divBdr>
        </w:div>
        <w:div w:id="763501813">
          <w:marLeft w:val="0"/>
          <w:marRight w:val="0"/>
          <w:marTop w:val="0"/>
          <w:marBottom w:val="0"/>
          <w:divBdr>
            <w:top w:val="none" w:sz="0" w:space="0" w:color="auto"/>
            <w:left w:val="none" w:sz="0" w:space="0" w:color="auto"/>
            <w:bottom w:val="none" w:sz="0" w:space="0" w:color="auto"/>
            <w:right w:val="none" w:sz="0" w:space="0" w:color="auto"/>
          </w:divBdr>
        </w:div>
        <w:div w:id="1962607078">
          <w:marLeft w:val="0"/>
          <w:marRight w:val="0"/>
          <w:marTop w:val="0"/>
          <w:marBottom w:val="0"/>
          <w:divBdr>
            <w:top w:val="none" w:sz="0" w:space="0" w:color="auto"/>
            <w:left w:val="none" w:sz="0" w:space="0" w:color="auto"/>
            <w:bottom w:val="none" w:sz="0" w:space="0" w:color="auto"/>
            <w:right w:val="none" w:sz="0" w:space="0" w:color="auto"/>
          </w:divBdr>
        </w:div>
        <w:div w:id="1731076660">
          <w:marLeft w:val="0"/>
          <w:marRight w:val="0"/>
          <w:marTop w:val="0"/>
          <w:marBottom w:val="0"/>
          <w:divBdr>
            <w:top w:val="none" w:sz="0" w:space="0" w:color="auto"/>
            <w:left w:val="none" w:sz="0" w:space="0" w:color="auto"/>
            <w:bottom w:val="none" w:sz="0" w:space="0" w:color="auto"/>
            <w:right w:val="none" w:sz="0" w:space="0" w:color="auto"/>
          </w:divBdr>
        </w:div>
        <w:div w:id="1130902222">
          <w:marLeft w:val="0"/>
          <w:marRight w:val="0"/>
          <w:marTop w:val="0"/>
          <w:marBottom w:val="0"/>
          <w:divBdr>
            <w:top w:val="none" w:sz="0" w:space="0" w:color="auto"/>
            <w:left w:val="none" w:sz="0" w:space="0" w:color="auto"/>
            <w:bottom w:val="none" w:sz="0" w:space="0" w:color="auto"/>
            <w:right w:val="none" w:sz="0" w:space="0" w:color="auto"/>
          </w:divBdr>
        </w:div>
        <w:div w:id="664213425">
          <w:marLeft w:val="0"/>
          <w:marRight w:val="0"/>
          <w:marTop w:val="0"/>
          <w:marBottom w:val="0"/>
          <w:divBdr>
            <w:top w:val="none" w:sz="0" w:space="0" w:color="auto"/>
            <w:left w:val="none" w:sz="0" w:space="0" w:color="auto"/>
            <w:bottom w:val="none" w:sz="0" w:space="0" w:color="auto"/>
            <w:right w:val="none" w:sz="0" w:space="0" w:color="auto"/>
          </w:divBdr>
        </w:div>
      </w:divsChild>
    </w:div>
    <w:div w:id="455026157">
      <w:marLeft w:val="0"/>
      <w:marRight w:val="0"/>
      <w:marTop w:val="0"/>
      <w:marBottom w:val="0"/>
      <w:divBdr>
        <w:top w:val="none" w:sz="0" w:space="0" w:color="auto"/>
        <w:left w:val="none" w:sz="0" w:space="0" w:color="auto"/>
        <w:bottom w:val="none" w:sz="0" w:space="0" w:color="auto"/>
        <w:right w:val="none" w:sz="0" w:space="0" w:color="auto"/>
      </w:divBdr>
    </w:div>
    <w:div w:id="492071227">
      <w:marLeft w:val="0"/>
      <w:marRight w:val="0"/>
      <w:marTop w:val="0"/>
      <w:marBottom w:val="0"/>
      <w:divBdr>
        <w:top w:val="none" w:sz="0" w:space="0" w:color="auto"/>
        <w:left w:val="none" w:sz="0" w:space="0" w:color="auto"/>
        <w:bottom w:val="none" w:sz="0" w:space="0" w:color="auto"/>
        <w:right w:val="none" w:sz="0" w:space="0" w:color="auto"/>
      </w:divBdr>
    </w:div>
    <w:div w:id="500630221">
      <w:marLeft w:val="0"/>
      <w:marRight w:val="0"/>
      <w:marTop w:val="0"/>
      <w:marBottom w:val="0"/>
      <w:divBdr>
        <w:top w:val="none" w:sz="0" w:space="0" w:color="auto"/>
        <w:left w:val="none" w:sz="0" w:space="0" w:color="auto"/>
        <w:bottom w:val="none" w:sz="0" w:space="0" w:color="auto"/>
        <w:right w:val="none" w:sz="0" w:space="0" w:color="auto"/>
      </w:divBdr>
    </w:div>
    <w:div w:id="514459708">
      <w:marLeft w:val="0"/>
      <w:marRight w:val="0"/>
      <w:marTop w:val="0"/>
      <w:marBottom w:val="0"/>
      <w:divBdr>
        <w:top w:val="none" w:sz="0" w:space="0" w:color="auto"/>
        <w:left w:val="none" w:sz="0" w:space="0" w:color="auto"/>
        <w:bottom w:val="none" w:sz="0" w:space="0" w:color="auto"/>
        <w:right w:val="none" w:sz="0" w:space="0" w:color="auto"/>
      </w:divBdr>
    </w:div>
    <w:div w:id="516311439">
      <w:marLeft w:val="0"/>
      <w:marRight w:val="0"/>
      <w:marTop w:val="0"/>
      <w:marBottom w:val="0"/>
      <w:divBdr>
        <w:top w:val="none" w:sz="0" w:space="0" w:color="auto"/>
        <w:left w:val="none" w:sz="0" w:space="0" w:color="auto"/>
        <w:bottom w:val="none" w:sz="0" w:space="0" w:color="auto"/>
        <w:right w:val="none" w:sz="0" w:space="0" w:color="auto"/>
      </w:divBdr>
    </w:div>
    <w:div w:id="560291856">
      <w:marLeft w:val="0"/>
      <w:marRight w:val="0"/>
      <w:marTop w:val="0"/>
      <w:marBottom w:val="0"/>
      <w:divBdr>
        <w:top w:val="none" w:sz="0" w:space="0" w:color="auto"/>
        <w:left w:val="none" w:sz="0" w:space="0" w:color="auto"/>
        <w:bottom w:val="none" w:sz="0" w:space="0" w:color="auto"/>
        <w:right w:val="none" w:sz="0" w:space="0" w:color="auto"/>
      </w:divBdr>
    </w:div>
    <w:div w:id="571433295">
      <w:marLeft w:val="0"/>
      <w:marRight w:val="0"/>
      <w:marTop w:val="0"/>
      <w:marBottom w:val="0"/>
      <w:divBdr>
        <w:top w:val="none" w:sz="0" w:space="0" w:color="auto"/>
        <w:left w:val="none" w:sz="0" w:space="0" w:color="auto"/>
        <w:bottom w:val="none" w:sz="0" w:space="0" w:color="auto"/>
        <w:right w:val="none" w:sz="0" w:space="0" w:color="auto"/>
      </w:divBdr>
    </w:div>
    <w:div w:id="577715180">
      <w:marLeft w:val="0"/>
      <w:marRight w:val="0"/>
      <w:marTop w:val="0"/>
      <w:marBottom w:val="0"/>
      <w:divBdr>
        <w:top w:val="none" w:sz="0" w:space="0" w:color="auto"/>
        <w:left w:val="none" w:sz="0" w:space="0" w:color="auto"/>
        <w:bottom w:val="none" w:sz="0" w:space="0" w:color="auto"/>
        <w:right w:val="none" w:sz="0" w:space="0" w:color="auto"/>
      </w:divBdr>
    </w:div>
    <w:div w:id="635718260">
      <w:marLeft w:val="0"/>
      <w:marRight w:val="0"/>
      <w:marTop w:val="0"/>
      <w:marBottom w:val="0"/>
      <w:divBdr>
        <w:top w:val="none" w:sz="0" w:space="0" w:color="auto"/>
        <w:left w:val="none" w:sz="0" w:space="0" w:color="auto"/>
        <w:bottom w:val="none" w:sz="0" w:space="0" w:color="auto"/>
        <w:right w:val="none" w:sz="0" w:space="0" w:color="auto"/>
      </w:divBdr>
    </w:div>
    <w:div w:id="643777965">
      <w:marLeft w:val="0"/>
      <w:marRight w:val="0"/>
      <w:marTop w:val="0"/>
      <w:marBottom w:val="0"/>
      <w:divBdr>
        <w:top w:val="none" w:sz="0" w:space="0" w:color="auto"/>
        <w:left w:val="none" w:sz="0" w:space="0" w:color="auto"/>
        <w:bottom w:val="none" w:sz="0" w:space="0" w:color="auto"/>
        <w:right w:val="none" w:sz="0" w:space="0" w:color="auto"/>
      </w:divBdr>
    </w:div>
    <w:div w:id="649940969">
      <w:marLeft w:val="0"/>
      <w:marRight w:val="0"/>
      <w:marTop w:val="0"/>
      <w:marBottom w:val="0"/>
      <w:divBdr>
        <w:top w:val="none" w:sz="0" w:space="0" w:color="auto"/>
        <w:left w:val="none" w:sz="0" w:space="0" w:color="auto"/>
        <w:bottom w:val="none" w:sz="0" w:space="0" w:color="auto"/>
        <w:right w:val="none" w:sz="0" w:space="0" w:color="auto"/>
      </w:divBdr>
    </w:div>
    <w:div w:id="669721590">
      <w:marLeft w:val="0"/>
      <w:marRight w:val="0"/>
      <w:marTop w:val="0"/>
      <w:marBottom w:val="0"/>
      <w:divBdr>
        <w:top w:val="none" w:sz="0" w:space="0" w:color="auto"/>
        <w:left w:val="none" w:sz="0" w:space="0" w:color="auto"/>
        <w:bottom w:val="none" w:sz="0" w:space="0" w:color="auto"/>
        <w:right w:val="none" w:sz="0" w:space="0" w:color="auto"/>
      </w:divBdr>
    </w:div>
    <w:div w:id="684019517">
      <w:marLeft w:val="0"/>
      <w:marRight w:val="0"/>
      <w:marTop w:val="0"/>
      <w:marBottom w:val="0"/>
      <w:divBdr>
        <w:top w:val="none" w:sz="0" w:space="0" w:color="auto"/>
        <w:left w:val="none" w:sz="0" w:space="0" w:color="auto"/>
        <w:bottom w:val="none" w:sz="0" w:space="0" w:color="auto"/>
        <w:right w:val="none" w:sz="0" w:space="0" w:color="auto"/>
      </w:divBdr>
    </w:div>
    <w:div w:id="693918311">
      <w:marLeft w:val="0"/>
      <w:marRight w:val="0"/>
      <w:marTop w:val="0"/>
      <w:marBottom w:val="0"/>
      <w:divBdr>
        <w:top w:val="none" w:sz="0" w:space="0" w:color="auto"/>
        <w:left w:val="none" w:sz="0" w:space="0" w:color="auto"/>
        <w:bottom w:val="none" w:sz="0" w:space="0" w:color="auto"/>
        <w:right w:val="none" w:sz="0" w:space="0" w:color="auto"/>
      </w:divBdr>
    </w:div>
    <w:div w:id="717819613">
      <w:marLeft w:val="0"/>
      <w:marRight w:val="0"/>
      <w:marTop w:val="0"/>
      <w:marBottom w:val="0"/>
      <w:divBdr>
        <w:top w:val="none" w:sz="0" w:space="0" w:color="auto"/>
        <w:left w:val="none" w:sz="0" w:space="0" w:color="auto"/>
        <w:bottom w:val="none" w:sz="0" w:space="0" w:color="auto"/>
        <w:right w:val="none" w:sz="0" w:space="0" w:color="auto"/>
      </w:divBdr>
    </w:div>
    <w:div w:id="722681365">
      <w:marLeft w:val="0"/>
      <w:marRight w:val="0"/>
      <w:marTop w:val="0"/>
      <w:marBottom w:val="0"/>
      <w:divBdr>
        <w:top w:val="none" w:sz="0" w:space="0" w:color="auto"/>
        <w:left w:val="none" w:sz="0" w:space="0" w:color="auto"/>
        <w:bottom w:val="none" w:sz="0" w:space="0" w:color="auto"/>
        <w:right w:val="none" w:sz="0" w:space="0" w:color="auto"/>
      </w:divBdr>
    </w:div>
    <w:div w:id="725027713">
      <w:marLeft w:val="0"/>
      <w:marRight w:val="0"/>
      <w:marTop w:val="0"/>
      <w:marBottom w:val="0"/>
      <w:divBdr>
        <w:top w:val="none" w:sz="0" w:space="0" w:color="auto"/>
        <w:left w:val="none" w:sz="0" w:space="0" w:color="auto"/>
        <w:bottom w:val="none" w:sz="0" w:space="0" w:color="auto"/>
        <w:right w:val="none" w:sz="0" w:space="0" w:color="auto"/>
      </w:divBdr>
    </w:div>
    <w:div w:id="726759565">
      <w:marLeft w:val="0"/>
      <w:marRight w:val="0"/>
      <w:marTop w:val="0"/>
      <w:marBottom w:val="0"/>
      <w:divBdr>
        <w:top w:val="none" w:sz="0" w:space="0" w:color="auto"/>
        <w:left w:val="none" w:sz="0" w:space="0" w:color="auto"/>
        <w:bottom w:val="none" w:sz="0" w:space="0" w:color="auto"/>
        <w:right w:val="none" w:sz="0" w:space="0" w:color="auto"/>
      </w:divBdr>
    </w:div>
    <w:div w:id="734399567">
      <w:marLeft w:val="0"/>
      <w:marRight w:val="0"/>
      <w:marTop w:val="0"/>
      <w:marBottom w:val="0"/>
      <w:divBdr>
        <w:top w:val="none" w:sz="0" w:space="0" w:color="auto"/>
        <w:left w:val="none" w:sz="0" w:space="0" w:color="auto"/>
        <w:bottom w:val="none" w:sz="0" w:space="0" w:color="auto"/>
        <w:right w:val="none" w:sz="0" w:space="0" w:color="auto"/>
      </w:divBdr>
    </w:div>
    <w:div w:id="736633269">
      <w:marLeft w:val="0"/>
      <w:marRight w:val="0"/>
      <w:marTop w:val="0"/>
      <w:marBottom w:val="0"/>
      <w:divBdr>
        <w:top w:val="none" w:sz="0" w:space="0" w:color="auto"/>
        <w:left w:val="none" w:sz="0" w:space="0" w:color="auto"/>
        <w:bottom w:val="none" w:sz="0" w:space="0" w:color="auto"/>
        <w:right w:val="none" w:sz="0" w:space="0" w:color="auto"/>
      </w:divBdr>
    </w:div>
    <w:div w:id="754399308">
      <w:marLeft w:val="0"/>
      <w:marRight w:val="0"/>
      <w:marTop w:val="0"/>
      <w:marBottom w:val="0"/>
      <w:divBdr>
        <w:top w:val="none" w:sz="0" w:space="0" w:color="auto"/>
        <w:left w:val="none" w:sz="0" w:space="0" w:color="auto"/>
        <w:bottom w:val="none" w:sz="0" w:space="0" w:color="auto"/>
        <w:right w:val="none" w:sz="0" w:space="0" w:color="auto"/>
      </w:divBdr>
    </w:div>
    <w:div w:id="767042728">
      <w:marLeft w:val="0"/>
      <w:marRight w:val="0"/>
      <w:marTop w:val="0"/>
      <w:marBottom w:val="0"/>
      <w:divBdr>
        <w:top w:val="none" w:sz="0" w:space="0" w:color="auto"/>
        <w:left w:val="none" w:sz="0" w:space="0" w:color="auto"/>
        <w:bottom w:val="none" w:sz="0" w:space="0" w:color="auto"/>
        <w:right w:val="none" w:sz="0" w:space="0" w:color="auto"/>
      </w:divBdr>
    </w:div>
    <w:div w:id="775712881">
      <w:marLeft w:val="0"/>
      <w:marRight w:val="0"/>
      <w:marTop w:val="0"/>
      <w:marBottom w:val="0"/>
      <w:divBdr>
        <w:top w:val="none" w:sz="0" w:space="0" w:color="auto"/>
        <w:left w:val="none" w:sz="0" w:space="0" w:color="auto"/>
        <w:bottom w:val="none" w:sz="0" w:space="0" w:color="auto"/>
        <w:right w:val="none" w:sz="0" w:space="0" w:color="auto"/>
      </w:divBdr>
    </w:div>
    <w:div w:id="800149146">
      <w:marLeft w:val="0"/>
      <w:marRight w:val="0"/>
      <w:marTop w:val="0"/>
      <w:marBottom w:val="0"/>
      <w:divBdr>
        <w:top w:val="none" w:sz="0" w:space="0" w:color="auto"/>
        <w:left w:val="none" w:sz="0" w:space="0" w:color="auto"/>
        <w:bottom w:val="none" w:sz="0" w:space="0" w:color="auto"/>
        <w:right w:val="none" w:sz="0" w:space="0" w:color="auto"/>
      </w:divBdr>
    </w:div>
    <w:div w:id="804466437">
      <w:bodyDiv w:val="1"/>
      <w:marLeft w:val="0"/>
      <w:marRight w:val="0"/>
      <w:marTop w:val="0"/>
      <w:marBottom w:val="0"/>
      <w:divBdr>
        <w:top w:val="none" w:sz="0" w:space="0" w:color="auto"/>
        <w:left w:val="none" w:sz="0" w:space="0" w:color="auto"/>
        <w:bottom w:val="none" w:sz="0" w:space="0" w:color="auto"/>
        <w:right w:val="none" w:sz="0" w:space="0" w:color="auto"/>
      </w:divBdr>
    </w:div>
    <w:div w:id="823471784">
      <w:marLeft w:val="0"/>
      <w:marRight w:val="0"/>
      <w:marTop w:val="0"/>
      <w:marBottom w:val="0"/>
      <w:divBdr>
        <w:top w:val="none" w:sz="0" w:space="0" w:color="auto"/>
        <w:left w:val="none" w:sz="0" w:space="0" w:color="auto"/>
        <w:bottom w:val="none" w:sz="0" w:space="0" w:color="auto"/>
        <w:right w:val="none" w:sz="0" w:space="0" w:color="auto"/>
      </w:divBdr>
    </w:div>
    <w:div w:id="827326794">
      <w:marLeft w:val="0"/>
      <w:marRight w:val="0"/>
      <w:marTop w:val="0"/>
      <w:marBottom w:val="0"/>
      <w:divBdr>
        <w:top w:val="none" w:sz="0" w:space="0" w:color="auto"/>
        <w:left w:val="none" w:sz="0" w:space="0" w:color="auto"/>
        <w:bottom w:val="none" w:sz="0" w:space="0" w:color="auto"/>
        <w:right w:val="none" w:sz="0" w:space="0" w:color="auto"/>
      </w:divBdr>
    </w:div>
    <w:div w:id="828130418">
      <w:marLeft w:val="0"/>
      <w:marRight w:val="0"/>
      <w:marTop w:val="0"/>
      <w:marBottom w:val="0"/>
      <w:divBdr>
        <w:top w:val="none" w:sz="0" w:space="0" w:color="auto"/>
        <w:left w:val="none" w:sz="0" w:space="0" w:color="auto"/>
        <w:bottom w:val="none" w:sz="0" w:space="0" w:color="auto"/>
        <w:right w:val="none" w:sz="0" w:space="0" w:color="auto"/>
      </w:divBdr>
    </w:div>
    <w:div w:id="829056155">
      <w:bodyDiv w:val="1"/>
      <w:marLeft w:val="0"/>
      <w:marRight w:val="0"/>
      <w:marTop w:val="0"/>
      <w:marBottom w:val="0"/>
      <w:divBdr>
        <w:top w:val="none" w:sz="0" w:space="0" w:color="auto"/>
        <w:left w:val="none" w:sz="0" w:space="0" w:color="auto"/>
        <w:bottom w:val="none" w:sz="0" w:space="0" w:color="auto"/>
        <w:right w:val="none" w:sz="0" w:space="0" w:color="auto"/>
      </w:divBdr>
      <w:divsChild>
        <w:div w:id="954019875">
          <w:marLeft w:val="0"/>
          <w:marRight w:val="0"/>
          <w:marTop w:val="0"/>
          <w:marBottom w:val="0"/>
          <w:divBdr>
            <w:top w:val="none" w:sz="0" w:space="0" w:color="auto"/>
            <w:left w:val="none" w:sz="0" w:space="0" w:color="auto"/>
            <w:bottom w:val="none" w:sz="0" w:space="0" w:color="auto"/>
            <w:right w:val="none" w:sz="0" w:space="0" w:color="auto"/>
          </w:divBdr>
        </w:div>
        <w:div w:id="1421946243">
          <w:marLeft w:val="0"/>
          <w:marRight w:val="0"/>
          <w:marTop w:val="0"/>
          <w:marBottom w:val="0"/>
          <w:divBdr>
            <w:top w:val="none" w:sz="0" w:space="0" w:color="auto"/>
            <w:left w:val="none" w:sz="0" w:space="0" w:color="auto"/>
            <w:bottom w:val="none" w:sz="0" w:space="0" w:color="auto"/>
            <w:right w:val="none" w:sz="0" w:space="0" w:color="auto"/>
          </w:divBdr>
        </w:div>
        <w:div w:id="181434585">
          <w:marLeft w:val="0"/>
          <w:marRight w:val="0"/>
          <w:marTop w:val="0"/>
          <w:marBottom w:val="0"/>
          <w:divBdr>
            <w:top w:val="none" w:sz="0" w:space="0" w:color="auto"/>
            <w:left w:val="none" w:sz="0" w:space="0" w:color="auto"/>
            <w:bottom w:val="none" w:sz="0" w:space="0" w:color="auto"/>
            <w:right w:val="none" w:sz="0" w:space="0" w:color="auto"/>
          </w:divBdr>
        </w:div>
        <w:div w:id="915942835">
          <w:marLeft w:val="0"/>
          <w:marRight w:val="0"/>
          <w:marTop w:val="0"/>
          <w:marBottom w:val="0"/>
          <w:divBdr>
            <w:top w:val="none" w:sz="0" w:space="0" w:color="auto"/>
            <w:left w:val="none" w:sz="0" w:space="0" w:color="auto"/>
            <w:bottom w:val="none" w:sz="0" w:space="0" w:color="auto"/>
            <w:right w:val="none" w:sz="0" w:space="0" w:color="auto"/>
          </w:divBdr>
        </w:div>
        <w:div w:id="885139709">
          <w:marLeft w:val="0"/>
          <w:marRight w:val="0"/>
          <w:marTop w:val="0"/>
          <w:marBottom w:val="0"/>
          <w:divBdr>
            <w:top w:val="none" w:sz="0" w:space="0" w:color="auto"/>
            <w:left w:val="none" w:sz="0" w:space="0" w:color="auto"/>
            <w:bottom w:val="none" w:sz="0" w:space="0" w:color="auto"/>
            <w:right w:val="none" w:sz="0" w:space="0" w:color="auto"/>
          </w:divBdr>
        </w:div>
        <w:div w:id="2107724677">
          <w:marLeft w:val="0"/>
          <w:marRight w:val="0"/>
          <w:marTop w:val="0"/>
          <w:marBottom w:val="0"/>
          <w:divBdr>
            <w:top w:val="none" w:sz="0" w:space="0" w:color="auto"/>
            <w:left w:val="none" w:sz="0" w:space="0" w:color="auto"/>
            <w:bottom w:val="none" w:sz="0" w:space="0" w:color="auto"/>
            <w:right w:val="none" w:sz="0" w:space="0" w:color="auto"/>
          </w:divBdr>
        </w:div>
        <w:div w:id="750783486">
          <w:marLeft w:val="0"/>
          <w:marRight w:val="0"/>
          <w:marTop w:val="0"/>
          <w:marBottom w:val="0"/>
          <w:divBdr>
            <w:top w:val="none" w:sz="0" w:space="0" w:color="auto"/>
            <w:left w:val="none" w:sz="0" w:space="0" w:color="auto"/>
            <w:bottom w:val="none" w:sz="0" w:space="0" w:color="auto"/>
            <w:right w:val="none" w:sz="0" w:space="0" w:color="auto"/>
          </w:divBdr>
        </w:div>
        <w:div w:id="234778219">
          <w:marLeft w:val="0"/>
          <w:marRight w:val="0"/>
          <w:marTop w:val="0"/>
          <w:marBottom w:val="0"/>
          <w:divBdr>
            <w:top w:val="none" w:sz="0" w:space="0" w:color="auto"/>
            <w:left w:val="none" w:sz="0" w:space="0" w:color="auto"/>
            <w:bottom w:val="none" w:sz="0" w:space="0" w:color="auto"/>
            <w:right w:val="none" w:sz="0" w:space="0" w:color="auto"/>
          </w:divBdr>
        </w:div>
        <w:div w:id="468860484">
          <w:marLeft w:val="0"/>
          <w:marRight w:val="0"/>
          <w:marTop w:val="0"/>
          <w:marBottom w:val="0"/>
          <w:divBdr>
            <w:top w:val="none" w:sz="0" w:space="0" w:color="auto"/>
            <w:left w:val="none" w:sz="0" w:space="0" w:color="auto"/>
            <w:bottom w:val="none" w:sz="0" w:space="0" w:color="auto"/>
            <w:right w:val="none" w:sz="0" w:space="0" w:color="auto"/>
          </w:divBdr>
        </w:div>
        <w:div w:id="1252005883">
          <w:marLeft w:val="0"/>
          <w:marRight w:val="0"/>
          <w:marTop w:val="0"/>
          <w:marBottom w:val="0"/>
          <w:divBdr>
            <w:top w:val="none" w:sz="0" w:space="0" w:color="auto"/>
            <w:left w:val="none" w:sz="0" w:space="0" w:color="auto"/>
            <w:bottom w:val="none" w:sz="0" w:space="0" w:color="auto"/>
            <w:right w:val="none" w:sz="0" w:space="0" w:color="auto"/>
          </w:divBdr>
        </w:div>
        <w:div w:id="1957519072">
          <w:marLeft w:val="0"/>
          <w:marRight w:val="0"/>
          <w:marTop w:val="0"/>
          <w:marBottom w:val="0"/>
          <w:divBdr>
            <w:top w:val="none" w:sz="0" w:space="0" w:color="auto"/>
            <w:left w:val="none" w:sz="0" w:space="0" w:color="auto"/>
            <w:bottom w:val="none" w:sz="0" w:space="0" w:color="auto"/>
            <w:right w:val="none" w:sz="0" w:space="0" w:color="auto"/>
          </w:divBdr>
        </w:div>
        <w:div w:id="1804808480">
          <w:marLeft w:val="0"/>
          <w:marRight w:val="0"/>
          <w:marTop w:val="0"/>
          <w:marBottom w:val="0"/>
          <w:divBdr>
            <w:top w:val="none" w:sz="0" w:space="0" w:color="auto"/>
            <w:left w:val="none" w:sz="0" w:space="0" w:color="auto"/>
            <w:bottom w:val="none" w:sz="0" w:space="0" w:color="auto"/>
            <w:right w:val="none" w:sz="0" w:space="0" w:color="auto"/>
          </w:divBdr>
        </w:div>
        <w:div w:id="873538831">
          <w:marLeft w:val="0"/>
          <w:marRight w:val="0"/>
          <w:marTop w:val="0"/>
          <w:marBottom w:val="0"/>
          <w:divBdr>
            <w:top w:val="none" w:sz="0" w:space="0" w:color="auto"/>
            <w:left w:val="none" w:sz="0" w:space="0" w:color="auto"/>
            <w:bottom w:val="none" w:sz="0" w:space="0" w:color="auto"/>
            <w:right w:val="none" w:sz="0" w:space="0" w:color="auto"/>
          </w:divBdr>
        </w:div>
        <w:div w:id="1331716874">
          <w:marLeft w:val="0"/>
          <w:marRight w:val="0"/>
          <w:marTop w:val="0"/>
          <w:marBottom w:val="0"/>
          <w:divBdr>
            <w:top w:val="none" w:sz="0" w:space="0" w:color="auto"/>
            <w:left w:val="none" w:sz="0" w:space="0" w:color="auto"/>
            <w:bottom w:val="none" w:sz="0" w:space="0" w:color="auto"/>
            <w:right w:val="none" w:sz="0" w:space="0" w:color="auto"/>
          </w:divBdr>
        </w:div>
        <w:div w:id="406617325">
          <w:marLeft w:val="0"/>
          <w:marRight w:val="0"/>
          <w:marTop w:val="0"/>
          <w:marBottom w:val="0"/>
          <w:divBdr>
            <w:top w:val="none" w:sz="0" w:space="0" w:color="auto"/>
            <w:left w:val="none" w:sz="0" w:space="0" w:color="auto"/>
            <w:bottom w:val="none" w:sz="0" w:space="0" w:color="auto"/>
            <w:right w:val="none" w:sz="0" w:space="0" w:color="auto"/>
          </w:divBdr>
        </w:div>
        <w:div w:id="1293754253">
          <w:marLeft w:val="0"/>
          <w:marRight w:val="0"/>
          <w:marTop w:val="0"/>
          <w:marBottom w:val="0"/>
          <w:divBdr>
            <w:top w:val="none" w:sz="0" w:space="0" w:color="auto"/>
            <w:left w:val="none" w:sz="0" w:space="0" w:color="auto"/>
            <w:bottom w:val="none" w:sz="0" w:space="0" w:color="auto"/>
            <w:right w:val="none" w:sz="0" w:space="0" w:color="auto"/>
          </w:divBdr>
        </w:div>
        <w:div w:id="1678927285">
          <w:marLeft w:val="0"/>
          <w:marRight w:val="0"/>
          <w:marTop w:val="0"/>
          <w:marBottom w:val="0"/>
          <w:divBdr>
            <w:top w:val="none" w:sz="0" w:space="0" w:color="auto"/>
            <w:left w:val="none" w:sz="0" w:space="0" w:color="auto"/>
            <w:bottom w:val="none" w:sz="0" w:space="0" w:color="auto"/>
            <w:right w:val="none" w:sz="0" w:space="0" w:color="auto"/>
          </w:divBdr>
        </w:div>
        <w:div w:id="1811556466">
          <w:marLeft w:val="0"/>
          <w:marRight w:val="0"/>
          <w:marTop w:val="0"/>
          <w:marBottom w:val="0"/>
          <w:divBdr>
            <w:top w:val="none" w:sz="0" w:space="0" w:color="auto"/>
            <w:left w:val="none" w:sz="0" w:space="0" w:color="auto"/>
            <w:bottom w:val="none" w:sz="0" w:space="0" w:color="auto"/>
            <w:right w:val="none" w:sz="0" w:space="0" w:color="auto"/>
          </w:divBdr>
        </w:div>
        <w:div w:id="653685533">
          <w:marLeft w:val="0"/>
          <w:marRight w:val="0"/>
          <w:marTop w:val="0"/>
          <w:marBottom w:val="0"/>
          <w:divBdr>
            <w:top w:val="none" w:sz="0" w:space="0" w:color="auto"/>
            <w:left w:val="none" w:sz="0" w:space="0" w:color="auto"/>
            <w:bottom w:val="none" w:sz="0" w:space="0" w:color="auto"/>
            <w:right w:val="none" w:sz="0" w:space="0" w:color="auto"/>
          </w:divBdr>
        </w:div>
        <w:div w:id="1489322129">
          <w:marLeft w:val="0"/>
          <w:marRight w:val="0"/>
          <w:marTop w:val="0"/>
          <w:marBottom w:val="0"/>
          <w:divBdr>
            <w:top w:val="none" w:sz="0" w:space="0" w:color="auto"/>
            <w:left w:val="none" w:sz="0" w:space="0" w:color="auto"/>
            <w:bottom w:val="none" w:sz="0" w:space="0" w:color="auto"/>
            <w:right w:val="none" w:sz="0" w:space="0" w:color="auto"/>
          </w:divBdr>
        </w:div>
        <w:div w:id="235821964">
          <w:marLeft w:val="0"/>
          <w:marRight w:val="0"/>
          <w:marTop w:val="0"/>
          <w:marBottom w:val="0"/>
          <w:divBdr>
            <w:top w:val="none" w:sz="0" w:space="0" w:color="auto"/>
            <w:left w:val="none" w:sz="0" w:space="0" w:color="auto"/>
            <w:bottom w:val="none" w:sz="0" w:space="0" w:color="auto"/>
            <w:right w:val="none" w:sz="0" w:space="0" w:color="auto"/>
          </w:divBdr>
        </w:div>
      </w:divsChild>
    </w:div>
    <w:div w:id="838233150">
      <w:marLeft w:val="0"/>
      <w:marRight w:val="0"/>
      <w:marTop w:val="0"/>
      <w:marBottom w:val="0"/>
      <w:divBdr>
        <w:top w:val="none" w:sz="0" w:space="0" w:color="auto"/>
        <w:left w:val="none" w:sz="0" w:space="0" w:color="auto"/>
        <w:bottom w:val="none" w:sz="0" w:space="0" w:color="auto"/>
        <w:right w:val="none" w:sz="0" w:space="0" w:color="auto"/>
      </w:divBdr>
    </w:div>
    <w:div w:id="869219260">
      <w:marLeft w:val="0"/>
      <w:marRight w:val="0"/>
      <w:marTop w:val="0"/>
      <w:marBottom w:val="0"/>
      <w:divBdr>
        <w:top w:val="none" w:sz="0" w:space="0" w:color="auto"/>
        <w:left w:val="none" w:sz="0" w:space="0" w:color="auto"/>
        <w:bottom w:val="none" w:sz="0" w:space="0" w:color="auto"/>
        <w:right w:val="none" w:sz="0" w:space="0" w:color="auto"/>
      </w:divBdr>
    </w:div>
    <w:div w:id="895896599">
      <w:marLeft w:val="0"/>
      <w:marRight w:val="0"/>
      <w:marTop w:val="0"/>
      <w:marBottom w:val="0"/>
      <w:divBdr>
        <w:top w:val="none" w:sz="0" w:space="0" w:color="auto"/>
        <w:left w:val="none" w:sz="0" w:space="0" w:color="auto"/>
        <w:bottom w:val="none" w:sz="0" w:space="0" w:color="auto"/>
        <w:right w:val="none" w:sz="0" w:space="0" w:color="auto"/>
      </w:divBdr>
    </w:div>
    <w:div w:id="915015209">
      <w:marLeft w:val="0"/>
      <w:marRight w:val="0"/>
      <w:marTop w:val="0"/>
      <w:marBottom w:val="0"/>
      <w:divBdr>
        <w:top w:val="none" w:sz="0" w:space="0" w:color="auto"/>
        <w:left w:val="none" w:sz="0" w:space="0" w:color="auto"/>
        <w:bottom w:val="none" w:sz="0" w:space="0" w:color="auto"/>
        <w:right w:val="none" w:sz="0" w:space="0" w:color="auto"/>
      </w:divBdr>
    </w:div>
    <w:div w:id="926579370">
      <w:marLeft w:val="0"/>
      <w:marRight w:val="0"/>
      <w:marTop w:val="0"/>
      <w:marBottom w:val="0"/>
      <w:divBdr>
        <w:top w:val="none" w:sz="0" w:space="0" w:color="auto"/>
        <w:left w:val="none" w:sz="0" w:space="0" w:color="auto"/>
        <w:bottom w:val="none" w:sz="0" w:space="0" w:color="auto"/>
        <w:right w:val="none" w:sz="0" w:space="0" w:color="auto"/>
      </w:divBdr>
    </w:div>
    <w:div w:id="928611941">
      <w:marLeft w:val="0"/>
      <w:marRight w:val="0"/>
      <w:marTop w:val="0"/>
      <w:marBottom w:val="0"/>
      <w:divBdr>
        <w:top w:val="none" w:sz="0" w:space="0" w:color="auto"/>
        <w:left w:val="none" w:sz="0" w:space="0" w:color="auto"/>
        <w:bottom w:val="none" w:sz="0" w:space="0" w:color="auto"/>
        <w:right w:val="none" w:sz="0" w:space="0" w:color="auto"/>
      </w:divBdr>
    </w:div>
    <w:div w:id="938945527">
      <w:marLeft w:val="0"/>
      <w:marRight w:val="0"/>
      <w:marTop w:val="0"/>
      <w:marBottom w:val="0"/>
      <w:divBdr>
        <w:top w:val="none" w:sz="0" w:space="0" w:color="auto"/>
        <w:left w:val="none" w:sz="0" w:space="0" w:color="auto"/>
        <w:bottom w:val="none" w:sz="0" w:space="0" w:color="auto"/>
        <w:right w:val="none" w:sz="0" w:space="0" w:color="auto"/>
      </w:divBdr>
    </w:div>
    <w:div w:id="943458982">
      <w:marLeft w:val="0"/>
      <w:marRight w:val="0"/>
      <w:marTop w:val="0"/>
      <w:marBottom w:val="0"/>
      <w:divBdr>
        <w:top w:val="none" w:sz="0" w:space="0" w:color="auto"/>
        <w:left w:val="none" w:sz="0" w:space="0" w:color="auto"/>
        <w:bottom w:val="none" w:sz="0" w:space="0" w:color="auto"/>
        <w:right w:val="none" w:sz="0" w:space="0" w:color="auto"/>
      </w:divBdr>
    </w:div>
    <w:div w:id="965430058">
      <w:marLeft w:val="0"/>
      <w:marRight w:val="0"/>
      <w:marTop w:val="0"/>
      <w:marBottom w:val="0"/>
      <w:divBdr>
        <w:top w:val="none" w:sz="0" w:space="0" w:color="auto"/>
        <w:left w:val="none" w:sz="0" w:space="0" w:color="auto"/>
        <w:bottom w:val="none" w:sz="0" w:space="0" w:color="auto"/>
        <w:right w:val="none" w:sz="0" w:space="0" w:color="auto"/>
      </w:divBdr>
    </w:div>
    <w:div w:id="970134718">
      <w:marLeft w:val="0"/>
      <w:marRight w:val="0"/>
      <w:marTop w:val="0"/>
      <w:marBottom w:val="0"/>
      <w:divBdr>
        <w:top w:val="none" w:sz="0" w:space="0" w:color="auto"/>
        <w:left w:val="none" w:sz="0" w:space="0" w:color="auto"/>
        <w:bottom w:val="none" w:sz="0" w:space="0" w:color="auto"/>
        <w:right w:val="none" w:sz="0" w:space="0" w:color="auto"/>
      </w:divBdr>
    </w:div>
    <w:div w:id="982854698">
      <w:marLeft w:val="0"/>
      <w:marRight w:val="0"/>
      <w:marTop w:val="0"/>
      <w:marBottom w:val="0"/>
      <w:divBdr>
        <w:top w:val="none" w:sz="0" w:space="0" w:color="auto"/>
        <w:left w:val="none" w:sz="0" w:space="0" w:color="auto"/>
        <w:bottom w:val="none" w:sz="0" w:space="0" w:color="auto"/>
        <w:right w:val="none" w:sz="0" w:space="0" w:color="auto"/>
      </w:divBdr>
    </w:div>
    <w:div w:id="983463514">
      <w:marLeft w:val="0"/>
      <w:marRight w:val="0"/>
      <w:marTop w:val="0"/>
      <w:marBottom w:val="0"/>
      <w:divBdr>
        <w:top w:val="none" w:sz="0" w:space="0" w:color="auto"/>
        <w:left w:val="none" w:sz="0" w:space="0" w:color="auto"/>
        <w:bottom w:val="none" w:sz="0" w:space="0" w:color="auto"/>
        <w:right w:val="none" w:sz="0" w:space="0" w:color="auto"/>
      </w:divBdr>
    </w:div>
    <w:div w:id="1000541638">
      <w:marLeft w:val="0"/>
      <w:marRight w:val="0"/>
      <w:marTop w:val="0"/>
      <w:marBottom w:val="0"/>
      <w:divBdr>
        <w:top w:val="none" w:sz="0" w:space="0" w:color="auto"/>
        <w:left w:val="none" w:sz="0" w:space="0" w:color="auto"/>
        <w:bottom w:val="none" w:sz="0" w:space="0" w:color="auto"/>
        <w:right w:val="none" w:sz="0" w:space="0" w:color="auto"/>
      </w:divBdr>
    </w:div>
    <w:div w:id="1005322809">
      <w:marLeft w:val="0"/>
      <w:marRight w:val="0"/>
      <w:marTop w:val="0"/>
      <w:marBottom w:val="0"/>
      <w:divBdr>
        <w:top w:val="none" w:sz="0" w:space="0" w:color="auto"/>
        <w:left w:val="none" w:sz="0" w:space="0" w:color="auto"/>
        <w:bottom w:val="none" w:sz="0" w:space="0" w:color="auto"/>
        <w:right w:val="none" w:sz="0" w:space="0" w:color="auto"/>
      </w:divBdr>
    </w:div>
    <w:div w:id="1007638692">
      <w:marLeft w:val="0"/>
      <w:marRight w:val="0"/>
      <w:marTop w:val="0"/>
      <w:marBottom w:val="0"/>
      <w:divBdr>
        <w:top w:val="none" w:sz="0" w:space="0" w:color="auto"/>
        <w:left w:val="none" w:sz="0" w:space="0" w:color="auto"/>
        <w:bottom w:val="none" w:sz="0" w:space="0" w:color="auto"/>
        <w:right w:val="none" w:sz="0" w:space="0" w:color="auto"/>
      </w:divBdr>
    </w:div>
    <w:div w:id="1050031308">
      <w:marLeft w:val="0"/>
      <w:marRight w:val="0"/>
      <w:marTop w:val="0"/>
      <w:marBottom w:val="0"/>
      <w:divBdr>
        <w:top w:val="none" w:sz="0" w:space="0" w:color="auto"/>
        <w:left w:val="none" w:sz="0" w:space="0" w:color="auto"/>
        <w:bottom w:val="none" w:sz="0" w:space="0" w:color="auto"/>
        <w:right w:val="none" w:sz="0" w:space="0" w:color="auto"/>
      </w:divBdr>
    </w:div>
    <w:div w:id="1057167088">
      <w:marLeft w:val="0"/>
      <w:marRight w:val="0"/>
      <w:marTop w:val="0"/>
      <w:marBottom w:val="0"/>
      <w:divBdr>
        <w:top w:val="none" w:sz="0" w:space="0" w:color="auto"/>
        <w:left w:val="none" w:sz="0" w:space="0" w:color="auto"/>
        <w:bottom w:val="none" w:sz="0" w:space="0" w:color="auto"/>
        <w:right w:val="none" w:sz="0" w:space="0" w:color="auto"/>
      </w:divBdr>
    </w:div>
    <w:div w:id="1060522273">
      <w:marLeft w:val="0"/>
      <w:marRight w:val="0"/>
      <w:marTop w:val="0"/>
      <w:marBottom w:val="0"/>
      <w:divBdr>
        <w:top w:val="none" w:sz="0" w:space="0" w:color="auto"/>
        <w:left w:val="none" w:sz="0" w:space="0" w:color="auto"/>
        <w:bottom w:val="none" w:sz="0" w:space="0" w:color="auto"/>
        <w:right w:val="none" w:sz="0" w:space="0" w:color="auto"/>
      </w:divBdr>
    </w:div>
    <w:div w:id="1074814395">
      <w:marLeft w:val="0"/>
      <w:marRight w:val="0"/>
      <w:marTop w:val="0"/>
      <w:marBottom w:val="0"/>
      <w:divBdr>
        <w:top w:val="none" w:sz="0" w:space="0" w:color="auto"/>
        <w:left w:val="none" w:sz="0" w:space="0" w:color="auto"/>
        <w:bottom w:val="none" w:sz="0" w:space="0" w:color="auto"/>
        <w:right w:val="none" w:sz="0" w:space="0" w:color="auto"/>
      </w:divBdr>
    </w:div>
    <w:div w:id="1076131094">
      <w:marLeft w:val="0"/>
      <w:marRight w:val="0"/>
      <w:marTop w:val="0"/>
      <w:marBottom w:val="0"/>
      <w:divBdr>
        <w:top w:val="none" w:sz="0" w:space="0" w:color="auto"/>
        <w:left w:val="none" w:sz="0" w:space="0" w:color="auto"/>
        <w:bottom w:val="none" w:sz="0" w:space="0" w:color="auto"/>
        <w:right w:val="none" w:sz="0" w:space="0" w:color="auto"/>
      </w:divBdr>
    </w:div>
    <w:div w:id="1082484697">
      <w:marLeft w:val="0"/>
      <w:marRight w:val="0"/>
      <w:marTop w:val="0"/>
      <w:marBottom w:val="0"/>
      <w:divBdr>
        <w:top w:val="none" w:sz="0" w:space="0" w:color="auto"/>
        <w:left w:val="none" w:sz="0" w:space="0" w:color="auto"/>
        <w:bottom w:val="none" w:sz="0" w:space="0" w:color="auto"/>
        <w:right w:val="none" w:sz="0" w:space="0" w:color="auto"/>
      </w:divBdr>
    </w:div>
    <w:div w:id="1091585314">
      <w:bodyDiv w:val="1"/>
      <w:marLeft w:val="0"/>
      <w:marRight w:val="0"/>
      <w:marTop w:val="0"/>
      <w:marBottom w:val="0"/>
      <w:divBdr>
        <w:top w:val="none" w:sz="0" w:space="0" w:color="auto"/>
        <w:left w:val="none" w:sz="0" w:space="0" w:color="auto"/>
        <w:bottom w:val="none" w:sz="0" w:space="0" w:color="auto"/>
        <w:right w:val="none" w:sz="0" w:space="0" w:color="auto"/>
      </w:divBdr>
    </w:div>
    <w:div w:id="1094789581">
      <w:bodyDiv w:val="1"/>
      <w:marLeft w:val="0"/>
      <w:marRight w:val="0"/>
      <w:marTop w:val="0"/>
      <w:marBottom w:val="0"/>
      <w:divBdr>
        <w:top w:val="none" w:sz="0" w:space="0" w:color="auto"/>
        <w:left w:val="none" w:sz="0" w:space="0" w:color="auto"/>
        <w:bottom w:val="none" w:sz="0" w:space="0" w:color="auto"/>
        <w:right w:val="none" w:sz="0" w:space="0" w:color="auto"/>
      </w:divBdr>
      <w:divsChild>
        <w:div w:id="1109199360">
          <w:marLeft w:val="0"/>
          <w:marRight w:val="0"/>
          <w:marTop w:val="0"/>
          <w:marBottom w:val="0"/>
          <w:divBdr>
            <w:top w:val="none" w:sz="0" w:space="0" w:color="auto"/>
            <w:left w:val="none" w:sz="0" w:space="0" w:color="auto"/>
            <w:bottom w:val="none" w:sz="0" w:space="0" w:color="auto"/>
            <w:right w:val="none" w:sz="0" w:space="0" w:color="auto"/>
          </w:divBdr>
        </w:div>
        <w:div w:id="1050568570">
          <w:marLeft w:val="0"/>
          <w:marRight w:val="0"/>
          <w:marTop w:val="0"/>
          <w:marBottom w:val="0"/>
          <w:divBdr>
            <w:top w:val="none" w:sz="0" w:space="0" w:color="auto"/>
            <w:left w:val="none" w:sz="0" w:space="0" w:color="auto"/>
            <w:bottom w:val="none" w:sz="0" w:space="0" w:color="auto"/>
            <w:right w:val="none" w:sz="0" w:space="0" w:color="auto"/>
          </w:divBdr>
        </w:div>
        <w:div w:id="1306931036">
          <w:marLeft w:val="0"/>
          <w:marRight w:val="0"/>
          <w:marTop w:val="0"/>
          <w:marBottom w:val="0"/>
          <w:divBdr>
            <w:top w:val="none" w:sz="0" w:space="0" w:color="auto"/>
            <w:left w:val="none" w:sz="0" w:space="0" w:color="auto"/>
            <w:bottom w:val="none" w:sz="0" w:space="0" w:color="auto"/>
            <w:right w:val="none" w:sz="0" w:space="0" w:color="auto"/>
          </w:divBdr>
        </w:div>
        <w:div w:id="1517536">
          <w:marLeft w:val="0"/>
          <w:marRight w:val="0"/>
          <w:marTop w:val="0"/>
          <w:marBottom w:val="0"/>
          <w:divBdr>
            <w:top w:val="none" w:sz="0" w:space="0" w:color="auto"/>
            <w:left w:val="none" w:sz="0" w:space="0" w:color="auto"/>
            <w:bottom w:val="none" w:sz="0" w:space="0" w:color="auto"/>
            <w:right w:val="none" w:sz="0" w:space="0" w:color="auto"/>
          </w:divBdr>
        </w:div>
        <w:div w:id="1467552302">
          <w:marLeft w:val="0"/>
          <w:marRight w:val="0"/>
          <w:marTop w:val="0"/>
          <w:marBottom w:val="0"/>
          <w:divBdr>
            <w:top w:val="none" w:sz="0" w:space="0" w:color="auto"/>
            <w:left w:val="none" w:sz="0" w:space="0" w:color="auto"/>
            <w:bottom w:val="none" w:sz="0" w:space="0" w:color="auto"/>
            <w:right w:val="none" w:sz="0" w:space="0" w:color="auto"/>
          </w:divBdr>
        </w:div>
        <w:div w:id="1804082353">
          <w:marLeft w:val="0"/>
          <w:marRight w:val="0"/>
          <w:marTop w:val="0"/>
          <w:marBottom w:val="0"/>
          <w:divBdr>
            <w:top w:val="none" w:sz="0" w:space="0" w:color="auto"/>
            <w:left w:val="none" w:sz="0" w:space="0" w:color="auto"/>
            <w:bottom w:val="none" w:sz="0" w:space="0" w:color="auto"/>
            <w:right w:val="none" w:sz="0" w:space="0" w:color="auto"/>
          </w:divBdr>
        </w:div>
        <w:div w:id="1317420266">
          <w:marLeft w:val="0"/>
          <w:marRight w:val="0"/>
          <w:marTop w:val="0"/>
          <w:marBottom w:val="0"/>
          <w:divBdr>
            <w:top w:val="none" w:sz="0" w:space="0" w:color="auto"/>
            <w:left w:val="none" w:sz="0" w:space="0" w:color="auto"/>
            <w:bottom w:val="none" w:sz="0" w:space="0" w:color="auto"/>
            <w:right w:val="none" w:sz="0" w:space="0" w:color="auto"/>
          </w:divBdr>
        </w:div>
        <w:div w:id="1905791365">
          <w:marLeft w:val="0"/>
          <w:marRight w:val="0"/>
          <w:marTop w:val="0"/>
          <w:marBottom w:val="0"/>
          <w:divBdr>
            <w:top w:val="none" w:sz="0" w:space="0" w:color="auto"/>
            <w:left w:val="none" w:sz="0" w:space="0" w:color="auto"/>
            <w:bottom w:val="none" w:sz="0" w:space="0" w:color="auto"/>
            <w:right w:val="none" w:sz="0" w:space="0" w:color="auto"/>
          </w:divBdr>
        </w:div>
        <w:div w:id="811798578">
          <w:marLeft w:val="0"/>
          <w:marRight w:val="0"/>
          <w:marTop w:val="0"/>
          <w:marBottom w:val="0"/>
          <w:divBdr>
            <w:top w:val="none" w:sz="0" w:space="0" w:color="auto"/>
            <w:left w:val="none" w:sz="0" w:space="0" w:color="auto"/>
            <w:bottom w:val="none" w:sz="0" w:space="0" w:color="auto"/>
            <w:right w:val="none" w:sz="0" w:space="0" w:color="auto"/>
          </w:divBdr>
        </w:div>
        <w:div w:id="1758095638">
          <w:marLeft w:val="0"/>
          <w:marRight w:val="0"/>
          <w:marTop w:val="0"/>
          <w:marBottom w:val="0"/>
          <w:divBdr>
            <w:top w:val="none" w:sz="0" w:space="0" w:color="auto"/>
            <w:left w:val="none" w:sz="0" w:space="0" w:color="auto"/>
            <w:bottom w:val="none" w:sz="0" w:space="0" w:color="auto"/>
            <w:right w:val="none" w:sz="0" w:space="0" w:color="auto"/>
          </w:divBdr>
        </w:div>
        <w:div w:id="580143655">
          <w:marLeft w:val="0"/>
          <w:marRight w:val="0"/>
          <w:marTop w:val="0"/>
          <w:marBottom w:val="0"/>
          <w:divBdr>
            <w:top w:val="none" w:sz="0" w:space="0" w:color="auto"/>
            <w:left w:val="none" w:sz="0" w:space="0" w:color="auto"/>
            <w:bottom w:val="none" w:sz="0" w:space="0" w:color="auto"/>
            <w:right w:val="none" w:sz="0" w:space="0" w:color="auto"/>
          </w:divBdr>
        </w:div>
        <w:div w:id="1478717887">
          <w:marLeft w:val="0"/>
          <w:marRight w:val="0"/>
          <w:marTop w:val="0"/>
          <w:marBottom w:val="0"/>
          <w:divBdr>
            <w:top w:val="none" w:sz="0" w:space="0" w:color="auto"/>
            <w:left w:val="none" w:sz="0" w:space="0" w:color="auto"/>
            <w:bottom w:val="none" w:sz="0" w:space="0" w:color="auto"/>
            <w:right w:val="none" w:sz="0" w:space="0" w:color="auto"/>
          </w:divBdr>
        </w:div>
        <w:div w:id="1266353518">
          <w:marLeft w:val="0"/>
          <w:marRight w:val="0"/>
          <w:marTop w:val="0"/>
          <w:marBottom w:val="0"/>
          <w:divBdr>
            <w:top w:val="none" w:sz="0" w:space="0" w:color="auto"/>
            <w:left w:val="none" w:sz="0" w:space="0" w:color="auto"/>
            <w:bottom w:val="none" w:sz="0" w:space="0" w:color="auto"/>
            <w:right w:val="none" w:sz="0" w:space="0" w:color="auto"/>
          </w:divBdr>
        </w:div>
        <w:div w:id="1408578199">
          <w:marLeft w:val="0"/>
          <w:marRight w:val="0"/>
          <w:marTop w:val="0"/>
          <w:marBottom w:val="0"/>
          <w:divBdr>
            <w:top w:val="none" w:sz="0" w:space="0" w:color="auto"/>
            <w:left w:val="none" w:sz="0" w:space="0" w:color="auto"/>
            <w:bottom w:val="none" w:sz="0" w:space="0" w:color="auto"/>
            <w:right w:val="none" w:sz="0" w:space="0" w:color="auto"/>
          </w:divBdr>
        </w:div>
        <w:div w:id="1329551792">
          <w:marLeft w:val="0"/>
          <w:marRight w:val="0"/>
          <w:marTop w:val="0"/>
          <w:marBottom w:val="0"/>
          <w:divBdr>
            <w:top w:val="none" w:sz="0" w:space="0" w:color="auto"/>
            <w:left w:val="none" w:sz="0" w:space="0" w:color="auto"/>
            <w:bottom w:val="none" w:sz="0" w:space="0" w:color="auto"/>
            <w:right w:val="none" w:sz="0" w:space="0" w:color="auto"/>
          </w:divBdr>
        </w:div>
        <w:div w:id="1202404037">
          <w:marLeft w:val="0"/>
          <w:marRight w:val="0"/>
          <w:marTop w:val="0"/>
          <w:marBottom w:val="0"/>
          <w:divBdr>
            <w:top w:val="none" w:sz="0" w:space="0" w:color="auto"/>
            <w:left w:val="none" w:sz="0" w:space="0" w:color="auto"/>
            <w:bottom w:val="none" w:sz="0" w:space="0" w:color="auto"/>
            <w:right w:val="none" w:sz="0" w:space="0" w:color="auto"/>
          </w:divBdr>
        </w:div>
        <w:div w:id="1004556767">
          <w:marLeft w:val="0"/>
          <w:marRight w:val="0"/>
          <w:marTop w:val="0"/>
          <w:marBottom w:val="0"/>
          <w:divBdr>
            <w:top w:val="none" w:sz="0" w:space="0" w:color="auto"/>
            <w:left w:val="none" w:sz="0" w:space="0" w:color="auto"/>
            <w:bottom w:val="none" w:sz="0" w:space="0" w:color="auto"/>
            <w:right w:val="none" w:sz="0" w:space="0" w:color="auto"/>
          </w:divBdr>
        </w:div>
        <w:div w:id="1884977683">
          <w:marLeft w:val="0"/>
          <w:marRight w:val="0"/>
          <w:marTop w:val="0"/>
          <w:marBottom w:val="0"/>
          <w:divBdr>
            <w:top w:val="none" w:sz="0" w:space="0" w:color="auto"/>
            <w:left w:val="none" w:sz="0" w:space="0" w:color="auto"/>
            <w:bottom w:val="none" w:sz="0" w:space="0" w:color="auto"/>
            <w:right w:val="none" w:sz="0" w:space="0" w:color="auto"/>
          </w:divBdr>
        </w:div>
        <w:div w:id="1375815855">
          <w:marLeft w:val="0"/>
          <w:marRight w:val="0"/>
          <w:marTop w:val="0"/>
          <w:marBottom w:val="0"/>
          <w:divBdr>
            <w:top w:val="none" w:sz="0" w:space="0" w:color="auto"/>
            <w:left w:val="none" w:sz="0" w:space="0" w:color="auto"/>
            <w:bottom w:val="none" w:sz="0" w:space="0" w:color="auto"/>
            <w:right w:val="none" w:sz="0" w:space="0" w:color="auto"/>
          </w:divBdr>
        </w:div>
        <w:div w:id="2033534358">
          <w:marLeft w:val="0"/>
          <w:marRight w:val="0"/>
          <w:marTop w:val="0"/>
          <w:marBottom w:val="0"/>
          <w:divBdr>
            <w:top w:val="none" w:sz="0" w:space="0" w:color="auto"/>
            <w:left w:val="none" w:sz="0" w:space="0" w:color="auto"/>
            <w:bottom w:val="none" w:sz="0" w:space="0" w:color="auto"/>
            <w:right w:val="none" w:sz="0" w:space="0" w:color="auto"/>
          </w:divBdr>
        </w:div>
        <w:div w:id="428935519">
          <w:marLeft w:val="0"/>
          <w:marRight w:val="0"/>
          <w:marTop w:val="0"/>
          <w:marBottom w:val="0"/>
          <w:divBdr>
            <w:top w:val="none" w:sz="0" w:space="0" w:color="auto"/>
            <w:left w:val="none" w:sz="0" w:space="0" w:color="auto"/>
            <w:bottom w:val="none" w:sz="0" w:space="0" w:color="auto"/>
            <w:right w:val="none" w:sz="0" w:space="0" w:color="auto"/>
          </w:divBdr>
        </w:div>
      </w:divsChild>
    </w:div>
    <w:div w:id="1115171459">
      <w:marLeft w:val="0"/>
      <w:marRight w:val="0"/>
      <w:marTop w:val="0"/>
      <w:marBottom w:val="0"/>
      <w:divBdr>
        <w:top w:val="none" w:sz="0" w:space="0" w:color="auto"/>
        <w:left w:val="none" w:sz="0" w:space="0" w:color="auto"/>
        <w:bottom w:val="none" w:sz="0" w:space="0" w:color="auto"/>
        <w:right w:val="none" w:sz="0" w:space="0" w:color="auto"/>
      </w:divBdr>
    </w:div>
    <w:div w:id="1151673241">
      <w:marLeft w:val="0"/>
      <w:marRight w:val="0"/>
      <w:marTop w:val="0"/>
      <w:marBottom w:val="0"/>
      <w:divBdr>
        <w:top w:val="none" w:sz="0" w:space="0" w:color="auto"/>
        <w:left w:val="none" w:sz="0" w:space="0" w:color="auto"/>
        <w:bottom w:val="none" w:sz="0" w:space="0" w:color="auto"/>
        <w:right w:val="none" w:sz="0" w:space="0" w:color="auto"/>
      </w:divBdr>
    </w:div>
    <w:div w:id="1152136520">
      <w:marLeft w:val="0"/>
      <w:marRight w:val="0"/>
      <w:marTop w:val="0"/>
      <w:marBottom w:val="0"/>
      <w:divBdr>
        <w:top w:val="none" w:sz="0" w:space="0" w:color="auto"/>
        <w:left w:val="none" w:sz="0" w:space="0" w:color="auto"/>
        <w:bottom w:val="none" w:sz="0" w:space="0" w:color="auto"/>
        <w:right w:val="none" w:sz="0" w:space="0" w:color="auto"/>
      </w:divBdr>
    </w:div>
    <w:div w:id="1181628154">
      <w:marLeft w:val="0"/>
      <w:marRight w:val="0"/>
      <w:marTop w:val="0"/>
      <w:marBottom w:val="0"/>
      <w:divBdr>
        <w:top w:val="none" w:sz="0" w:space="0" w:color="auto"/>
        <w:left w:val="none" w:sz="0" w:space="0" w:color="auto"/>
        <w:bottom w:val="none" w:sz="0" w:space="0" w:color="auto"/>
        <w:right w:val="none" w:sz="0" w:space="0" w:color="auto"/>
      </w:divBdr>
    </w:div>
    <w:div w:id="1194803355">
      <w:marLeft w:val="0"/>
      <w:marRight w:val="0"/>
      <w:marTop w:val="0"/>
      <w:marBottom w:val="0"/>
      <w:divBdr>
        <w:top w:val="none" w:sz="0" w:space="0" w:color="auto"/>
        <w:left w:val="none" w:sz="0" w:space="0" w:color="auto"/>
        <w:bottom w:val="none" w:sz="0" w:space="0" w:color="auto"/>
        <w:right w:val="none" w:sz="0" w:space="0" w:color="auto"/>
      </w:divBdr>
    </w:div>
    <w:div w:id="1216772930">
      <w:marLeft w:val="0"/>
      <w:marRight w:val="0"/>
      <w:marTop w:val="0"/>
      <w:marBottom w:val="0"/>
      <w:divBdr>
        <w:top w:val="none" w:sz="0" w:space="0" w:color="auto"/>
        <w:left w:val="none" w:sz="0" w:space="0" w:color="auto"/>
        <w:bottom w:val="none" w:sz="0" w:space="0" w:color="auto"/>
        <w:right w:val="none" w:sz="0" w:space="0" w:color="auto"/>
      </w:divBdr>
    </w:div>
    <w:div w:id="1222248042">
      <w:marLeft w:val="0"/>
      <w:marRight w:val="0"/>
      <w:marTop w:val="0"/>
      <w:marBottom w:val="0"/>
      <w:divBdr>
        <w:top w:val="none" w:sz="0" w:space="0" w:color="auto"/>
        <w:left w:val="none" w:sz="0" w:space="0" w:color="auto"/>
        <w:bottom w:val="none" w:sz="0" w:space="0" w:color="auto"/>
        <w:right w:val="none" w:sz="0" w:space="0" w:color="auto"/>
      </w:divBdr>
    </w:div>
    <w:div w:id="1224876491">
      <w:marLeft w:val="0"/>
      <w:marRight w:val="0"/>
      <w:marTop w:val="0"/>
      <w:marBottom w:val="0"/>
      <w:divBdr>
        <w:top w:val="none" w:sz="0" w:space="0" w:color="auto"/>
        <w:left w:val="none" w:sz="0" w:space="0" w:color="auto"/>
        <w:bottom w:val="none" w:sz="0" w:space="0" w:color="auto"/>
        <w:right w:val="none" w:sz="0" w:space="0" w:color="auto"/>
      </w:divBdr>
    </w:div>
    <w:div w:id="1245989429">
      <w:marLeft w:val="0"/>
      <w:marRight w:val="0"/>
      <w:marTop w:val="0"/>
      <w:marBottom w:val="0"/>
      <w:divBdr>
        <w:top w:val="none" w:sz="0" w:space="0" w:color="auto"/>
        <w:left w:val="none" w:sz="0" w:space="0" w:color="auto"/>
        <w:bottom w:val="none" w:sz="0" w:space="0" w:color="auto"/>
        <w:right w:val="none" w:sz="0" w:space="0" w:color="auto"/>
      </w:divBdr>
    </w:div>
    <w:div w:id="1247567653">
      <w:marLeft w:val="0"/>
      <w:marRight w:val="0"/>
      <w:marTop w:val="0"/>
      <w:marBottom w:val="0"/>
      <w:divBdr>
        <w:top w:val="none" w:sz="0" w:space="0" w:color="auto"/>
        <w:left w:val="none" w:sz="0" w:space="0" w:color="auto"/>
        <w:bottom w:val="none" w:sz="0" w:space="0" w:color="auto"/>
        <w:right w:val="none" w:sz="0" w:space="0" w:color="auto"/>
      </w:divBdr>
    </w:div>
    <w:div w:id="1249388117">
      <w:marLeft w:val="0"/>
      <w:marRight w:val="0"/>
      <w:marTop w:val="0"/>
      <w:marBottom w:val="0"/>
      <w:divBdr>
        <w:top w:val="none" w:sz="0" w:space="0" w:color="auto"/>
        <w:left w:val="none" w:sz="0" w:space="0" w:color="auto"/>
        <w:bottom w:val="none" w:sz="0" w:space="0" w:color="auto"/>
        <w:right w:val="none" w:sz="0" w:space="0" w:color="auto"/>
      </w:divBdr>
    </w:div>
    <w:div w:id="1251431371">
      <w:marLeft w:val="0"/>
      <w:marRight w:val="0"/>
      <w:marTop w:val="0"/>
      <w:marBottom w:val="0"/>
      <w:divBdr>
        <w:top w:val="none" w:sz="0" w:space="0" w:color="auto"/>
        <w:left w:val="none" w:sz="0" w:space="0" w:color="auto"/>
        <w:bottom w:val="none" w:sz="0" w:space="0" w:color="auto"/>
        <w:right w:val="none" w:sz="0" w:space="0" w:color="auto"/>
      </w:divBdr>
    </w:div>
    <w:div w:id="1289360662">
      <w:marLeft w:val="0"/>
      <w:marRight w:val="0"/>
      <w:marTop w:val="0"/>
      <w:marBottom w:val="0"/>
      <w:divBdr>
        <w:top w:val="none" w:sz="0" w:space="0" w:color="auto"/>
        <w:left w:val="none" w:sz="0" w:space="0" w:color="auto"/>
        <w:bottom w:val="none" w:sz="0" w:space="0" w:color="auto"/>
        <w:right w:val="none" w:sz="0" w:space="0" w:color="auto"/>
      </w:divBdr>
    </w:div>
    <w:div w:id="1298342401">
      <w:marLeft w:val="0"/>
      <w:marRight w:val="0"/>
      <w:marTop w:val="0"/>
      <w:marBottom w:val="0"/>
      <w:divBdr>
        <w:top w:val="none" w:sz="0" w:space="0" w:color="auto"/>
        <w:left w:val="none" w:sz="0" w:space="0" w:color="auto"/>
        <w:bottom w:val="none" w:sz="0" w:space="0" w:color="auto"/>
        <w:right w:val="none" w:sz="0" w:space="0" w:color="auto"/>
      </w:divBdr>
    </w:div>
    <w:div w:id="1300451390">
      <w:marLeft w:val="0"/>
      <w:marRight w:val="0"/>
      <w:marTop w:val="0"/>
      <w:marBottom w:val="0"/>
      <w:divBdr>
        <w:top w:val="none" w:sz="0" w:space="0" w:color="auto"/>
        <w:left w:val="none" w:sz="0" w:space="0" w:color="auto"/>
        <w:bottom w:val="none" w:sz="0" w:space="0" w:color="auto"/>
        <w:right w:val="none" w:sz="0" w:space="0" w:color="auto"/>
      </w:divBdr>
    </w:div>
    <w:div w:id="1309356807">
      <w:marLeft w:val="0"/>
      <w:marRight w:val="0"/>
      <w:marTop w:val="0"/>
      <w:marBottom w:val="0"/>
      <w:divBdr>
        <w:top w:val="none" w:sz="0" w:space="0" w:color="auto"/>
        <w:left w:val="none" w:sz="0" w:space="0" w:color="auto"/>
        <w:bottom w:val="none" w:sz="0" w:space="0" w:color="auto"/>
        <w:right w:val="none" w:sz="0" w:space="0" w:color="auto"/>
      </w:divBdr>
    </w:div>
    <w:div w:id="1318261831">
      <w:marLeft w:val="0"/>
      <w:marRight w:val="0"/>
      <w:marTop w:val="0"/>
      <w:marBottom w:val="0"/>
      <w:divBdr>
        <w:top w:val="none" w:sz="0" w:space="0" w:color="auto"/>
        <w:left w:val="none" w:sz="0" w:space="0" w:color="auto"/>
        <w:bottom w:val="none" w:sz="0" w:space="0" w:color="auto"/>
        <w:right w:val="none" w:sz="0" w:space="0" w:color="auto"/>
      </w:divBdr>
    </w:div>
    <w:div w:id="1348020666">
      <w:marLeft w:val="0"/>
      <w:marRight w:val="0"/>
      <w:marTop w:val="0"/>
      <w:marBottom w:val="0"/>
      <w:divBdr>
        <w:top w:val="none" w:sz="0" w:space="0" w:color="auto"/>
        <w:left w:val="none" w:sz="0" w:space="0" w:color="auto"/>
        <w:bottom w:val="none" w:sz="0" w:space="0" w:color="auto"/>
        <w:right w:val="none" w:sz="0" w:space="0" w:color="auto"/>
      </w:divBdr>
    </w:div>
    <w:div w:id="1357075744">
      <w:marLeft w:val="0"/>
      <w:marRight w:val="0"/>
      <w:marTop w:val="0"/>
      <w:marBottom w:val="0"/>
      <w:divBdr>
        <w:top w:val="none" w:sz="0" w:space="0" w:color="auto"/>
        <w:left w:val="none" w:sz="0" w:space="0" w:color="auto"/>
        <w:bottom w:val="none" w:sz="0" w:space="0" w:color="auto"/>
        <w:right w:val="none" w:sz="0" w:space="0" w:color="auto"/>
      </w:divBdr>
    </w:div>
    <w:div w:id="1389258811">
      <w:bodyDiv w:val="1"/>
      <w:marLeft w:val="0"/>
      <w:marRight w:val="0"/>
      <w:marTop w:val="0"/>
      <w:marBottom w:val="0"/>
      <w:divBdr>
        <w:top w:val="none" w:sz="0" w:space="0" w:color="auto"/>
        <w:left w:val="none" w:sz="0" w:space="0" w:color="auto"/>
        <w:bottom w:val="none" w:sz="0" w:space="0" w:color="auto"/>
        <w:right w:val="none" w:sz="0" w:space="0" w:color="auto"/>
      </w:divBdr>
      <w:divsChild>
        <w:div w:id="1743719103">
          <w:marLeft w:val="0"/>
          <w:marRight w:val="0"/>
          <w:marTop w:val="0"/>
          <w:marBottom w:val="0"/>
          <w:divBdr>
            <w:top w:val="none" w:sz="0" w:space="0" w:color="auto"/>
            <w:left w:val="none" w:sz="0" w:space="0" w:color="auto"/>
            <w:bottom w:val="none" w:sz="0" w:space="0" w:color="auto"/>
            <w:right w:val="none" w:sz="0" w:space="0" w:color="auto"/>
          </w:divBdr>
        </w:div>
        <w:div w:id="1233854104">
          <w:marLeft w:val="0"/>
          <w:marRight w:val="0"/>
          <w:marTop w:val="0"/>
          <w:marBottom w:val="0"/>
          <w:divBdr>
            <w:top w:val="none" w:sz="0" w:space="0" w:color="auto"/>
            <w:left w:val="none" w:sz="0" w:space="0" w:color="auto"/>
            <w:bottom w:val="none" w:sz="0" w:space="0" w:color="auto"/>
            <w:right w:val="none" w:sz="0" w:space="0" w:color="auto"/>
          </w:divBdr>
        </w:div>
        <w:div w:id="961837959">
          <w:marLeft w:val="0"/>
          <w:marRight w:val="0"/>
          <w:marTop w:val="0"/>
          <w:marBottom w:val="0"/>
          <w:divBdr>
            <w:top w:val="none" w:sz="0" w:space="0" w:color="auto"/>
            <w:left w:val="none" w:sz="0" w:space="0" w:color="auto"/>
            <w:bottom w:val="none" w:sz="0" w:space="0" w:color="auto"/>
            <w:right w:val="none" w:sz="0" w:space="0" w:color="auto"/>
          </w:divBdr>
        </w:div>
        <w:div w:id="472792899">
          <w:marLeft w:val="0"/>
          <w:marRight w:val="0"/>
          <w:marTop w:val="0"/>
          <w:marBottom w:val="0"/>
          <w:divBdr>
            <w:top w:val="none" w:sz="0" w:space="0" w:color="auto"/>
            <w:left w:val="none" w:sz="0" w:space="0" w:color="auto"/>
            <w:bottom w:val="none" w:sz="0" w:space="0" w:color="auto"/>
            <w:right w:val="none" w:sz="0" w:space="0" w:color="auto"/>
          </w:divBdr>
        </w:div>
        <w:div w:id="46497522">
          <w:marLeft w:val="0"/>
          <w:marRight w:val="0"/>
          <w:marTop w:val="0"/>
          <w:marBottom w:val="0"/>
          <w:divBdr>
            <w:top w:val="none" w:sz="0" w:space="0" w:color="auto"/>
            <w:left w:val="none" w:sz="0" w:space="0" w:color="auto"/>
            <w:bottom w:val="none" w:sz="0" w:space="0" w:color="auto"/>
            <w:right w:val="none" w:sz="0" w:space="0" w:color="auto"/>
          </w:divBdr>
        </w:div>
        <w:div w:id="980961982">
          <w:marLeft w:val="0"/>
          <w:marRight w:val="0"/>
          <w:marTop w:val="0"/>
          <w:marBottom w:val="0"/>
          <w:divBdr>
            <w:top w:val="none" w:sz="0" w:space="0" w:color="auto"/>
            <w:left w:val="none" w:sz="0" w:space="0" w:color="auto"/>
            <w:bottom w:val="none" w:sz="0" w:space="0" w:color="auto"/>
            <w:right w:val="none" w:sz="0" w:space="0" w:color="auto"/>
          </w:divBdr>
        </w:div>
        <w:div w:id="2102603920">
          <w:marLeft w:val="0"/>
          <w:marRight w:val="0"/>
          <w:marTop w:val="0"/>
          <w:marBottom w:val="0"/>
          <w:divBdr>
            <w:top w:val="none" w:sz="0" w:space="0" w:color="auto"/>
            <w:left w:val="none" w:sz="0" w:space="0" w:color="auto"/>
            <w:bottom w:val="none" w:sz="0" w:space="0" w:color="auto"/>
            <w:right w:val="none" w:sz="0" w:space="0" w:color="auto"/>
          </w:divBdr>
        </w:div>
        <w:div w:id="252666198">
          <w:marLeft w:val="0"/>
          <w:marRight w:val="0"/>
          <w:marTop w:val="0"/>
          <w:marBottom w:val="0"/>
          <w:divBdr>
            <w:top w:val="none" w:sz="0" w:space="0" w:color="auto"/>
            <w:left w:val="none" w:sz="0" w:space="0" w:color="auto"/>
            <w:bottom w:val="none" w:sz="0" w:space="0" w:color="auto"/>
            <w:right w:val="none" w:sz="0" w:space="0" w:color="auto"/>
          </w:divBdr>
        </w:div>
        <w:div w:id="849874868">
          <w:marLeft w:val="0"/>
          <w:marRight w:val="0"/>
          <w:marTop w:val="0"/>
          <w:marBottom w:val="0"/>
          <w:divBdr>
            <w:top w:val="none" w:sz="0" w:space="0" w:color="auto"/>
            <w:left w:val="none" w:sz="0" w:space="0" w:color="auto"/>
            <w:bottom w:val="none" w:sz="0" w:space="0" w:color="auto"/>
            <w:right w:val="none" w:sz="0" w:space="0" w:color="auto"/>
          </w:divBdr>
        </w:div>
        <w:div w:id="96412194">
          <w:marLeft w:val="0"/>
          <w:marRight w:val="0"/>
          <w:marTop w:val="0"/>
          <w:marBottom w:val="0"/>
          <w:divBdr>
            <w:top w:val="none" w:sz="0" w:space="0" w:color="auto"/>
            <w:left w:val="none" w:sz="0" w:space="0" w:color="auto"/>
            <w:bottom w:val="none" w:sz="0" w:space="0" w:color="auto"/>
            <w:right w:val="none" w:sz="0" w:space="0" w:color="auto"/>
          </w:divBdr>
        </w:div>
        <w:div w:id="175774689">
          <w:marLeft w:val="0"/>
          <w:marRight w:val="0"/>
          <w:marTop w:val="0"/>
          <w:marBottom w:val="0"/>
          <w:divBdr>
            <w:top w:val="none" w:sz="0" w:space="0" w:color="auto"/>
            <w:left w:val="none" w:sz="0" w:space="0" w:color="auto"/>
            <w:bottom w:val="none" w:sz="0" w:space="0" w:color="auto"/>
            <w:right w:val="none" w:sz="0" w:space="0" w:color="auto"/>
          </w:divBdr>
        </w:div>
        <w:div w:id="161967115">
          <w:marLeft w:val="0"/>
          <w:marRight w:val="0"/>
          <w:marTop w:val="0"/>
          <w:marBottom w:val="0"/>
          <w:divBdr>
            <w:top w:val="none" w:sz="0" w:space="0" w:color="auto"/>
            <w:left w:val="none" w:sz="0" w:space="0" w:color="auto"/>
            <w:bottom w:val="none" w:sz="0" w:space="0" w:color="auto"/>
            <w:right w:val="none" w:sz="0" w:space="0" w:color="auto"/>
          </w:divBdr>
        </w:div>
        <w:div w:id="2129005893">
          <w:marLeft w:val="0"/>
          <w:marRight w:val="0"/>
          <w:marTop w:val="0"/>
          <w:marBottom w:val="0"/>
          <w:divBdr>
            <w:top w:val="none" w:sz="0" w:space="0" w:color="auto"/>
            <w:left w:val="none" w:sz="0" w:space="0" w:color="auto"/>
            <w:bottom w:val="none" w:sz="0" w:space="0" w:color="auto"/>
            <w:right w:val="none" w:sz="0" w:space="0" w:color="auto"/>
          </w:divBdr>
        </w:div>
        <w:div w:id="480117675">
          <w:marLeft w:val="0"/>
          <w:marRight w:val="0"/>
          <w:marTop w:val="0"/>
          <w:marBottom w:val="0"/>
          <w:divBdr>
            <w:top w:val="none" w:sz="0" w:space="0" w:color="auto"/>
            <w:left w:val="none" w:sz="0" w:space="0" w:color="auto"/>
            <w:bottom w:val="none" w:sz="0" w:space="0" w:color="auto"/>
            <w:right w:val="none" w:sz="0" w:space="0" w:color="auto"/>
          </w:divBdr>
        </w:div>
        <w:div w:id="942735786">
          <w:marLeft w:val="0"/>
          <w:marRight w:val="0"/>
          <w:marTop w:val="0"/>
          <w:marBottom w:val="0"/>
          <w:divBdr>
            <w:top w:val="none" w:sz="0" w:space="0" w:color="auto"/>
            <w:left w:val="none" w:sz="0" w:space="0" w:color="auto"/>
            <w:bottom w:val="none" w:sz="0" w:space="0" w:color="auto"/>
            <w:right w:val="none" w:sz="0" w:space="0" w:color="auto"/>
          </w:divBdr>
        </w:div>
        <w:div w:id="1903980633">
          <w:marLeft w:val="0"/>
          <w:marRight w:val="0"/>
          <w:marTop w:val="0"/>
          <w:marBottom w:val="0"/>
          <w:divBdr>
            <w:top w:val="none" w:sz="0" w:space="0" w:color="auto"/>
            <w:left w:val="none" w:sz="0" w:space="0" w:color="auto"/>
            <w:bottom w:val="none" w:sz="0" w:space="0" w:color="auto"/>
            <w:right w:val="none" w:sz="0" w:space="0" w:color="auto"/>
          </w:divBdr>
        </w:div>
        <w:div w:id="923420066">
          <w:marLeft w:val="0"/>
          <w:marRight w:val="0"/>
          <w:marTop w:val="0"/>
          <w:marBottom w:val="0"/>
          <w:divBdr>
            <w:top w:val="none" w:sz="0" w:space="0" w:color="auto"/>
            <w:left w:val="none" w:sz="0" w:space="0" w:color="auto"/>
            <w:bottom w:val="none" w:sz="0" w:space="0" w:color="auto"/>
            <w:right w:val="none" w:sz="0" w:space="0" w:color="auto"/>
          </w:divBdr>
        </w:div>
        <w:div w:id="1952079970">
          <w:marLeft w:val="0"/>
          <w:marRight w:val="0"/>
          <w:marTop w:val="0"/>
          <w:marBottom w:val="0"/>
          <w:divBdr>
            <w:top w:val="none" w:sz="0" w:space="0" w:color="auto"/>
            <w:left w:val="none" w:sz="0" w:space="0" w:color="auto"/>
            <w:bottom w:val="none" w:sz="0" w:space="0" w:color="auto"/>
            <w:right w:val="none" w:sz="0" w:space="0" w:color="auto"/>
          </w:divBdr>
        </w:div>
        <w:div w:id="873422421">
          <w:marLeft w:val="0"/>
          <w:marRight w:val="0"/>
          <w:marTop w:val="0"/>
          <w:marBottom w:val="0"/>
          <w:divBdr>
            <w:top w:val="none" w:sz="0" w:space="0" w:color="auto"/>
            <w:left w:val="none" w:sz="0" w:space="0" w:color="auto"/>
            <w:bottom w:val="none" w:sz="0" w:space="0" w:color="auto"/>
            <w:right w:val="none" w:sz="0" w:space="0" w:color="auto"/>
          </w:divBdr>
        </w:div>
        <w:div w:id="115805017">
          <w:marLeft w:val="0"/>
          <w:marRight w:val="0"/>
          <w:marTop w:val="0"/>
          <w:marBottom w:val="0"/>
          <w:divBdr>
            <w:top w:val="none" w:sz="0" w:space="0" w:color="auto"/>
            <w:left w:val="none" w:sz="0" w:space="0" w:color="auto"/>
            <w:bottom w:val="none" w:sz="0" w:space="0" w:color="auto"/>
            <w:right w:val="none" w:sz="0" w:space="0" w:color="auto"/>
          </w:divBdr>
        </w:div>
        <w:div w:id="1476755092">
          <w:marLeft w:val="0"/>
          <w:marRight w:val="0"/>
          <w:marTop w:val="0"/>
          <w:marBottom w:val="0"/>
          <w:divBdr>
            <w:top w:val="none" w:sz="0" w:space="0" w:color="auto"/>
            <w:left w:val="none" w:sz="0" w:space="0" w:color="auto"/>
            <w:bottom w:val="none" w:sz="0" w:space="0" w:color="auto"/>
            <w:right w:val="none" w:sz="0" w:space="0" w:color="auto"/>
          </w:divBdr>
        </w:div>
      </w:divsChild>
    </w:div>
    <w:div w:id="1397510389">
      <w:marLeft w:val="0"/>
      <w:marRight w:val="0"/>
      <w:marTop w:val="0"/>
      <w:marBottom w:val="0"/>
      <w:divBdr>
        <w:top w:val="none" w:sz="0" w:space="0" w:color="auto"/>
        <w:left w:val="none" w:sz="0" w:space="0" w:color="auto"/>
        <w:bottom w:val="none" w:sz="0" w:space="0" w:color="auto"/>
        <w:right w:val="none" w:sz="0" w:space="0" w:color="auto"/>
      </w:divBdr>
    </w:div>
    <w:div w:id="1417559563">
      <w:marLeft w:val="0"/>
      <w:marRight w:val="0"/>
      <w:marTop w:val="0"/>
      <w:marBottom w:val="0"/>
      <w:divBdr>
        <w:top w:val="none" w:sz="0" w:space="0" w:color="auto"/>
        <w:left w:val="none" w:sz="0" w:space="0" w:color="auto"/>
        <w:bottom w:val="none" w:sz="0" w:space="0" w:color="auto"/>
        <w:right w:val="none" w:sz="0" w:space="0" w:color="auto"/>
      </w:divBdr>
    </w:div>
    <w:div w:id="1419596105">
      <w:marLeft w:val="0"/>
      <w:marRight w:val="0"/>
      <w:marTop w:val="0"/>
      <w:marBottom w:val="0"/>
      <w:divBdr>
        <w:top w:val="none" w:sz="0" w:space="0" w:color="auto"/>
        <w:left w:val="none" w:sz="0" w:space="0" w:color="auto"/>
        <w:bottom w:val="none" w:sz="0" w:space="0" w:color="auto"/>
        <w:right w:val="none" w:sz="0" w:space="0" w:color="auto"/>
      </w:divBdr>
    </w:div>
    <w:div w:id="1419672921">
      <w:bodyDiv w:val="1"/>
      <w:marLeft w:val="0"/>
      <w:marRight w:val="0"/>
      <w:marTop w:val="0"/>
      <w:marBottom w:val="0"/>
      <w:divBdr>
        <w:top w:val="none" w:sz="0" w:space="0" w:color="auto"/>
        <w:left w:val="none" w:sz="0" w:space="0" w:color="auto"/>
        <w:bottom w:val="none" w:sz="0" w:space="0" w:color="auto"/>
        <w:right w:val="none" w:sz="0" w:space="0" w:color="auto"/>
      </w:divBdr>
    </w:div>
    <w:div w:id="1447701965">
      <w:marLeft w:val="0"/>
      <w:marRight w:val="0"/>
      <w:marTop w:val="0"/>
      <w:marBottom w:val="0"/>
      <w:divBdr>
        <w:top w:val="none" w:sz="0" w:space="0" w:color="auto"/>
        <w:left w:val="none" w:sz="0" w:space="0" w:color="auto"/>
        <w:bottom w:val="none" w:sz="0" w:space="0" w:color="auto"/>
        <w:right w:val="none" w:sz="0" w:space="0" w:color="auto"/>
      </w:divBdr>
    </w:div>
    <w:div w:id="1470443148">
      <w:marLeft w:val="0"/>
      <w:marRight w:val="0"/>
      <w:marTop w:val="0"/>
      <w:marBottom w:val="0"/>
      <w:divBdr>
        <w:top w:val="none" w:sz="0" w:space="0" w:color="auto"/>
        <w:left w:val="none" w:sz="0" w:space="0" w:color="auto"/>
        <w:bottom w:val="none" w:sz="0" w:space="0" w:color="auto"/>
        <w:right w:val="none" w:sz="0" w:space="0" w:color="auto"/>
      </w:divBdr>
    </w:div>
    <w:div w:id="1484588851">
      <w:marLeft w:val="0"/>
      <w:marRight w:val="0"/>
      <w:marTop w:val="0"/>
      <w:marBottom w:val="0"/>
      <w:divBdr>
        <w:top w:val="none" w:sz="0" w:space="0" w:color="auto"/>
        <w:left w:val="none" w:sz="0" w:space="0" w:color="auto"/>
        <w:bottom w:val="none" w:sz="0" w:space="0" w:color="auto"/>
        <w:right w:val="none" w:sz="0" w:space="0" w:color="auto"/>
      </w:divBdr>
    </w:div>
    <w:div w:id="1504319262">
      <w:marLeft w:val="0"/>
      <w:marRight w:val="0"/>
      <w:marTop w:val="0"/>
      <w:marBottom w:val="0"/>
      <w:divBdr>
        <w:top w:val="none" w:sz="0" w:space="0" w:color="auto"/>
        <w:left w:val="none" w:sz="0" w:space="0" w:color="auto"/>
        <w:bottom w:val="none" w:sz="0" w:space="0" w:color="auto"/>
        <w:right w:val="none" w:sz="0" w:space="0" w:color="auto"/>
      </w:divBdr>
    </w:div>
    <w:div w:id="1508716651">
      <w:marLeft w:val="0"/>
      <w:marRight w:val="0"/>
      <w:marTop w:val="0"/>
      <w:marBottom w:val="0"/>
      <w:divBdr>
        <w:top w:val="none" w:sz="0" w:space="0" w:color="auto"/>
        <w:left w:val="none" w:sz="0" w:space="0" w:color="auto"/>
        <w:bottom w:val="none" w:sz="0" w:space="0" w:color="auto"/>
        <w:right w:val="none" w:sz="0" w:space="0" w:color="auto"/>
      </w:divBdr>
    </w:div>
    <w:div w:id="1523472391">
      <w:bodyDiv w:val="1"/>
      <w:marLeft w:val="0"/>
      <w:marRight w:val="0"/>
      <w:marTop w:val="0"/>
      <w:marBottom w:val="0"/>
      <w:divBdr>
        <w:top w:val="none" w:sz="0" w:space="0" w:color="auto"/>
        <w:left w:val="none" w:sz="0" w:space="0" w:color="auto"/>
        <w:bottom w:val="none" w:sz="0" w:space="0" w:color="auto"/>
        <w:right w:val="none" w:sz="0" w:space="0" w:color="auto"/>
      </w:divBdr>
    </w:div>
    <w:div w:id="1527986948">
      <w:marLeft w:val="0"/>
      <w:marRight w:val="0"/>
      <w:marTop w:val="0"/>
      <w:marBottom w:val="0"/>
      <w:divBdr>
        <w:top w:val="none" w:sz="0" w:space="0" w:color="auto"/>
        <w:left w:val="none" w:sz="0" w:space="0" w:color="auto"/>
        <w:bottom w:val="none" w:sz="0" w:space="0" w:color="auto"/>
        <w:right w:val="none" w:sz="0" w:space="0" w:color="auto"/>
      </w:divBdr>
    </w:div>
    <w:div w:id="1535999618">
      <w:marLeft w:val="0"/>
      <w:marRight w:val="0"/>
      <w:marTop w:val="0"/>
      <w:marBottom w:val="0"/>
      <w:divBdr>
        <w:top w:val="none" w:sz="0" w:space="0" w:color="auto"/>
        <w:left w:val="none" w:sz="0" w:space="0" w:color="auto"/>
        <w:bottom w:val="none" w:sz="0" w:space="0" w:color="auto"/>
        <w:right w:val="none" w:sz="0" w:space="0" w:color="auto"/>
      </w:divBdr>
    </w:div>
    <w:div w:id="1537766081">
      <w:marLeft w:val="0"/>
      <w:marRight w:val="0"/>
      <w:marTop w:val="0"/>
      <w:marBottom w:val="0"/>
      <w:divBdr>
        <w:top w:val="none" w:sz="0" w:space="0" w:color="auto"/>
        <w:left w:val="none" w:sz="0" w:space="0" w:color="auto"/>
        <w:bottom w:val="none" w:sz="0" w:space="0" w:color="auto"/>
        <w:right w:val="none" w:sz="0" w:space="0" w:color="auto"/>
      </w:divBdr>
    </w:div>
    <w:div w:id="1549220205">
      <w:marLeft w:val="0"/>
      <w:marRight w:val="0"/>
      <w:marTop w:val="0"/>
      <w:marBottom w:val="0"/>
      <w:divBdr>
        <w:top w:val="none" w:sz="0" w:space="0" w:color="auto"/>
        <w:left w:val="none" w:sz="0" w:space="0" w:color="auto"/>
        <w:bottom w:val="none" w:sz="0" w:space="0" w:color="auto"/>
        <w:right w:val="none" w:sz="0" w:space="0" w:color="auto"/>
      </w:divBdr>
    </w:div>
    <w:div w:id="1553347512">
      <w:marLeft w:val="0"/>
      <w:marRight w:val="0"/>
      <w:marTop w:val="0"/>
      <w:marBottom w:val="0"/>
      <w:divBdr>
        <w:top w:val="none" w:sz="0" w:space="0" w:color="auto"/>
        <w:left w:val="none" w:sz="0" w:space="0" w:color="auto"/>
        <w:bottom w:val="none" w:sz="0" w:space="0" w:color="auto"/>
        <w:right w:val="none" w:sz="0" w:space="0" w:color="auto"/>
      </w:divBdr>
    </w:div>
    <w:div w:id="1593929876">
      <w:marLeft w:val="0"/>
      <w:marRight w:val="0"/>
      <w:marTop w:val="0"/>
      <w:marBottom w:val="0"/>
      <w:divBdr>
        <w:top w:val="none" w:sz="0" w:space="0" w:color="auto"/>
        <w:left w:val="none" w:sz="0" w:space="0" w:color="auto"/>
        <w:bottom w:val="none" w:sz="0" w:space="0" w:color="auto"/>
        <w:right w:val="none" w:sz="0" w:space="0" w:color="auto"/>
      </w:divBdr>
    </w:div>
    <w:div w:id="1620338109">
      <w:marLeft w:val="0"/>
      <w:marRight w:val="0"/>
      <w:marTop w:val="0"/>
      <w:marBottom w:val="0"/>
      <w:divBdr>
        <w:top w:val="none" w:sz="0" w:space="0" w:color="auto"/>
        <w:left w:val="none" w:sz="0" w:space="0" w:color="auto"/>
        <w:bottom w:val="none" w:sz="0" w:space="0" w:color="auto"/>
        <w:right w:val="none" w:sz="0" w:space="0" w:color="auto"/>
      </w:divBdr>
    </w:div>
    <w:div w:id="1624144901">
      <w:marLeft w:val="0"/>
      <w:marRight w:val="0"/>
      <w:marTop w:val="0"/>
      <w:marBottom w:val="0"/>
      <w:divBdr>
        <w:top w:val="none" w:sz="0" w:space="0" w:color="auto"/>
        <w:left w:val="none" w:sz="0" w:space="0" w:color="auto"/>
        <w:bottom w:val="none" w:sz="0" w:space="0" w:color="auto"/>
        <w:right w:val="none" w:sz="0" w:space="0" w:color="auto"/>
      </w:divBdr>
    </w:div>
    <w:div w:id="1632900454">
      <w:marLeft w:val="0"/>
      <w:marRight w:val="0"/>
      <w:marTop w:val="0"/>
      <w:marBottom w:val="0"/>
      <w:divBdr>
        <w:top w:val="none" w:sz="0" w:space="0" w:color="auto"/>
        <w:left w:val="none" w:sz="0" w:space="0" w:color="auto"/>
        <w:bottom w:val="none" w:sz="0" w:space="0" w:color="auto"/>
        <w:right w:val="none" w:sz="0" w:space="0" w:color="auto"/>
      </w:divBdr>
    </w:div>
    <w:div w:id="1634827788">
      <w:marLeft w:val="0"/>
      <w:marRight w:val="0"/>
      <w:marTop w:val="0"/>
      <w:marBottom w:val="0"/>
      <w:divBdr>
        <w:top w:val="none" w:sz="0" w:space="0" w:color="auto"/>
        <w:left w:val="none" w:sz="0" w:space="0" w:color="auto"/>
        <w:bottom w:val="none" w:sz="0" w:space="0" w:color="auto"/>
        <w:right w:val="none" w:sz="0" w:space="0" w:color="auto"/>
      </w:divBdr>
    </w:div>
    <w:div w:id="1642035297">
      <w:marLeft w:val="0"/>
      <w:marRight w:val="0"/>
      <w:marTop w:val="0"/>
      <w:marBottom w:val="0"/>
      <w:divBdr>
        <w:top w:val="none" w:sz="0" w:space="0" w:color="auto"/>
        <w:left w:val="none" w:sz="0" w:space="0" w:color="auto"/>
        <w:bottom w:val="none" w:sz="0" w:space="0" w:color="auto"/>
        <w:right w:val="none" w:sz="0" w:space="0" w:color="auto"/>
      </w:divBdr>
    </w:div>
    <w:div w:id="1658263228">
      <w:marLeft w:val="0"/>
      <w:marRight w:val="0"/>
      <w:marTop w:val="0"/>
      <w:marBottom w:val="0"/>
      <w:divBdr>
        <w:top w:val="none" w:sz="0" w:space="0" w:color="auto"/>
        <w:left w:val="none" w:sz="0" w:space="0" w:color="auto"/>
        <w:bottom w:val="none" w:sz="0" w:space="0" w:color="auto"/>
        <w:right w:val="none" w:sz="0" w:space="0" w:color="auto"/>
      </w:divBdr>
    </w:div>
    <w:div w:id="1662780149">
      <w:marLeft w:val="0"/>
      <w:marRight w:val="0"/>
      <w:marTop w:val="0"/>
      <w:marBottom w:val="0"/>
      <w:divBdr>
        <w:top w:val="none" w:sz="0" w:space="0" w:color="auto"/>
        <w:left w:val="none" w:sz="0" w:space="0" w:color="auto"/>
        <w:bottom w:val="none" w:sz="0" w:space="0" w:color="auto"/>
        <w:right w:val="none" w:sz="0" w:space="0" w:color="auto"/>
      </w:divBdr>
    </w:div>
    <w:div w:id="1665859903">
      <w:marLeft w:val="0"/>
      <w:marRight w:val="0"/>
      <w:marTop w:val="0"/>
      <w:marBottom w:val="0"/>
      <w:divBdr>
        <w:top w:val="none" w:sz="0" w:space="0" w:color="auto"/>
        <w:left w:val="none" w:sz="0" w:space="0" w:color="auto"/>
        <w:bottom w:val="none" w:sz="0" w:space="0" w:color="auto"/>
        <w:right w:val="none" w:sz="0" w:space="0" w:color="auto"/>
      </w:divBdr>
    </w:div>
    <w:div w:id="1668635210">
      <w:marLeft w:val="0"/>
      <w:marRight w:val="0"/>
      <w:marTop w:val="0"/>
      <w:marBottom w:val="0"/>
      <w:divBdr>
        <w:top w:val="none" w:sz="0" w:space="0" w:color="auto"/>
        <w:left w:val="none" w:sz="0" w:space="0" w:color="auto"/>
        <w:bottom w:val="none" w:sz="0" w:space="0" w:color="auto"/>
        <w:right w:val="none" w:sz="0" w:space="0" w:color="auto"/>
      </w:divBdr>
    </w:div>
    <w:div w:id="1704016761">
      <w:bodyDiv w:val="1"/>
      <w:marLeft w:val="0"/>
      <w:marRight w:val="0"/>
      <w:marTop w:val="0"/>
      <w:marBottom w:val="0"/>
      <w:divBdr>
        <w:top w:val="none" w:sz="0" w:space="0" w:color="auto"/>
        <w:left w:val="none" w:sz="0" w:space="0" w:color="auto"/>
        <w:bottom w:val="none" w:sz="0" w:space="0" w:color="auto"/>
        <w:right w:val="none" w:sz="0" w:space="0" w:color="auto"/>
      </w:divBdr>
    </w:div>
    <w:div w:id="1706830530">
      <w:marLeft w:val="0"/>
      <w:marRight w:val="0"/>
      <w:marTop w:val="0"/>
      <w:marBottom w:val="0"/>
      <w:divBdr>
        <w:top w:val="none" w:sz="0" w:space="0" w:color="auto"/>
        <w:left w:val="none" w:sz="0" w:space="0" w:color="auto"/>
        <w:bottom w:val="none" w:sz="0" w:space="0" w:color="auto"/>
        <w:right w:val="none" w:sz="0" w:space="0" w:color="auto"/>
      </w:divBdr>
    </w:div>
    <w:div w:id="1723409704">
      <w:marLeft w:val="0"/>
      <w:marRight w:val="0"/>
      <w:marTop w:val="0"/>
      <w:marBottom w:val="0"/>
      <w:divBdr>
        <w:top w:val="none" w:sz="0" w:space="0" w:color="auto"/>
        <w:left w:val="none" w:sz="0" w:space="0" w:color="auto"/>
        <w:bottom w:val="none" w:sz="0" w:space="0" w:color="auto"/>
        <w:right w:val="none" w:sz="0" w:space="0" w:color="auto"/>
      </w:divBdr>
    </w:div>
    <w:div w:id="1771002154">
      <w:marLeft w:val="0"/>
      <w:marRight w:val="0"/>
      <w:marTop w:val="0"/>
      <w:marBottom w:val="0"/>
      <w:divBdr>
        <w:top w:val="none" w:sz="0" w:space="0" w:color="auto"/>
        <w:left w:val="none" w:sz="0" w:space="0" w:color="auto"/>
        <w:bottom w:val="none" w:sz="0" w:space="0" w:color="auto"/>
        <w:right w:val="none" w:sz="0" w:space="0" w:color="auto"/>
      </w:divBdr>
    </w:div>
    <w:div w:id="1773208545">
      <w:marLeft w:val="0"/>
      <w:marRight w:val="0"/>
      <w:marTop w:val="0"/>
      <w:marBottom w:val="0"/>
      <w:divBdr>
        <w:top w:val="none" w:sz="0" w:space="0" w:color="auto"/>
        <w:left w:val="none" w:sz="0" w:space="0" w:color="auto"/>
        <w:bottom w:val="none" w:sz="0" w:space="0" w:color="auto"/>
        <w:right w:val="none" w:sz="0" w:space="0" w:color="auto"/>
      </w:divBdr>
    </w:div>
    <w:div w:id="1775704771">
      <w:marLeft w:val="0"/>
      <w:marRight w:val="0"/>
      <w:marTop w:val="0"/>
      <w:marBottom w:val="0"/>
      <w:divBdr>
        <w:top w:val="none" w:sz="0" w:space="0" w:color="auto"/>
        <w:left w:val="none" w:sz="0" w:space="0" w:color="auto"/>
        <w:bottom w:val="none" w:sz="0" w:space="0" w:color="auto"/>
        <w:right w:val="none" w:sz="0" w:space="0" w:color="auto"/>
      </w:divBdr>
    </w:div>
    <w:div w:id="1778402504">
      <w:marLeft w:val="0"/>
      <w:marRight w:val="0"/>
      <w:marTop w:val="0"/>
      <w:marBottom w:val="0"/>
      <w:divBdr>
        <w:top w:val="none" w:sz="0" w:space="0" w:color="auto"/>
        <w:left w:val="none" w:sz="0" w:space="0" w:color="auto"/>
        <w:bottom w:val="none" w:sz="0" w:space="0" w:color="auto"/>
        <w:right w:val="none" w:sz="0" w:space="0" w:color="auto"/>
      </w:divBdr>
    </w:div>
    <w:div w:id="1781098138">
      <w:marLeft w:val="0"/>
      <w:marRight w:val="0"/>
      <w:marTop w:val="0"/>
      <w:marBottom w:val="0"/>
      <w:divBdr>
        <w:top w:val="none" w:sz="0" w:space="0" w:color="auto"/>
        <w:left w:val="none" w:sz="0" w:space="0" w:color="auto"/>
        <w:bottom w:val="none" w:sz="0" w:space="0" w:color="auto"/>
        <w:right w:val="none" w:sz="0" w:space="0" w:color="auto"/>
      </w:divBdr>
    </w:div>
    <w:div w:id="1803307845">
      <w:marLeft w:val="0"/>
      <w:marRight w:val="0"/>
      <w:marTop w:val="0"/>
      <w:marBottom w:val="0"/>
      <w:divBdr>
        <w:top w:val="none" w:sz="0" w:space="0" w:color="auto"/>
        <w:left w:val="none" w:sz="0" w:space="0" w:color="auto"/>
        <w:bottom w:val="none" w:sz="0" w:space="0" w:color="auto"/>
        <w:right w:val="none" w:sz="0" w:space="0" w:color="auto"/>
      </w:divBdr>
    </w:div>
    <w:div w:id="1828545232">
      <w:marLeft w:val="0"/>
      <w:marRight w:val="0"/>
      <w:marTop w:val="0"/>
      <w:marBottom w:val="0"/>
      <w:divBdr>
        <w:top w:val="none" w:sz="0" w:space="0" w:color="auto"/>
        <w:left w:val="none" w:sz="0" w:space="0" w:color="auto"/>
        <w:bottom w:val="none" w:sz="0" w:space="0" w:color="auto"/>
        <w:right w:val="none" w:sz="0" w:space="0" w:color="auto"/>
      </w:divBdr>
    </w:div>
    <w:div w:id="1847863847">
      <w:marLeft w:val="0"/>
      <w:marRight w:val="0"/>
      <w:marTop w:val="0"/>
      <w:marBottom w:val="0"/>
      <w:divBdr>
        <w:top w:val="none" w:sz="0" w:space="0" w:color="auto"/>
        <w:left w:val="none" w:sz="0" w:space="0" w:color="auto"/>
        <w:bottom w:val="none" w:sz="0" w:space="0" w:color="auto"/>
        <w:right w:val="none" w:sz="0" w:space="0" w:color="auto"/>
      </w:divBdr>
    </w:div>
    <w:div w:id="1854689244">
      <w:marLeft w:val="0"/>
      <w:marRight w:val="0"/>
      <w:marTop w:val="0"/>
      <w:marBottom w:val="0"/>
      <w:divBdr>
        <w:top w:val="none" w:sz="0" w:space="0" w:color="auto"/>
        <w:left w:val="none" w:sz="0" w:space="0" w:color="auto"/>
        <w:bottom w:val="none" w:sz="0" w:space="0" w:color="auto"/>
        <w:right w:val="none" w:sz="0" w:space="0" w:color="auto"/>
      </w:divBdr>
    </w:div>
    <w:div w:id="1871919270">
      <w:marLeft w:val="0"/>
      <w:marRight w:val="0"/>
      <w:marTop w:val="0"/>
      <w:marBottom w:val="0"/>
      <w:divBdr>
        <w:top w:val="none" w:sz="0" w:space="0" w:color="auto"/>
        <w:left w:val="none" w:sz="0" w:space="0" w:color="auto"/>
        <w:bottom w:val="none" w:sz="0" w:space="0" w:color="auto"/>
        <w:right w:val="none" w:sz="0" w:space="0" w:color="auto"/>
      </w:divBdr>
    </w:div>
    <w:div w:id="1908146515">
      <w:marLeft w:val="0"/>
      <w:marRight w:val="0"/>
      <w:marTop w:val="0"/>
      <w:marBottom w:val="0"/>
      <w:divBdr>
        <w:top w:val="none" w:sz="0" w:space="0" w:color="auto"/>
        <w:left w:val="none" w:sz="0" w:space="0" w:color="auto"/>
        <w:bottom w:val="none" w:sz="0" w:space="0" w:color="auto"/>
        <w:right w:val="none" w:sz="0" w:space="0" w:color="auto"/>
      </w:divBdr>
    </w:div>
    <w:div w:id="1913925363">
      <w:marLeft w:val="0"/>
      <w:marRight w:val="0"/>
      <w:marTop w:val="0"/>
      <w:marBottom w:val="0"/>
      <w:divBdr>
        <w:top w:val="none" w:sz="0" w:space="0" w:color="auto"/>
        <w:left w:val="none" w:sz="0" w:space="0" w:color="auto"/>
        <w:bottom w:val="none" w:sz="0" w:space="0" w:color="auto"/>
        <w:right w:val="none" w:sz="0" w:space="0" w:color="auto"/>
      </w:divBdr>
    </w:div>
    <w:div w:id="1914006767">
      <w:marLeft w:val="0"/>
      <w:marRight w:val="0"/>
      <w:marTop w:val="0"/>
      <w:marBottom w:val="0"/>
      <w:divBdr>
        <w:top w:val="none" w:sz="0" w:space="0" w:color="auto"/>
        <w:left w:val="none" w:sz="0" w:space="0" w:color="auto"/>
        <w:bottom w:val="none" w:sz="0" w:space="0" w:color="auto"/>
        <w:right w:val="none" w:sz="0" w:space="0" w:color="auto"/>
      </w:divBdr>
    </w:div>
    <w:div w:id="1917130563">
      <w:marLeft w:val="0"/>
      <w:marRight w:val="0"/>
      <w:marTop w:val="0"/>
      <w:marBottom w:val="0"/>
      <w:divBdr>
        <w:top w:val="none" w:sz="0" w:space="0" w:color="auto"/>
        <w:left w:val="none" w:sz="0" w:space="0" w:color="auto"/>
        <w:bottom w:val="none" w:sz="0" w:space="0" w:color="auto"/>
        <w:right w:val="none" w:sz="0" w:space="0" w:color="auto"/>
      </w:divBdr>
    </w:div>
    <w:div w:id="1932200020">
      <w:marLeft w:val="0"/>
      <w:marRight w:val="0"/>
      <w:marTop w:val="0"/>
      <w:marBottom w:val="0"/>
      <w:divBdr>
        <w:top w:val="none" w:sz="0" w:space="0" w:color="auto"/>
        <w:left w:val="none" w:sz="0" w:space="0" w:color="auto"/>
        <w:bottom w:val="none" w:sz="0" w:space="0" w:color="auto"/>
        <w:right w:val="none" w:sz="0" w:space="0" w:color="auto"/>
      </w:divBdr>
    </w:div>
    <w:div w:id="1954898695">
      <w:marLeft w:val="0"/>
      <w:marRight w:val="0"/>
      <w:marTop w:val="0"/>
      <w:marBottom w:val="0"/>
      <w:divBdr>
        <w:top w:val="none" w:sz="0" w:space="0" w:color="auto"/>
        <w:left w:val="none" w:sz="0" w:space="0" w:color="auto"/>
        <w:bottom w:val="none" w:sz="0" w:space="0" w:color="auto"/>
        <w:right w:val="none" w:sz="0" w:space="0" w:color="auto"/>
      </w:divBdr>
    </w:div>
    <w:div w:id="1964842347">
      <w:marLeft w:val="0"/>
      <w:marRight w:val="0"/>
      <w:marTop w:val="0"/>
      <w:marBottom w:val="0"/>
      <w:divBdr>
        <w:top w:val="none" w:sz="0" w:space="0" w:color="auto"/>
        <w:left w:val="none" w:sz="0" w:space="0" w:color="auto"/>
        <w:bottom w:val="none" w:sz="0" w:space="0" w:color="auto"/>
        <w:right w:val="none" w:sz="0" w:space="0" w:color="auto"/>
      </w:divBdr>
    </w:div>
    <w:div w:id="1965840397">
      <w:marLeft w:val="0"/>
      <w:marRight w:val="0"/>
      <w:marTop w:val="0"/>
      <w:marBottom w:val="0"/>
      <w:divBdr>
        <w:top w:val="none" w:sz="0" w:space="0" w:color="auto"/>
        <w:left w:val="none" w:sz="0" w:space="0" w:color="auto"/>
        <w:bottom w:val="none" w:sz="0" w:space="0" w:color="auto"/>
        <w:right w:val="none" w:sz="0" w:space="0" w:color="auto"/>
      </w:divBdr>
    </w:div>
    <w:div w:id="1967467398">
      <w:marLeft w:val="0"/>
      <w:marRight w:val="0"/>
      <w:marTop w:val="0"/>
      <w:marBottom w:val="0"/>
      <w:divBdr>
        <w:top w:val="none" w:sz="0" w:space="0" w:color="auto"/>
        <w:left w:val="none" w:sz="0" w:space="0" w:color="auto"/>
        <w:bottom w:val="none" w:sz="0" w:space="0" w:color="auto"/>
        <w:right w:val="none" w:sz="0" w:space="0" w:color="auto"/>
      </w:divBdr>
    </w:div>
    <w:div w:id="1983075552">
      <w:bodyDiv w:val="1"/>
      <w:marLeft w:val="0"/>
      <w:marRight w:val="0"/>
      <w:marTop w:val="0"/>
      <w:marBottom w:val="0"/>
      <w:divBdr>
        <w:top w:val="none" w:sz="0" w:space="0" w:color="auto"/>
        <w:left w:val="none" w:sz="0" w:space="0" w:color="auto"/>
        <w:bottom w:val="none" w:sz="0" w:space="0" w:color="auto"/>
        <w:right w:val="none" w:sz="0" w:space="0" w:color="auto"/>
      </w:divBdr>
      <w:divsChild>
        <w:div w:id="1953390897">
          <w:marLeft w:val="0"/>
          <w:marRight w:val="0"/>
          <w:marTop w:val="0"/>
          <w:marBottom w:val="0"/>
          <w:divBdr>
            <w:top w:val="none" w:sz="0" w:space="0" w:color="auto"/>
            <w:left w:val="none" w:sz="0" w:space="0" w:color="auto"/>
            <w:bottom w:val="none" w:sz="0" w:space="0" w:color="auto"/>
            <w:right w:val="none" w:sz="0" w:space="0" w:color="auto"/>
          </w:divBdr>
        </w:div>
        <w:div w:id="1290630825">
          <w:marLeft w:val="0"/>
          <w:marRight w:val="0"/>
          <w:marTop w:val="0"/>
          <w:marBottom w:val="0"/>
          <w:divBdr>
            <w:top w:val="none" w:sz="0" w:space="0" w:color="auto"/>
            <w:left w:val="none" w:sz="0" w:space="0" w:color="auto"/>
            <w:bottom w:val="none" w:sz="0" w:space="0" w:color="auto"/>
            <w:right w:val="none" w:sz="0" w:space="0" w:color="auto"/>
          </w:divBdr>
        </w:div>
        <w:div w:id="1670056309">
          <w:marLeft w:val="0"/>
          <w:marRight w:val="0"/>
          <w:marTop w:val="0"/>
          <w:marBottom w:val="0"/>
          <w:divBdr>
            <w:top w:val="none" w:sz="0" w:space="0" w:color="auto"/>
            <w:left w:val="none" w:sz="0" w:space="0" w:color="auto"/>
            <w:bottom w:val="none" w:sz="0" w:space="0" w:color="auto"/>
            <w:right w:val="none" w:sz="0" w:space="0" w:color="auto"/>
          </w:divBdr>
        </w:div>
        <w:div w:id="1260023349">
          <w:marLeft w:val="0"/>
          <w:marRight w:val="0"/>
          <w:marTop w:val="0"/>
          <w:marBottom w:val="0"/>
          <w:divBdr>
            <w:top w:val="none" w:sz="0" w:space="0" w:color="auto"/>
            <w:left w:val="none" w:sz="0" w:space="0" w:color="auto"/>
            <w:bottom w:val="none" w:sz="0" w:space="0" w:color="auto"/>
            <w:right w:val="none" w:sz="0" w:space="0" w:color="auto"/>
          </w:divBdr>
        </w:div>
        <w:div w:id="451167122">
          <w:marLeft w:val="0"/>
          <w:marRight w:val="0"/>
          <w:marTop w:val="0"/>
          <w:marBottom w:val="0"/>
          <w:divBdr>
            <w:top w:val="none" w:sz="0" w:space="0" w:color="auto"/>
            <w:left w:val="none" w:sz="0" w:space="0" w:color="auto"/>
            <w:bottom w:val="none" w:sz="0" w:space="0" w:color="auto"/>
            <w:right w:val="none" w:sz="0" w:space="0" w:color="auto"/>
          </w:divBdr>
        </w:div>
        <w:div w:id="1102654060">
          <w:marLeft w:val="0"/>
          <w:marRight w:val="0"/>
          <w:marTop w:val="0"/>
          <w:marBottom w:val="0"/>
          <w:divBdr>
            <w:top w:val="none" w:sz="0" w:space="0" w:color="auto"/>
            <w:left w:val="none" w:sz="0" w:space="0" w:color="auto"/>
            <w:bottom w:val="none" w:sz="0" w:space="0" w:color="auto"/>
            <w:right w:val="none" w:sz="0" w:space="0" w:color="auto"/>
          </w:divBdr>
        </w:div>
        <w:div w:id="1993943177">
          <w:marLeft w:val="0"/>
          <w:marRight w:val="0"/>
          <w:marTop w:val="0"/>
          <w:marBottom w:val="0"/>
          <w:divBdr>
            <w:top w:val="none" w:sz="0" w:space="0" w:color="auto"/>
            <w:left w:val="none" w:sz="0" w:space="0" w:color="auto"/>
            <w:bottom w:val="none" w:sz="0" w:space="0" w:color="auto"/>
            <w:right w:val="none" w:sz="0" w:space="0" w:color="auto"/>
          </w:divBdr>
        </w:div>
        <w:div w:id="287981170">
          <w:marLeft w:val="0"/>
          <w:marRight w:val="0"/>
          <w:marTop w:val="0"/>
          <w:marBottom w:val="0"/>
          <w:divBdr>
            <w:top w:val="none" w:sz="0" w:space="0" w:color="auto"/>
            <w:left w:val="none" w:sz="0" w:space="0" w:color="auto"/>
            <w:bottom w:val="none" w:sz="0" w:space="0" w:color="auto"/>
            <w:right w:val="none" w:sz="0" w:space="0" w:color="auto"/>
          </w:divBdr>
        </w:div>
        <w:div w:id="919755220">
          <w:marLeft w:val="0"/>
          <w:marRight w:val="0"/>
          <w:marTop w:val="0"/>
          <w:marBottom w:val="0"/>
          <w:divBdr>
            <w:top w:val="none" w:sz="0" w:space="0" w:color="auto"/>
            <w:left w:val="none" w:sz="0" w:space="0" w:color="auto"/>
            <w:bottom w:val="none" w:sz="0" w:space="0" w:color="auto"/>
            <w:right w:val="none" w:sz="0" w:space="0" w:color="auto"/>
          </w:divBdr>
        </w:div>
        <w:div w:id="1196387267">
          <w:marLeft w:val="0"/>
          <w:marRight w:val="0"/>
          <w:marTop w:val="0"/>
          <w:marBottom w:val="0"/>
          <w:divBdr>
            <w:top w:val="none" w:sz="0" w:space="0" w:color="auto"/>
            <w:left w:val="none" w:sz="0" w:space="0" w:color="auto"/>
            <w:bottom w:val="none" w:sz="0" w:space="0" w:color="auto"/>
            <w:right w:val="none" w:sz="0" w:space="0" w:color="auto"/>
          </w:divBdr>
        </w:div>
        <w:div w:id="1239636040">
          <w:marLeft w:val="0"/>
          <w:marRight w:val="0"/>
          <w:marTop w:val="0"/>
          <w:marBottom w:val="0"/>
          <w:divBdr>
            <w:top w:val="none" w:sz="0" w:space="0" w:color="auto"/>
            <w:left w:val="none" w:sz="0" w:space="0" w:color="auto"/>
            <w:bottom w:val="none" w:sz="0" w:space="0" w:color="auto"/>
            <w:right w:val="none" w:sz="0" w:space="0" w:color="auto"/>
          </w:divBdr>
        </w:div>
        <w:div w:id="1949656952">
          <w:marLeft w:val="0"/>
          <w:marRight w:val="0"/>
          <w:marTop w:val="0"/>
          <w:marBottom w:val="0"/>
          <w:divBdr>
            <w:top w:val="none" w:sz="0" w:space="0" w:color="auto"/>
            <w:left w:val="none" w:sz="0" w:space="0" w:color="auto"/>
            <w:bottom w:val="none" w:sz="0" w:space="0" w:color="auto"/>
            <w:right w:val="none" w:sz="0" w:space="0" w:color="auto"/>
          </w:divBdr>
        </w:div>
        <w:div w:id="2075623018">
          <w:marLeft w:val="0"/>
          <w:marRight w:val="0"/>
          <w:marTop w:val="0"/>
          <w:marBottom w:val="0"/>
          <w:divBdr>
            <w:top w:val="none" w:sz="0" w:space="0" w:color="auto"/>
            <w:left w:val="none" w:sz="0" w:space="0" w:color="auto"/>
            <w:bottom w:val="none" w:sz="0" w:space="0" w:color="auto"/>
            <w:right w:val="none" w:sz="0" w:space="0" w:color="auto"/>
          </w:divBdr>
        </w:div>
        <w:div w:id="1416391078">
          <w:marLeft w:val="0"/>
          <w:marRight w:val="0"/>
          <w:marTop w:val="0"/>
          <w:marBottom w:val="0"/>
          <w:divBdr>
            <w:top w:val="none" w:sz="0" w:space="0" w:color="auto"/>
            <w:left w:val="none" w:sz="0" w:space="0" w:color="auto"/>
            <w:bottom w:val="none" w:sz="0" w:space="0" w:color="auto"/>
            <w:right w:val="none" w:sz="0" w:space="0" w:color="auto"/>
          </w:divBdr>
        </w:div>
        <w:div w:id="549390928">
          <w:marLeft w:val="0"/>
          <w:marRight w:val="0"/>
          <w:marTop w:val="0"/>
          <w:marBottom w:val="0"/>
          <w:divBdr>
            <w:top w:val="none" w:sz="0" w:space="0" w:color="auto"/>
            <w:left w:val="none" w:sz="0" w:space="0" w:color="auto"/>
            <w:bottom w:val="none" w:sz="0" w:space="0" w:color="auto"/>
            <w:right w:val="none" w:sz="0" w:space="0" w:color="auto"/>
          </w:divBdr>
        </w:div>
        <w:div w:id="804011163">
          <w:marLeft w:val="0"/>
          <w:marRight w:val="0"/>
          <w:marTop w:val="0"/>
          <w:marBottom w:val="0"/>
          <w:divBdr>
            <w:top w:val="none" w:sz="0" w:space="0" w:color="auto"/>
            <w:left w:val="none" w:sz="0" w:space="0" w:color="auto"/>
            <w:bottom w:val="none" w:sz="0" w:space="0" w:color="auto"/>
            <w:right w:val="none" w:sz="0" w:space="0" w:color="auto"/>
          </w:divBdr>
        </w:div>
        <w:div w:id="664668711">
          <w:marLeft w:val="0"/>
          <w:marRight w:val="0"/>
          <w:marTop w:val="0"/>
          <w:marBottom w:val="0"/>
          <w:divBdr>
            <w:top w:val="none" w:sz="0" w:space="0" w:color="auto"/>
            <w:left w:val="none" w:sz="0" w:space="0" w:color="auto"/>
            <w:bottom w:val="none" w:sz="0" w:space="0" w:color="auto"/>
            <w:right w:val="none" w:sz="0" w:space="0" w:color="auto"/>
          </w:divBdr>
        </w:div>
        <w:div w:id="305745157">
          <w:marLeft w:val="0"/>
          <w:marRight w:val="0"/>
          <w:marTop w:val="0"/>
          <w:marBottom w:val="0"/>
          <w:divBdr>
            <w:top w:val="none" w:sz="0" w:space="0" w:color="auto"/>
            <w:left w:val="none" w:sz="0" w:space="0" w:color="auto"/>
            <w:bottom w:val="none" w:sz="0" w:space="0" w:color="auto"/>
            <w:right w:val="none" w:sz="0" w:space="0" w:color="auto"/>
          </w:divBdr>
        </w:div>
        <w:div w:id="1574194893">
          <w:marLeft w:val="0"/>
          <w:marRight w:val="0"/>
          <w:marTop w:val="0"/>
          <w:marBottom w:val="0"/>
          <w:divBdr>
            <w:top w:val="none" w:sz="0" w:space="0" w:color="auto"/>
            <w:left w:val="none" w:sz="0" w:space="0" w:color="auto"/>
            <w:bottom w:val="none" w:sz="0" w:space="0" w:color="auto"/>
            <w:right w:val="none" w:sz="0" w:space="0" w:color="auto"/>
          </w:divBdr>
        </w:div>
        <w:div w:id="1019770864">
          <w:marLeft w:val="0"/>
          <w:marRight w:val="0"/>
          <w:marTop w:val="0"/>
          <w:marBottom w:val="0"/>
          <w:divBdr>
            <w:top w:val="none" w:sz="0" w:space="0" w:color="auto"/>
            <w:left w:val="none" w:sz="0" w:space="0" w:color="auto"/>
            <w:bottom w:val="none" w:sz="0" w:space="0" w:color="auto"/>
            <w:right w:val="none" w:sz="0" w:space="0" w:color="auto"/>
          </w:divBdr>
        </w:div>
        <w:div w:id="1289895080">
          <w:marLeft w:val="0"/>
          <w:marRight w:val="0"/>
          <w:marTop w:val="0"/>
          <w:marBottom w:val="0"/>
          <w:divBdr>
            <w:top w:val="none" w:sz="0" w:space="0" w:color="auto"/>
            <w:left w:val="none" w:sz="0" w:space="0" w:color="auto"/>
            <w:bottom w:val="none" w:sz="0" w:space="0" w:color="auto"/>
            <w:right w:val="none" w:sz="0" w:space="0" w:color="auto"/>
          </w:divBdr>
        </w:div>
      </w:divsChild>
    </w:div>
    <w:div w:id="1983347500">
      <w:marLeft w:val="0"/>
      <w:marRight w:val="0"/>
      <w:marTop w:val="0"/>
      <w:marBottom w:val="0"/>
      <w:divBdr>
        <w:top w:val="none" w:sz="0" w:space="0" w:color="auto"/>
        <w:left w:val="none" w:sz="0" w:space="0" w:color="auto"/>
        <w:bottom w:val="none" w:sz="0" w:space="0" w:color="auto"/>
        <w:right w:val="none" w:sz="0" w:space="0" w:color="auto"/>
      </w:divBdr>
    </w:div>
    <w:div w:id="2010520015">
      <w:marLeft w:val="0"/>
      <w:marRight w:val="0"/>
      <w:marTop w:val="0"/>
      <w:marBottom w:val="0"/>
      <w:divBdr>
        <w:top w:val="none" w:sz="0" w:space="0" w:color="auto"/>
        <w:left w:val="none" w:sz="0" w:space="0" w:color="auto"/>
        <w:bottom w:val="none" w:sz="0" w:space="0" w:color="auto"/>
        <w:right w:val="none" w:sz="0" w:space="0" w:color="auto"/>
      </w:divBdr>
    </w:div>
    <w:div w:id="2013607297">
      <w:marLeft w:val="0"/>
      <w:marRight w:val="0"/>
      <w:marTop w:val="0"/>
      <w:marBottom w:val="0"/>
      <w:divBdr>
        <w:top w:val="none" w:sz="0" w:space="0" w:color="auto"/>
        <w:left w:val="none" w:sz="0" w:space="0" w:color="auto"/>
        <w:bottom w:val="none" w:sz="0" w:space="0" w:color="auto"/>
        <w:right w:val="none" w:sz="0" w:space="0" w:color="auto"/>
      </w:divBdr>
    </w:div>
    <w:div w:id="2108962920">
      <w:marLeft w:val="0"/>
      <w:marRight w:val="0"/>
      <w:marTop w:val="0"/>
      <w:marBottom w:val="0"/>
      <w:divBdr>
        <w:top w:val="none" w:sz="0" w:space="0" w:color="auto"/>
        <w:left w:val="none" w:sz="0" w:space="0" w:color="auto"/>
        <w:bottom w:val="none" w:sz="0" w:space="0" w:color="auto"/>
        <w:right w:val="none" w:sz="0" w:space="0" w:color="auto"/>
      </w:divBdr>
    </w:div>
    <w:div w:id="213774896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bestion@exeter.ac.uk"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cap.ac.uk"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yperlink" Target="mailto:g.yvon-durocher@exeter.ac.u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D6C6D1-A6C3-44A9-8A08-11F1E1CCF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TotalTime>
  <Pages>44</Pages>
  <Words>37214</Words>
  <Characters>212126</Characters>
  <Application>Microsoft Office Word</Application>
  <DocSecurity>0</DocSecurity>
  <Lines>1767</Lines>
  <Paragraphs>497</Paragraphs>
  <ScaleCrop>false</ScaleCrop>
  <HeadingPairs>
    <vt:vector size="2" baseType="variant">
      <vt:variant>
        <vt:lpstr>Title</vt:lpstr>
      </vt:variant>
      <vt:variant>
        <vt:i4>1</vt:i4>
      </vt:variant>
    </vt:vector>
  </HeadingPairs>
  <TitlesOfParts>
    <vt:vector size="1" baseType="lpstr">
      <vt:lpstr/>
    </vt:vector>
  </TitlesOfParts>
  <Company>University of Exeter</Company>
  <LinksUpToDate>false</LinksUpToDate>
  <CharactersWithSpaces>248843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Bestion, Elvire</dc:creator>
  <cp:lastModifiedBy>Samraat</cp:lastModifiedBy>
  <cp:revision>478</cp:revision>
  <dcterms:created xsi:type="dcterms:W3CDTF">2017-02-22T10:00:00Z</dcterms:created>
  <dcterms:modified xsi:type="dcterms:W3CDTF">2017-03-16T09:45:00Z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zotero-version="4.0.29.16"&gt;&lt;session id="Jie4b5Z8"/&gt;&lt;style id="http://www.zotero.org/styles/journal-of-animal-ecology" hasBibliography="1" bibliographyStyleHasBeenSet="1"/&gt;&lt;prefs&gt;&lt;pref name="fieldType" value="Field"/&gt;&lt;pref name="stor</vt:lpwstr>
  </property>
  <property fmtid="{D5CDD505-2E9C-101B-9397-08002B2CF9AE}" pid="3" name="ZOTERO_PREF_2">
    <vt:lpwstr>eReferences" value="true"/&gt;&lt;pref name="automaticJournalAbbreviations" value=""/&gt;&lt;pref name="noteType" value=""/&gt;&lt;/prefs&gt;&lt;/data&gt;</vt:lpwstr>
  </property>
</Properties>
</file>